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74AD1">
      <w:pPr>
        <w:rPr>
          <w:del w:id="13" w:author="lg" w:date="2026-01-14T20:42:21Z"/>
          <w:rFonts w:hint="default" w:ascii="Times New Roman" w:hAnsi="Times New Roman" w:eastAsia="黑体"/>
          <w:kern w:val="0"/>
          <w:szCs w:val="18"/>
          <w:highlight w:val="none"/>
          <w:lang w:val="en-US" w:eastAsia="zh-CN"/>
        </w:rPr>
        <w:sectPr>
          <w:headerReference r:id="rId4" w:type="default"/>
          <w:type w:val="continuous"/>
          <w:pgSz w:w="11906" w:h="16838"/>
          <w:pgMar w:top="760" w:right="1162" w:bottom="278" w:left="1100" w:header="720" w:footer="720" w:gutter="0"/>
          <w:cols w:space="720" w:num="1"/>
          <w:docGrid w:type="lines" w:linePitch="312" w:charSpace="0"/>
        </w:sectPr>
      </w:pPr>
    </w:p>
    <w:p w14:paraId="477ABE6C">
      <w:pPr>
        <w:pStyle w:val="2"/>
        <w:keepNext/>
        <w:keepLines/>
        <w:pageBreakBefore w:val="0"/>
        <w:widowControl w:val="0"/>
        <w:kinsoku/>
        <w:wordWrap/>
        <w:overflowPunct/>
        <w:topLinePunct w:val="0"/>
        <w:autoSpaceDE/>
        <w:autoSpaceDN/>
        <w:bidi w:val="0"/>
        <w:adjustRightInd/>
        <w:snapToGrid/>
        <w:spacing w:after="40"/>
        <w:textAlignment w:val="auto"/>
        <w:rPr>
          <w:rFonts w:hint="eastAsia"/>
          <w:highlight w:val="none"/>
        </w:rPr>
      </w:pPr>
      <w:bookmarkStart w:id="0" w:name="OLE_LINK43"/>
      <w:bookmarkStart w:id="1" w:name="OLE_LINK46"/>
      <w:r>
        <w:rPr>
          <w:rFonts w:hint="eastAsia"/>
          <w:highlight w:val="none"/>
        </w:rPr>
        <w:t>夹剪收一体式番石榴末端执行器设计与试验</w:t>
      </w:r>
      <w:bookmarkEnd w:id="0"/>
    </w:p>
    <w:p w14:paraId="3B2132B7">
      <w:pPr>
        <w:spacing w:line="371" w:lineRule="atLeast"/>
        <w:jc w:val="center"/>
        <w:rPr>
          <w:rFonts w:hint="default" w:ascii="宋体" w:hAnsi="宋体" w:eastAsia="宋体" w:cs="宋体"/>
          <w:kern w:val="0"/>
          <w:sz w:val="21"/>
          <w:szCs w:val="21"/>
          <w:lang w:val="en-US"/>
          <w:rPrChange w:id="14" w:author="lg" w:date="2026-01-14T17:27:01Z">
            <w:rPr>
              <w:rFonts w:hint="default" w:ascii="宋体" w:hAnsi="宋体" w:eastAsia="宋体" w:cs="宋体"/>
              <w:kern w:val="0"/>
              <w:sz w:val="28"/>
              <w:szCs w:val="28"/>
              <w:lang w:val="en-US"/>
            </w:rPr>
          </w:rPrChange>
        </w:rPr>
      </w:pPr>
      <w:r>
        <w:rPr>
          <w:rFonts w:hint="eastAsia" w:ascii="宋体" w:hAnsi="宋体" w:eastAsia="宋体" w:cs="宋体"/>
          <w:sz w:val="21"/>
          <w:szCs w:val="21"/>
          <w:lang w:val="en-US" w:eastAsia="zh-CN"/>
          <w:rPrChange w:id="15" w:author="lg" w:date="2026-01-14T17:27:01Z">
            <w:rPr>
              <w:rFonts w:hint="eastAsia" w:ascii="宋体" w:hAnsi="宋体" w:eastAsia="宋体" w:cs="宋体"/>
              <w:sz w:val="28"/>
              <w:szCs w:val="28"/>
              <w:lang w:val="en-US" w:eastAsia="zh-CN"/>
            </w:rPr>
          </w:rPrChange>
        </w:rPr>
        <w:t>林桂潮，丘圳中，麦淳宇，谢锴涵，傅文平，李家树，朱立学</w:t>
      </w:r>
      <w:r>
        <w:rPr>
          <w:rFonts w:hint="eastAsia" w:ascii="宋体" w:hAnsi="宋体" w:eastAsia="宋体" w:cs="宋体"/>
          <w:sz w:val="21"/>
          <w:szCs w:val="21"/>
          <w:vertAlign w:val="baseline"/>
          <w:lang w:val="en-US" w:eastAsia="zh-CN"/>
          <w:rPrChange w:id="16" w:author="lg" w:date="2026-01-14T17:27:01Z">
            <w:rPr>
              <w:rFonts w:hint="eastAsia" w:ascii="宋体" w:hAnsi="宋体" w:eastAsia="宋体" w:cs="宋体"/>
              <w:sz w:val="28"/>
              <w:szCs w:val="28"/>
              <w:vertAlign w:val="baseline"/>
              <w:lang w:val="en-US" w:eastAsia="zh-CN"/>
            </w:rPr>
          </w:rPrChange>
        </w:rPr>
        <w:t>*</w:t>
      </w:r>
    </w:p>
    <w:p w14:paraId="1F5B61A6">
      <w:pPr>
        <w:jc w:val="center"/>
        <w:rPr>
          <w:rFonts w:ascii="Times New Roman" w:hAnsi="Times New Roman" w:cs="Times New Roman" w:eastAsiaTheme="minorEastAsia"/>
          <w:kern w:val="0"/>
          <w:sz w:val="21"/>
          <w:szCs w:val="21"/>
          <w:rPrChange w:id="17" w:author="lg" w:date="2026-01-14T17:27:01Z">
            <w:rPr>
              <w:rFonts w:ascii="Times New Roman" w:hAnsi="Times New Roman" w:cs="Times New Roman" w:eastAsiaTheme="minorEastAsia"/>
              <w:kern w:val="0"/>
              <w:sz w:val="18"/>
              <w:szCs w:val="18"/>
            </w:rPr>
          </w:rPrChange>
        </w:rPr>
      </w:pPr>
      <w:r>
        <w:rPr>
          <w:rFonts w:hint="eastAsia" w:ascii="Times New Roman" w:hAnsi="Times New Roman" w:cs="Times New Roman" w:eastAsiaTheme="minorEastAsia"/>
          <w:kern w:val="0"/>
          <w:sz w:val="21"/>
          <w:szCs w:val="21"/>
          <w:rPrChange w:id="19" w:author="lg" w:date="2026-01-14T17:27:01Z">
            <w:rPr>
              <w:rFonts w:hint="eastAsia" w:ascii="Times New Roman" w:hAnsi="Times New Roman" w:cs="Times New Roman" w:eastAsiaTheme="minorEastAsia"/>
              <w:kern w:val="0"/>
              <w:sz w:val="18"/>
              <w:szCs w:val="18"/>
            </w:rPr>
          </w:rPrChange>
        </w:rPr>
        <w:footnoteReference w:id="0" w:customMarkFollows="1"/>
        <w:t>（</w:t>
      </w:r>
      <w:r>
        <w:rPr>
          <w:rFonts w:hint="eastAsia" w:ascii="Times New Roman" w:hAnsi="Times New Roman" w:cs="Times New Roman" w:eastAsiaTheme="minorEastAsia"/>
          <w:kern w:val="0"/>
          <w:sz w:val="21"/>
          <w:szCs w:val="21"/>
          <w:rPrChange w:id="20" w:author="lg" w:date="2026-01-14T17:27:01Z">
            <w:rPr>
              <w:rFonts w:hint="eastAsia" w:ascii="Times New Roman" w:hAnsi="Times New Roman" w:cs="Times New Roman" w:eastAsiaTheme="minorEastAsia"/>
              <w:kern w:val="0"/>
              <w:sz w:val="18"/>
              <w:szCs w:val="18"/>
            </w:rPr>
          </w:rPrChange>
        </w:rPr>
        <w:t>仲恺农业工程学院机电工程学院，广州 51022</w:t>
      </w:r>
      <w:r>
        <w:rPr>
          <w:rFonts w:hint="eastAsia" w:cs="Times New Roman" w:eastAsiaTheme="minorEastAsia"/>
          <w:kern w:val="0"/>
          <w:sz w:val="21"/>
          <w:szCs w:val="21"/>
          <w:lang w:val="en-US" w:eastAsia="zh-CN"/>
          <w:rPrChange w:id="21" w:author="lg" w:date="2026-01-14T17:27:01Z">
            <w:rPr>
              <w:rFonts w:hint="eastAsia" w:cs="Times New Roman" w:eastAsiaTheme="minorEastAsia"/>
              <w:kern w:val="0"/>
              <w:sz w:val="18"/>
              <w:szCs w:val="18"/>
              <w:lang w:val="en-US" w:eastAsia="zh-CN"/>
            </w:rPr>
          </w:rPrChange>
        </w:rPr>
        <w:t>5</w:t>
      </w:r>
      <w:r>
        <w:rPr>
          <w:rFonts w:hint="eastAsia" w:ascii="Times New Roman" w:hAnsi="Times New Roman" w:cs="Times New Roman" w:eastAsiaTheme="minorEastAsia"/>
          <w:kern w:val="0"/>
          <w:sz w:val="21"/>
          <w:szCs w:val="21"/>
          <w:rPrChange w:id="22" w:author="lg" w:date="2026-01-14T17:27:01Z">
            <w:rPr>
              <w:rFonts w:hint="eastAsia" w:ascii="Times New Roman" w:hAnsi="Times New Roman" w:cs="Times New Roman" w:eastAsiaTheme="minorEastAsia"/>
              <w:kern w:val="0"/>
              <w:sz w:val="18"/>
              <w:szCs w:val="18"/>
            </w:rPr>
          </w:rPrChange>
        </w:rPr>
        <w:t>）</w:t>
      </w:r>
    </w:p>
    <w:bookmarkEnd w:id="1"/>
    <w:p w14:paraId="40B6A9D8">
      <w:pPr>
        <w:jc w:val="both"/>
        <w:rPr>
          <w:rFonts w:hint="default"/>
          <w:highlight w:val="none"/>
          <w:lang w:val="en-US" w:eastAsia="zh-CN"/>
        </w:rPr>
      </w:pPr>
      <w:r>
        <w:rPr>
          <w:rFonts w:ascii="Times New Roman" w:hAnsi="Times New Roman"/>
          <w:b/>
          <w:bCs/>
          <w:kern w:val="0"/>
          <w:szCs w:val="21"/>
          <w:highlight w:val="none"/>
          <w:rPrChange w:id="23" w:author="lg" w:date="2026-01-14T17:27:01Z">
            <w:rPr>
              <w:rFonts w:ascii="Times New Roman" w:hAnsi="Times New Roman"/>
              <w:b/>
              <w:bCs/>
              <w:kern w:val="0"/>
              <w:szCs w:val="20"/>
              <w:highlight w:val="none"/>
            </w:rPr>
          </w:rPrChange>
        </w:rPr>
        <w:t>摘  要</w:t>
      </w:r>
      <w:r>
        <w:rPr>
          <w:rFonts w:ascii="Times New Roman" w:hAnsi="Times New Roman"/>
          <w:kern w:val="0"/>
          <w:szCs w:val="21"/>
          <w:highlight w:val="none"/>
          <w:rPrChange w:id="24" w:author="lg" w:date="2026-01-14T17:27:01Z">
            <w:rPr>
              <w:rFonts w:ascii="Times New Roman" w:hAnsi="Times New Roman"/>
              <w:kern w:val="0"/>
              <w:szCs w:val="20"/>
              <w:highlight w:val="none"/>
            </w:rPr>
          </w:rPrChange>
        </w:rPr>
        <w:t>：</w:t>
      </w:r>
      <w:bookmarkStart w:id="2" w:name="OLE_LINK42"/>
      <w:r>
        <w:rPr>
          <w:rFonts w:hint="eastAsia"/>
          <w:kern w:val="0"/>
          <w:szCs w:val="21"/>
          <w:highlight w:val="none"/>
          <w:lang w:val="en-US" w:eastAsia="zh-CN"/>
          <w:rPrChange w:id="25" w:author="lg" w:date="2026-01-14T17:27:01Z">
            <w:rPr>
              <w:rFonts w:hint="eastAsia"/>
              <w:kern w:val="0"/>
              <w:szCs w:val="20"/>
              <w:highlight w:val="none"/>
              <w:lang w:val="en-US" w:eastAsia="zh-CN"/>
            </w:rPr>
          </w:rPrChange>
        </w:rPr>
        <w:t>针对番石榴</w:t>
      </w:r>
      <w:r>
        <w:rPr>
          <w:rFonts w:hint="eastAsia" w:cs="Times New Roman"/>
          <w:color w:val="000000"/>
          <w:szCs w:val="21"/>
          <w:highlight w:val="none"/>
          <w:lang w:val="en-US" w:eastAsia="zh-CN"/>
          <w:rPrChange w:id="26" w:author="lg" w:date="2026-01-14T17:27:01Z">
            <w:rPr>
              <w:rFonts w:hint="eastAsia" w:cs="Times New Roman"/>
              <w:color w:val="000000"/>
              <w:szCs w:val="20"/>
              <w:highlight w:val="none"/>
              <w:lang w:val="en-US" w:eastAsia="zh-CN"/>
            </w:rPr>
          </w:rPrChange>
        </w:rPr>
        <w:t>结果枝</w:t>
      </w:r>
      <w:r>
        <w:rPr>
          <w:rFonts w:hint="eastAsia"/>
          <w:kern w:val="0"/>
          <w:szCs w:val="21"/>
          <w:highlight w:val="none"/>
          <w:lang w:val="en-US" w:eastAsia="zh-CN"/>
          <w:rPrChange w:id="27" w:author="lg" w:date="2026-01-14T17:27:01Z">
            <w:rPr>
              <w:rFonts w:hint="eastAsia"/>
              <w:kern w:val="0"/>
              <w:szCs w:val="20"/>
              <w:highlight w:val="none"/>
              <w:lang w:val="en-US" w:eastAsia="zh-CN"/>
            </w:rPr>
          </w:rPrChange>
        </w:rPr>
        <w:t>抗剪强度大、有效剪切区域狭窄的问题，设计了一种</w:t>
      </w:r>
      <w:r>
        <w:rPr>
          <w:rFonts w:hint="eastAsia"/>
          <w:highlight w:val="none"/>
        </w:rPr>
        <w:t>夹剪收一体式番石榴末端执行器</w:t>
      </w:r>
      <w:r>
        <w:rPr>
          <w:rFonts w:hint="eastAsia"/>
          <w:highlight w:val="none"/>
          <w:lang w:eastAsia="zh-CN"/>
        </w:rPr>
        <w:t>。</w:t>
      </w:r>
      <w:r>
        <w:rPr>
          <w:rFonts w:hint="eastAsia"/>
          <w:highlight w:val="none"/>
        </w:rPr>
        <w:t>以</w:t>
      </w:r>
      <w:r>
        <w:rPr>
          <w:highlight w:val="none"/>
        </w:rPr>
        <w:t>胭脂红</w:t>
      </w:r>
      <w:r>
        <w:rPr>
          <w:rFonts w:hint="eastAsia"/>
          <w:highlight w:val="none"/>
        </w:rPr>
        <w:t>番石榴为对象，</w:t>
      </w:r>
      <w:r>
        <w:rPr>
          <w:rFonts w:hint="eastAsia"/>
          <w:highlight w:val="none"/>
          <w:lang w:val="en-US" w:eastAsia="zh-CN"/>
        </w:rPr>
        <w:t>测量</w:t>
      </w:r>
      <w:r>
        <w:rPr>
          <w:highlight w:val="none"/>
        </w:rPr>
        <w:t>其</w:t>
      </w:r>
      <w:r>
        <w:rPr>
          <w:rFonts w:hint="eastAsia" w:cs="Times New Roman"/>
          <w:color w:val="000000"/>
          <w:szCs w:val="21"/>
          <w:highlight w:val="none"/>
          <w:lang w:val="en-US" w:eastAsia="zh-CN"/>
          <w:rPrChange w:id="28" w:author="lg" w:date="2026-01-14T17:27:01Z">
            <w:rPr>
              <w:rFonts w:hint="eastAsia" w:cs="Times New Roman"/>
              <w:color w:val="000000"/>
              <w:szCs w:val="20"/>
              <w:highlight w:val="none"/>
              <w:lang w:val="en-US" w:eastAsia="zh-CN"/>
            </w:rPr>
          </w:rPrChange>
        </w:rPr>
        <w:t>结果枝几何参数和生物力学参数，</w:t>
      </w:r>
      <w:r>
        <w:rPr>
          <w:rFonts w:hint="eastAsia"/>
          <w:highlight w:val="none"/>
          <w:lang w:val="en-US" w:eastAsia="zh-CN"/>
        </w:rPr>
        <w:t>设计一种由不完全齿轮传动机构、</w:t>
      </w:r>
      <w:bookmarkStart w:id="3" w:name="OLE_LINK45"/>
      <w:r>
        <w:rPr>
          <w:rFonts w:hint="eastAsia"/>
          <w:highlight w:val="none"/>
        </w:rPr>
        <w:t>夹剪机构</w:t>
      </w:r>
      <w:bookmarkEnd w:id="3"/>
      <w:r>
        <w:rPr>
          <w:rFonts w:hint="eastAsia"/>
          <w:highlight w:val="none"/>
          <w:lang w:val="en-US" w:eastAsia="zh-CN"/>
        </w:rPr>
        <w:t>和</w:t>
      </w:r>
      <w:r>
        <w:rPr>
          <w:rFonts w:hint="eastAsia"/>
          <w:highlight w:val="none"/>
        </w:rPr>
        <w:t>收集机构</w:t>
      </w:r>
      <w:r>
        <w:rPr>
          <w:rFonts w:hint="eastAsia"/>
          <w:highlight w:val="none"/>
          <w:lang w:val="en-US" w:eastAsia="zh-CN"/>
        </w:rPr>
        <w:t>组成的末端执行器。理论推导</w:t>
      </w:r>
      <w:r>
        <w:rPr>
          <w:rFonts w:hint="eastAsia"/>
          <w:highlight w:val="none"/>
        </w:rPr>
        <w:t>夹剪机构</w:t>
      </w:r>
      <w:r>
        <w:rPr>
          <w:rFonts w:hint="eastAsia"/>
          <w:highlight w:val="none"/>
          <w:lang w:val="en-US" w:eastAsia="zh-CN"/>
        </w:rPr>
        <w:t>夹剪点的位移、速度和加速度方程，结合静力学分析明确夹剪点的剪切力和夹持力变化规律，得到该执行器产生的平均剪切力为</w:t>
      </w:r>
      <w:r>
        <w:rPr>
          <w:rFonts w:hint="eastAsia"/>
          <w:kern w:val="0"/>
          <w:szCs w:val="21"/>
          <w:highlight w:val="none"/>
          <w:lang w:val="en-US" w:eastAsia="zh-CN"/>
        </w:rPr>
        <w:t>213.75N，最小</w:t>
      </w:r>
      <w:r>
        <w:rPr>
          <w:rFonts w:hint="eastAsia"/>
          <w:highlight w:val="none"/>
          <w:lang w:val="en-US" w:eastAsia="zh-CN"/>
        </w:rPr>
        <w:t>夹持力为9.52N，均大于剪断</w:t>
      </w:r>
      <w:r>
        <w:rPr>
          <w:rFonts w:hint="eastAsia" w:cs="Times New Roman"/>
          <w:color w:val="000000"/>
          <w:szCs w:val="21"/>
          <w:highlight w:val="none"/>
          <w:lang w:val="en-US" w:eastAsia="zh-CN"/>
          <w:rPrChange w:id="29" w:author="lg" w:date="2026-01-14T17:27:01Z">
            <w:rPr>
              <w:rFonts w:hint="eastAsia" w:cs="Times New Roman"/>
              <w:color w:val="000000"/>
              <w:szCs w:val="20"/>
              <w:highlight w:val="none"/>
              <w:lang w:val="en-US" w:eastAsia="zh-CN"/>
            </w:rPr>
          </w:rPrChange>
        </w:rPr>
        <w:t>结果枝</w:t>
      </w:r>
      <w:r>
        <w:rPr>
          <w:rFonts w:hint="eastAsia"/>
          <w:highlight w:val="none"/>
          <w:lang w:val="en-US" w:eastAsia="zh-CN"/>
        </w:rPr>
        <w:t>所需的最大剪切力73.01N和果实最大重量4.75N。以</w:t>
      </w:r>
      <w:bookmarkStart w:id="4" w:name="OLE_LINK47"/>
      <w:r>
        <w:rPr>
          <w:rFonts w:hint="eastAsia" w:cs="Times New Roman"/>
          <w:color w:val="000000"/>
          <w:szCs w:val="21"/>
          <w:highlight w:val="none"/>
          <w:lang w:val="en-US" w:eastAsia="zh-CN"/>
          <w:rPrChange w:id="30" w:author="lg" w:date="2026-01-14T17:27:01Z">
            <w:rPr>
              <w:rFonts w:hint="eastAsia" w:cs="Times New Roman"/>
              <w:color w:val="000000"/>
              <w:szCs w:val="20"/>
              <w:highlight w:val="none"/>
              <w:lang w:val="en-US" w:eastAsia="zh-CN"/>
            </w:rPr>
          </w:rPrChange>
        </w:rPr>
        <w:t>采摘方向</w:t>
      </w:r>
      <w:r>
        <w:rPr>
          <w:rFonts w:hint="eastAsia"/>
          <w:highlight w:val="none"/>
          <w:lang w:eastAsia="zh-CN"/>
        </w:rPr>
        <w:t>、</w:t>
      </w:r>
      <w:r>
        <w:rPr>
          <w:rFonts w:hint="eastAsia"/>
          <w:highlight w:val="none"/>
        </w:rPr>
        <w:t>剪切角度</w:t>
      </w:r>
      <w:r>
        <w:rPr>
          <w:rFonts w:hint="eastAsia"/>
          <w:highlight w:val="none"/>
          <w:lang w:eastAsia="zh-CN"/>
        </w:rPr>
        <w:t>、</w:t>
      </w:r>
      <w:r>
        <w:rPr>
          <w:rFonts w:hint="eastAsia"/>
          <w:highlight w:val="none"/>
          <w:lang w:val="en-US" w:eastAsia="zh-CN"/>
        </w:rPr>
        <w:t>喂入深度</w:t>
      </w:r>
      <w:bookmarkEnd w:id="4"/>
      <w:r>
        <w:rPr>
          <w:rFonts w:hint="eastAsia"/>
          <w:highlight w:val="none"/>
          <w:lang w:val="en-US" w:eastAsia="zh-CN"/>
        </w:rPr>
        <w:t>为试验因素，以采摘成功率为评价指标，进行了三因素三水平响应面试验，</w:t>
      </w:r>
      <w:bookmarkStart w:id="5" w:name="OLE_LINK38"/>
      <w:r>
        <w:rPr>
          <w:rFonts w:hint="eastAsia"/>
          <w:highlight w:val="none"/>
          <w:lang w:val="en-US" w:eastAsia="zh-CN"/>
        </w:rPr>
        <w:t>得到最佳参数组合为：</w:t>
      </w:r>
      <w:r>
        <w:rPr>
          <w:rFonts w:hint="eastAsia" w:cs="Times New Roman"/>
          <w:color w:val="000000"/>
          <w:szCs w:val="21"/>
          <w:highlight w:val="none"/>
          <w:lang w:val="en-US" w:eastAsia="zh-CN"/>
          <w:rPrChange w:id="31" w:author="lg" w:date="2026-01-14T17:27:01Z">
            <w:rPr>
              <w:rFonts w:hint="eastAsia" w:cs="Times New Roman"/>
              <w:color w:val="000000"/>
              <w:szCs w:val="20"/>
              <w:highlight w:val="none"/>
              <w:lang w:val="en-US" w:eastAsia="zh-CN"/>
            </w:rPr>
          </w:rPrChange>
        </w:rPr>
        <w:t>采摘方向为90°、剪切角度为-45°、喂入深度为45mm</w:t>
      </w:r>
      <w:bookmarkEnd w:id="5"/>
      <w:r>
        <w:rPr>
          <w:rFonts w:hint="eastAsia"/>
          <w:highlight w:val="none"/>
          <w:lang w:val="en-US" w:eastAsia="zh-CN"/>
        </w:rPr>
        <w:t>，对应的采摘成功率为93%，作业时间为3.5s。结果表明所设计末端执行器满足番石榴结果枝夹剪需求。</w:t>
      </w:r>
      <w:bookmarkEnd w:id="2"/>
    </w:p>
    <w:p w14:paraId="11C7F5A3">
      <w:pPr>
        <w:spacing w:before="28" w:line="264" w:lineRule="auto"/>
        <w:rPr>
          <w:rFonts w:ascii="Times New Roman" w:hAnsi="Times New Roman" w:eastAsia="黑体"/>
          <w:color w:val="000000"/>
          <w:kern w:val="0"/>
          <w:szCs w:val="21"/>
          <w:highlight w:val="none"/>
        </w:rPr>
      </w:pPr>
      <w:r>
        <w:rPr>
          <w:rFonts w:hint="eastAsia" w:ascii="Times New Roman" w:hAnsi="Times New Roman" w:eastAsia="黑体"/>
          <w:color w:val="000000"/>
          <w:kern w:val="0"/>
          <w:szCs w:val="21"/>
          <w:highlight w:val="none"/>
        </w:rPr>
        <w:t>关键词：</w:t>
      </w:r>
      <w:r>
        <w:rPr>
          <w:rFonts w:hint="eastAsia" w:ascii="Times New Roman" w:hAnsi="Times New Roman" w:eastAsia="楷体"/>
          <w:color w:val="000000"/>
          <w:kern w:val="0"/>
          <w:szCs w:val="21"/>
          <w:highlight w:val="none"/>
        </w:rPr>
        <w:t>采摘机器人；末端执行器；</w:t>
      </w:r>
      <w:r>
        <w:rPr>
          <w:rFonts w:hint="eastAsia" w:eastAsia="楷体"/>
          <w:color w:val="000000"/>
          <w:kern w:val="0"/>
          <w:highlight w:val="none"/>
        </w:rPr>
        <w:t>夹剪收一体</w:t>
      </w:r>
      <w:r>
        <w:rPr>
          <w:rFonts w:hint="eastAsia" w:eastAsia="楷体"/>
          <w:color w:val="000000"/>
          <w:kern w:val="0"/>
          <w:highlight w:val="none"/>
          <w:lang w:val="en-US" w:eastAsia="zh-CN"/>
        </w:rPr>
        <w:t>式机构</w:t>
      </w:r>
      <w:r>
        <w:rPr>
          <w:rFonts w:hint="eastAsia" w:ascii="Times New Roman" w:hAnsi="Times New Roman" w:eastAsia="楷体"/>
          <w:color w:val="000000"/>
          <w:kern w:val="0"/>
          <w:szCs w:val="21"/>
          <w:highlight w:val="none"/>
        </w:rPr>
        <w:t>；田间试验；</w:t>
      </w:r>
      <w:bookmarkStart w:id="49" w:name="_GoBack"/>
      <w:bookmarkEnd w:id="49"/>
    </w:p>
    <w:p w14:paraId="170EDD18">
      <w:pPr>
        <w:pStyle w:val="6"/>
        <w:spacing w:before="70" w:line="250" w:lineRule="auto"/>
        <w:ind w:firstLine="0" w:firstLineChars="0"/>
        <w:rPr>
          <w:rFonts w:cs="Times New Roman"/>
          <w:spacing w:val="-8"/>
          <w:sz w:val="21"/>
          <w:szCs w:val="21"/>
          <w:highlight w:val="none"/>
        </w:rPr>
      </w:pPr>
      <w:r>
        <w:rPr>
          <w:rFonts w:hint="eastAsia" w:eastAsia="黑体" w:cs="Times New Roman"/>
          <w:sz w:val="21"/>
          <w:szCs w:val="21"/>
          <w:highlight w:val="none"/>
        </w:rPr>
        <w:t>中图分类号：</w:t>
      </w:r>
      <w:del w:id="32" w:author="lg" w:date="2026-01-14T14:58:31Z">
        <w:r>
          <w:rPr>
            <w:rFonts w:eastAsia="黑体" w:cs="Times New Roman"/>
            <w:sz w:val="21"/>
            <w:szCs w:val="21"/>
            <w:highlight w:val="none"/>
          </w:rPr>
          <w:delText>TP391.4;</w:delText>
        </w:r>
      </w:del>
      <w:r>
        <w:rPr>
          <w:rFonts w:eastAsia="黑体" w:cs="Times New Roman"/>
          <w:sz w:val="21"/>
          <w:szCs w:val="21"/>
          <w:highlight w:val="none"/>
        </w:rPr>
        <w:t>S2</w:t>
      </w:r>
      <w:ins w:id="33" w:author="lg" w:date="2026-01-14T14:58:35Z">
        <w:r>
          <w:rPr>
            <w:rFonts w:hint="eastAsia" w:eastAsia="黑体" w:cs="Times New Roman"/>
            <w:sz w:val="21"/>
            <w:szCs w:val="21"/>
            <w:highlight w:val="none"/>
            <w:lang w:val="en-US" w:eastAsia="zh-CN"/>
          </w:rPr>
          <w:t>2</w:t>
        </w:r>
      </w:ins>
      <w:del w:id="34" w:author="lg" w:date="2026-01-14T14:58:36Z">
        <w:r>
          <w:rPr>
            <w:rFonts w:hint="default" w:eastAsia="黑体" w:cs="Times New Roman"/>
            <w:sz w:val="21"/>
            <w:szCs w:val="21"/>
            <w:highlight w:val="none"/>
            <w:lang w:val="en-US"/>
          </w:rPr>
          <w:delText>4</w:delText>
        </w:r>
      </w:del>
      <w:ins w:id="35" w:author="lg" w:date="2026-01-14T14:58:36Z">
        <w:r>
          <w:rPr>
            <w:rFonts w:hint="eastAsia" w:eastAsia="黑体" w:cs="Times New Roman"/>
            <w:sz w:val="21"/>
            <w:szCs w:val="21"/>
            <w:highlight w:val="none"/>
            <w:lang w:val="en-US" w:eastAsia="zh-CN"/>
          </w:rPr>
          <w:t>5</w:t>
        </w:r>
      </w:ins>
      <w:ins w:id="36" w:author="lg" w:date="2026-01-14T14:58:38Z">
        <w:r>
          <w:rPr>
            <w:rFonts w:hint="eastAsia" w:eastAsia="黑体" w:cs="Times New Roman"/>
            <w:sz w:val="21"/>
            <w:szCs w:val="21"/>
            <w:highlight w:val="none"/>
            <w:lang w:val="en-US" w:eastAsia="zh-CN"/>
          </w:rPr>
          <w:t>.9</w:t>
        </w:r>
      </w:ins>
      <w:ins w:id="37" w:author="lg" w:date="2026-01-14T14:58:39Z">
        <w:r>
          <w:rPr>
            <w:rFonts w:hint="eastAsia" w:eastAsia="黑体" w:cs="Times New Roman"/>
            <w:sz w:val="21"/>
            <w:szCs w:val="21"/>
            <w:highlight w:val="none"/>
            <w:lang w:val="en-US" w:eastAsia="zh-CN"/>
          </w:rPr>
          <w:t>3</w:t>
        </w:r>
      </w:ins>
      <w:r>
        <w:rPr>
          <w:rFonts w:cs="Times New Roman"/>
          <w:sz w:val="21"/>
          <w:szCs w:val="21"/>
          <w:highlight w:val="none"/>
        </w:rPr>
        <w:t xml:space="preserve"> </w:t>
      </w:r>
      <w:r>
        <w:rPr>
          <w:rFonts w:cs="Times New Roman"/>
          <w:color w:val="3365FF"/>
          <w:sz w:val="21"/>
          <w:szCs w:val="21"/>
          <w:highlight w:val="none"/>
        </w:rPr>
        <w:t xml:space="preserve">  </w:t>
      </w:r>
      <w:r>
        <w:rPr>
          <w:rFonts w:hint="eastAsia" w:eastAsia="黑体" w:cs="Times New Roman"/>
          <w:spacing w:val="-2"/>
          <w:sz w:val="21"/>
          <w:szCs w:val="21"/>
          <w:highlight w:val="none"/>
        </w:rPr>
        <w:t>文献标识码：</w:t>
      </w:r>
      <w:r>
        <w:rPr>
          <w:rFonts w:eastAsia="Calibri" w:cs="Times New Roman"/>
          <w:spacing w:val="-8"/>
          <w:sz w:val="21"/>
          <w:szCs w:val="21"/>
          <w:highlight w:val="none"/>
        </w:rPr>
        <w:t xml:space="preserve">A </w:t>
      </w:r>
      <w:r>
        <w:rPr>
          <w:rFonts w:cs="Times New Roman"/>
          <w:spacing w:val="-8"/>
          <w:sz w:val="21"/>
          <w:szCs w:val="21"/>
          <w:highlight w:val="none"/>
        </w:rPr>
        <w:t xml:space="preserve">  </w:t>
      </w:r>
    </w:p>
    <w:p w14:paraId="12A908E1">
      <w:pPr>
        <w:ind w:firstLine="0"/>
        <w:jc w:val="center"/>
        <w:rPr>
          <w:rFonts w:hint="default" w:ascii="Times New Roman" w:hAnsi="Times New Roman" w:eastAsia="宋体" w:cs="Times New Roman"/>
          <w:b/>
          <w:bCs/>
          <w:sz w:val="36"/>
          <w:szCs w:val="36"/>
          <w:highlight w:val="none"/>
          <w:shd w:val="clear" w:color="auto" w:fill="FFFFFF"/>
          <w:lang w:val="en-US" w:eastAsia="zh-CN"/>
        </w:rPr>
        <w:pPrChange w:id="38" w:author="lg" w:date="2026-01-14T20:51:41Z">
          <w:pPr>
            <w:ind w:firstLine="726"/>
            <w:jc w:val="center"/>
          </w:pPr>
        </w:pPrChange>
      </w:pPr>
      <w:r>
        <w:rPr>
          <w:rFonts w:hint="eastAsia" w:ascii="Times New Roman" w:hAnsi="Times New Roman" w:cs="Times New Roman"/>
          <w:b/>
          <w:bCs/>
          <w:sz w:val="36"/>
          <w:szCs w:val="36"/>
          <w:highlight w:val="none"/>
          <w:shd w:val="clear" w:color="auto" w:fill="FFFFFF"/>
        </w:rPr>
        <w:t>Design and Experiment of an Integrated</w:t>
      </w:r>
      <w:r>
        <w:rPr>
          <w:rFonts w:hint="eastAsia" w:cs="Times New Roman"/>
          <w:b/>
          <w:bCs/>
          <w:sz w:val="36"/>
          <w:szCs w:val="36"/>
          <w:highlight w:val="none"/>
          <w:shd w:val="clear" w:color="auto" w:fill="FFFFFF"/>
          <w:lang w:val="en-US" w:eastAsia="zh-CN"/>
        </w:rPr>
        <w:t xml:space="preserve"> </w:t>
      </w:r>
      <w:r>
        <w:rPr>
          <w:rFonts w:hint="eastAsia" w:ascii="Times New Roman" w:hAnsi="Times New Roman" w:cs="Times New Roman"/>
          <w:b/>
          <w:bCs/>
          <w:sz w:val="36"/>
          <w:szCs w:val="36"/>
          <w:highlight w:val="none"/>
          <w:shd w:val="clear" w:color="auto" w:fill="FFFFFF"/>
        </w:rPr>
        <w:t>Clamping</w:t>
      </w:r>
      <w:r>
        <w:rPr>
          <w:rFonts w:hint="eastAsia" w:cs="Times New Roman"/>
          <w:b/>
          <w:bCs/>
          <w:sz w:val="36"/>
          <w:szCs w:val="36"/>
          <w:highlight w:val="none"/>
          <w:shd w:val="clear" w:color="auto" w:fill="FFFFFF"/>
          <w:lang w:val="en-US" w:eastAsia="zh-CN"/>
        </w:rPr>
        <w:t>-Shear</w:t>
      </w:r>
      <w:r>
        <w:rPr>
          <w:rFonts w:hint="eastAsia" w:ascii="Times New Roman" w:hAnsi="Times New Roman" w:cs="Times New Roman"/>
          <w:b/>
          <w:bCs/>
          <w:sz w:val="36"/>
          <w:szCs w:val="36"/>
          <w:highlight w:val="none"/>
          <w:shd w:val="clear" w:color="auto" w:fill="FFFFFF"/>
        </w:rPr>
        <w:t>ing</w:t>
      </w:r>
      <w:r>
        <w:rPr>
          <w:rFonts w:hint="eastAsia" w:cs="Times New Roman"/>
          <w:b/>
          <w:bCs/>
          <w:sz w:val="36"/>
          <w:szCs w:val="36"/>
          <w:highlight w:val="none"/>
          <w:shd w:val="clear" w:color="auto" w:fill="FFFFFF"/>
          <w:lang w:val="en-US" w:eastAsia="zh-CN"/>
        </w:rPr>
        <w:t>-Collecting</w:t>
      </w:r>
      <w:r>
        <w:rPr>
          <w:rFonts w:hint="eastAsia" w:ascii="Times New Roman" w:hAnsi="Times New Roman" w:cs="Times New Roman"/>
          <w:b/>
          <w:bCs/>
          <w:sz w:val="36"/>
          <w:szCs w:val="36"/>
          <w:highlight w:val="none"/>
          <w:shd w:val="clear" w:color="auto" w:fill="FFFFFF"/>
        </w:rPr>
        <w:t xml:space="preserve"> End-Effector</w:t>
      </w:r>
      <w:r>
        <w:rPr>
          <w:rFonts w:hint="eastAsia" w:cs="Times New Roman"/>
          <w:b/>
          <w:bCs/>
          <w:sz w:val="36"/>
          <w:szCs w:val="36"/>
          <w:highlight w:val="none"/>
          <w:shd w:val="clear" w:color="auto" w:fill="FFFFFF"/>
          <w:lang w:val="en-US" w:eastAsia="zh-CN"/>
        </w:rPr>
        <w:t xml:space="preserve"> for Guava Harvesting Robot</w:t>
      </w:r>
    </w:p>
    <w:p w14:paraId="1F79638D">
      <w:pPr>
        <w:spacing w:before="0" w:beforeLines="0"/>
        <w:jc w:val="center"/>
        <w:rPr>
          <w:rFonts w:hint="default"/>
          <w:lang w:val="en-US"/>
        </w:rPr>
        <w:pPrChange w:id="39" w:author="lg" w:date="2026-01-14T20:52:16Z">
          <w:pPr>
            <w:spacing w:before="240" w:beforeLines="100"/>
            <w:jc w:val="center"/>
          </w:pPr>
        </w:pPrChange>
      </w:pPr>
      <w:r>
        <w:rPr>
          <w:rFonts w:hint="eastAsia"/>
          <w:lang w:val="en-US" w:eastAsia="zh-CN"/>
        </w:rPr>
        <w:t>LIN Guichao, QIU Zhenzhong, MAI Chunyu, XIE Kaihan, FU Wenping, LI Jiashu, ZHU Lixue*</w:t>
      </w:r>
    </w:p>
    <w:p w14:paraId="244F81C9">
      <w:pPr>
        <w:spacing w:line="300" w:lineRule="exact"/>
        <w:jc w:val="center"/>
        <w:outlineLvl w:val="9"/>
        <w:rPr>
          <w:rFonts w:ascii="Times New Roman" w:hAnsi="Times New Roman" w:eastAsia="黑体" w:cs="Times New Roman"/>
          <w:iCs/>
          <w:color w:val="000000"/>
          <w:kern w:val="0"/>
          <w:szCs w:val="21"/>
          <w:highlight w:val="none"/>
          <w:rPrChange w:id="40" w:author="lg" w:date="2026-01-14T17:27:20Z">
            <w:rPr>
              <w:rFonts w:ascii="Times New Roman" w:hAnsi="Times New Roman" w:eastAsia="黑体" w:cs="Times New Roman"/>
              <w:iCs/>
              <w:color w:val="000000"/>
              <w:kern w:val="0"/>
              <w:szCs w:val="20"/>
              <w:highlight w:val="none"/>
            </w:rPr>
          </w:rPrChange>
        </w:rPr>
      </w:pPr>
      <w:r>
        <w:rPr>
          <w:i w:val="0"/>
          <w:iCs/>
          <w:sz w:val="21"/>
          <w:szCs w:val="21"/>
          <w:rPrChange w:id="41" w:author="lg" w:date="2026-01-14T17:27:20Z">
            <w:rPr>
              <w:i w:val="0"/>
              <w:iCs/>
              <w:sz w:val="18"/>
              <w:szCs w:val="18"/>
            </w:rPr>
          </w:rPrChange>
        </w:rPr>
        <w:t>(</w:t>
      </w:r>
      <w:r>
        <w:rPr>
          <w:rFonts w:hint="eastAsia"/>
          <w:i w:val="0"/>
          <w:iCs/>
          <w:sz w:val="21"/>
          <w:szCs w:val="21"/>
          <w:lang w:val="en-US" w:eastAsia="zh-CN"/>
          <w:rPrChange w:id="42" w:author="lg" w:date="2026-01-14T17:27:20Z">
            <w:rPr>
              <w:rFonts w:hint="eastAsia"/>
              <w:i w:val="0"/>
              <w:iCs/>
              <w:sz w:val="18"/>
              <w:szCs w:val="18"/>
              <w:lang w:val="en-US" w:eastAsia="zh-CN"/>
            </w:rPr>
          </w:rPrChange>
        </w:rPr>
        <w:t>College</w:t>
      </w:r>
      <w:r>
        <w:rPr>
          <w:i w:val="0"/>
          <w:iCs/>
          <w:sz w:val="21"/>
          <w:szCs w:val="21"/>
          <w:rPrChange w:id="43" w:author="lg" w:date="2026-01-14T17:27:20Z">
            <w:rPr>
              <w:i w:val="0"/>
              <w:iCs/>
              <w:sz w:val="18"/>
              <w:szCs w:val="18"/>
            </w:rPr>
          </w:rPrChange>
        </w:rPr>
        <w:t xml:space="preserve"> of </w:t>
      </w:r>
      <w:r>
        <w:rPr>
          <w:rFonts w:hint="eastAsia"/>
          <w:i w:val="0"/>
          <w:iCs/>
          <w:sz w:val="21"/>
          <w:szCs w:val="21"/>
          <w:lang w:val="en-US" w:eastAsia="zh-CN"/>
          <w:rPrChange w:id="44" w:author="lg" w:date="2026-01-14T17:27:20Z">
            <w:rPr>
              <w:rFonts w:hint="eastAsia"/>
              <w:i w:val="0"/>
              <w:iCs/>
              <w:sz w:val="18"/>
              <w:szCs w:val="18"/>
              <w:lang w:val="en-US" w:eastAsia="zh-CN"/>
            </w:rPr>
          </w:rPrChange>
        </w:rPr>
        <w:t xml:space="preserve">Mechanical and Electrical Engineering,Zhongkai </w:t>
      </w:r>
      <w:r>
        <w:rPr>
          <w:i w:val="0"/>
          <w:iCs/>
          <w:sz w:val="21"/>
          <w:szCs w:val="21"/>
          <w:rPrChange w:id="45" w:author="lg" w:date="2026-01-14T17:27:20Z">
            <w:rPr>
              <w:i w:val="0"/>
              <w:iCs/>
              <w:sz w:val="18"/>
              <w:szCs w:val="18"/>
            </w:rPr>
          </w:rPrChange>
        </w:rPr>
        <w:t>University</w:t>
      </w:r>
      <w:r>
        <w:rPr>
          <w:rFonts w:hint="eastAsia"/>
          <w:i w:val="0"/>
          <w:iCs/>
          <w:sz w:val="21"/>
          <w:szCs w:val="21"/>
          <w:lang w:val="en-US" w:eastAsia="zh-CN"/>
          <w:rPrChange w:id="46" w:author="lg" w:date="2026-01-14T17:27:20Z">
            <w:rPr>
              <w:rFonts w:hint="eastAsia"/>
              <w:i w:val="0"/>
              <w:iCs/>
              <w:sz w:val="18"/>
              <w:szCs w:val="18"/>
              <w:lang w:val="en-US" w:eastAsia="zh-CN"/>
            </w:rPr>
          </w:rPrChange>
        </w:rPr>
        <w:t xml:space="preserve"> of Agriculture and Engineering</w:t>
      </w:r>
      <w:r>
        <w:rPr>
          <w:i w:val="0"/>
          <w:iCs/>
          <w:sz w:val="21"/>
          <w:szCs w:val="21"/>
          <w:rPrChange w:id="47" w:author="lg" w:date="2026-01-14T17:27:20Z">
            <w:rPr>
              <w:i w:val="0"/>
              <w:iCs/>
              <w:sz w:val="18"/>
              <w:szCs w:val="18"/>
            </w:rPr>
          </w:rPrChange>
        </w:rPr>
        <w:t xml:space="preserve">, </w:t>
      </w:r>
      <w:r>
        <w:rPr>
          <w:rFonts w:hint="eastAsia"/>
          <w:i w:val="0"/>
          <w:iCs/>
          <w:sz w:val="21"/>
          <w:szCs w:val="21"/>
          <w:lang w:val="en-US" w:eastAsia="zh-CN"/>
          <w:rPrChange w:id="48" w:author="lg" w:date="2026-01-14T17:27:20Z">
            <w:rPr>
              <w:rFonts w:hint="eastAsia"/>
              <w:i w:val="0"/>
              <w:iCs/>
              <w:sz w:val="18"/>
              <w:szCs w:val="18"/>
              <w:lang w:val="en-US" w:eastAsia="zh-CN"/>
            </w:rPr>
          </w:rPrChange>
        </w:rPr>
        <w:t>Guangzhou</w:t>
      </w:r>
      <w:r>
        <w:rPr>
          <w:i w:val="0"/>
          <w:iCs/>
          <w:sz w:val="21"/>
          <w:szCs w:val="21"/>
          <w:rPrChange w:id="49" w:author="lg" w:date="2026-01-14T17:27:20Z">
            <w:rPr>
              <w:i w:val="0"/>
              <w:iCs/>
              <w:sz w:val="18"/>
              <w:szCs w:val="18"/>
            </w:rPr>
          </w:rPrChange>
        </w:rPr>
        <w:t xml:space="preserve"> </w:t>
      </w:r>
      <w:r>
        <w:rPr>
          <w:rFonts w:hint="eastAsia"/>
          <w:i w:val="0"/>
          <w:iCs/>
          <w:sz w:val="21"/>
          <w:szCs w:val="21"/>
          <w:lang w:val="en-US" w:eastAsia="zh-CN"/>
          <w:rPrChange w:id="50" w:author="lg" w:date="2026-01-14T17:27:20Z">
            <w:rPr>
              <w:rFonts w:hint="eastAsia"/>
              <w:i w:val="0"/>
              <w:iCs/>
              <w:sz w:val="18"/>
              <w:szCs w:val="18"/>
              <w:lang w:val="en-US" w:eastAsia="zh-CN"/>
            </w:rPr>
          </w:rPrChange>
        </w:rPr>
        <w:t>510225</w:t>
      </w:r>
      <w:r>
        <w:rPr>
          <w:i w:val="0"/>
          <w:iCs/>
          <w:sz w:val="21"/>
          <w:szCs w:val="21"/>
          <w:rPrChange w:id="51" w:author="lg" w:date="2026-01-14T17:27:20Z">
            <w:rPr>
              <w:i w:val="0"/>
              <w:iCs/>
              <w:sz w:val="18"/>
              <w:szCs w:val="18"/>
            </w:rPr>
          </w:rPrChange>
        </w:rPr>
        <w:t>)</w:t>
      </w:r>
    </w:p>
    <w:p w14:paraId="035860CE">
      <w:pPr>
        <w:jc w:val="both"/>
        <w:outlineLvl w:val="2"/>
        <w:rPr>
          <w:rFonts w:hint="default" w:ascii="Times New Roman" w:hAnsi="Times New Roman" w:eastAsia="黑体" w:cs="Times New Roman"/>
          <w:color w:val="000000"/>
          <w:kern w:val="0"/>
          <w:szCs w:val="21"/>
          <w:highlight w:val="none"/>
          <w:lang w:val="en-US" w:eastAsia="zh-CN"/>
          <w:rPrChange w:id="52" w:author="lg" w:date="2026-01-14T17:27:20Z">
            <w:rPr>
              <w:rFonts w:hint="default" w:ascii="Times New Roman" w:hAnsi="Times New Roman" w:eastAsia="黑体" w:cs="Times New Roman"/>
              <w:color w:val="000000"/>
              <w:kern w:val="0"/>
              <w:szCs w:val="20"/>
              <w:highlight w:val="none"/>
              <w:lang w:val="en-US" w:eastAsia="zh-CN"/>
            </w:rPr>
          </w:rPrChange>
        </w:rPr>
      </w:pPr>
      <w:r>
        <w:rPr>
          <w:rFonts w:ascii="Times New Roman" w:hAnsi="Times New Roman" w:eastAsia="黑体" w:cs="Times New Roman"/>
          <w:color w:val="000000"/>
          <w:kern w:val="0"/>
          <w:szCs w:val="21"/>
          <w:highlight w:val="none"/>
          <w:rPrChange w:id="53" w:author="lg" w:date="2026-01-14T17:27:20Z">
            <w:rPr>
              <w:rFonts w:ascii="Times New Roman" w:hAnsi="Times New Roman" w:eastAsia="黑体" w:cs="Times New Roman"/>
              <w:color w:val="000000"/>
              <w:kern w:val="0"/>
              <w:szCs w:val="20"/>
              <w:highlight w:val="none"/>
            </w:rPr>
          </w:rPrChange>
        </w:rPr>
        <w:t>Abst</w:t>
      </w:r>
      <w:r>
        <w:rPr>
          <w:rFonts w:hint="eastAsia" w:ascii="Times New Roman" w:hAnsi="Times New Roman" w:eastAsia="黑体" w:cs="Times New Roman"/>
          <w:color w:val="000000"/>
          <w:kern w:val="0"/>
          <w:szCs w:val="21"/>
          <w:highlight w:val="none"/>
          <w:rPrChange w:id="54" w:author="lg" w:date="2026-01-14T17:27:20Z">
            <w:rPr>
              <w:rFonts w:hint="eastAsia" w:ascii="Times New Roman" w:hAnsi="Times New Roman" w:eastAsia="黑体" w:cs="Times New Roman"/>
              <w:color w:val="000000"/>
              <w:kern w:val="0"/>
              <w:szCs w:val="20"/>
              <w:highlight w:val="none"/>
            </w:rPr>
          </w:rPrChange>
        </w:rPr>
        <w:t>r</w:t>
      </w:r>
      <w:r>
        <w:rPr>
          <w:rFonts w:ascii="Times New Roman" w:hAnsi="Times New Roman" w:eastAsia="黑体" w:cs="Times New Roman"/>
          <w:color w:val="000000"/>
          <w:kern w:val="0"/>
          <w:szCs w:val="21"/>
          <w:highlight w:val="none"/>
          <w:rPrChange w:id="55" w:author="lg" w:date="2026-01-14T17:27:20Z">
            <w:rPr>
              <w:rFonts w:ascii="Times New Roman" w:hAnsi="Times New Roman" w:eastAsia="黑体" w:cs="Times New Roman"/>
              <w:color w:val="000000"/>
              <w:kern w:val="0"/>
              <w:szCs w:val="20"/>
              <w:highlight w:val="none"/>
            </w:rPr>
          </w:rPrChange>
        </w:rPr>
        <w:t>act: To address the issues of high shear resistance and a narrow effective shearing zone in guava fruit-bearing branches, an integrated clamping</w:t>
      </w:r>
      <w:r>
        <w:rPr>
          <w:rFonts w:ascii="Times New Roman" w:hAnsi="Times New Roman" w:eastAsia="黑体" w:cs="Times New Roman"/>
          <w:color w:val="000000"/>
          <w:kern w:val="0"/>
          <w:szCs w:val="21"/>
          <w:highlight w:val="none"/>
          <w:rPrChange w:id="56" w:author="lg" w:date="2026-01-14T17:27:20Z">
            <w:rPr>
              <w:rFonts w:ascii="Times New Roman" w:hAnsi="Times New Roman" w:eastAsia="黑体" w:cs="Times New Roman"/>
              <w:color w:val="000000"/>
              <w:kern w:val="0"/>
              <w:szCs w:val="20"/>
              <w:highlight w:val="none"/>
            </w:rPr>
          </w:rPrChange>
        </w:rPr>
        <w:noBreakHyphen/>
      </w:r>
      <w:r>
        <w:rPr>
          <w:rFonts w:ascii="Times New Roman" w:hAnsi="Times New Roman" w:eastAsia="黑体" w:cs="Times New Roman"/>
          <w:color w:val="000000"/>
          <w:kern w:val="0"/>
          <w:szCs w:val="21"/>
          <w:highlight w:val="none"/>
          <w:rPrChange w:id="57" w:author="lg" w:date="2026-01-14T17:27:20Z">
            <w:rPr>
              <w:rFonts w:ascii="Times New Roman" w:hAnsi="Times New Roman" w:eastAsia="黑体" w:cs="Times New Roman"/>
              <w:color w:val="000000"/>
              <w:kern w:val="0"/>
              <w:szCs w:val="20"/>
              <w:highlight w:val="none"/>
            </w:rPr>
          </w:rPrChange>
        </w:rPr>
        <w:t>shearing</w:t>
      </w:r>
      <w:r>
        <w:rPr>
          <w:rFonts w:ascii="Times New Roman" w:hAnsi="Times New Roman" w:eastAsia="黑体" w:cs="Times New Roman"/>
          <w:color w:val="000000"/>
          <w:kern w:val="0"/>
          <w:szCs w:val="21"/>
          <w:highlight w:val="none"/>
          <w:rPrChange w:id="58" w:author="lg" w:date="2026-01-14T17:27:20Z">
            <w:rPr>
              <w:rFonts w:ascii="Times New Roman" w:hAnsi="Times New Roman" w:eastAsia="黑体" w:cs="Times New Roman"/>
              <w:color w:val="000000"/>
              <w:kern w:val="0"/>
              <w:szCs w:val="20"/>
              <w:highlight w:val="none"/>
            </w:rPr>
          </w:rPrChange>
        </w:rPr>
        <w:noBreakHyphen/>
      </w:r>
      <w:r>
        <w:rPr>
          <w:rFonts w:ascii="Times New Roman" w:hAnsi="Times New Roman" w:eastAsia="黑体" w:cs="Times New Roman"/>
          <w:color w:val="000000"/>
          <w:kern w:val="0"/>
          <w:szCs w:val="21"/>
          <w:highlight w:val="none"/>
          <w:rPrChange w:id="59" w:author="lg" w:date="2026-01-14T17:27:20Z">
            <w:rPr>
              <w:rFonts w:ascii="Times New Roman" w:hAnsi="Times New Roman" w:eastAsia="黑体" w:cs="Times New Roman"/>
              <w:color w:val="000000"/>
              <w:kern w:val="0"/>
              <w:szCs w:val="20"/>
              <w:highlight w:val="none"/>
            </w:rPr>
          </w:rPrChange>
        </w:rPr>
        <w:t>collecting end</w:t>
      </w:r>
      <w:r>
        <w:rPr>
          <w:rFonts w:ascii="Times New Roman" w:hAnsi="Times New Roman" w:eastAsia="黑体" w:cs="Times New Roman"/>
          <w:color w:val="000000"/>
          <w:kern w:val="0"/>
          <w:szCs w:val="21"/>
          <w:highlight w:val="none"/>
          <w:rPrChange w:id="60" w:author="lg" w:date="2026-01-14T17:27:20Z">
            <w:rPr>
              <w:rFonts w:ascii="Times New Roman" w:hAnsi="Times New Roman" w:eastAsia="黑体" w:cs="Times New Roman"/>
              <w:color w:val="000000"/>
              <w:kern w:val="0"/>
              <w:szCs w:val="20"/>
              <w:highlight w:val="none"/>
            </w:rPr>
          </w:rPrChange>
        </w:rPr>
        <w:noBreakHyphen/>
      </w:r>
      <w:r>
        <w:rPr>
          <w:rFonts w:ascii="Times New Roman" w:hAnsi="Times New Roman" w:eastAsia="黑体" w:cs="Times New Roman"/>
          <w:color w:val="000000"/>
          <w:kern w:val="0"/>
          <w:szCs w:val="21"/>
          <w:highlight w:val="none"/>
          <w:rPrChange w:id="61" w:author="lg" w:date="2026-01-14T17:27:20Z">
            <w:rPr>
              <w:rFonts w:ascii="Times New Roman" w:hAnsi="Times New Roman" w:eastAsia="黑体" w:cs="Times New Roman"/>
              <w:color w:val="000000"/>
              <w:kern w:val="0"/>
              <w:szCs w:val="20"/>
              <w:highlight w:val="none"/>
            </w:rPr>
          </w:rPrChange>
        </w:rPr>
        <w:t>effector was designed</w:t>
      </w:r>
      <w:r>
        <w:rPr>
          <w:rFonts w:hint="eastAsia" w:eastAsia="黑体" w:cs="Times New Roman"/>
          <w:color w:val="000000"/>
          <w:kern w:val="0"/>
          <w:szCs w:val="21"/>
          <w:highlight w:val="none"/>
          <w:lang w:val="en-US" w:eastAsia="zh-CN"/>
          <w:rPrChange w:id="62" w:author="lg" w:date="2026-01-14T17:27:20Z">
            <w:rPr>
              <w:rFonts w:hint="eastAsia" w:eastAsia="黑体" w:cs="Times New Roman"/>
              <w:color w:val="000000"/>
              <w:kern w:val="0"/>
              <w:szCs w:val="20"/>
              <w:highlight w:val="none"/>
              <w:lang w:val="en-US" w:eastAsia="zh-CN"/>
            </w:rPr>
          </w:rPrChange>
        </w:rPr>
        <w:t xml:space="preserve">. Taking the </w:t>
      </w:r>
      <w:r>
        <w:rPr>
          <w:rFonts w:hint="default" w:eastAsia="黑体" w:cs="Times New Roman"/>
          <w:color w:val="000000"/>
          <w:kern w:val="0"/>
          <w:szCs w:val="21"/>
          <w:highlight w:val="none"/>
          <w:lang w:val="en-US" w:eastAsia="zh-CN"/>
          <w:rPrChange w:id="63" w:author="lg" w:date="2026-01-14T17:27:20Z">
            <w:rPr>
              <w:rFonts w:hint="default" w:eastAsia="黑体" w:cs="Times New Roman"/>
              <w:color w:val="000000"/>
              <w:kern w:val="0"/>
              <w:szCs w:val="20"/>
              <w:highlight w:val="none"/>
              <w:lang w:val="en-US" w:eastAsia="zh-CN"/>
            </w:rPr>
          </w:rPrChange>
        </w:rPr>
        <w:t>‘</w:t>
      </w:r>
      <w:r>
        <w:rPr>
          <w:rFonts w:hint="eastAsia" w:eastAsia="黑体" w:cs="Times New Roman"/>
          <w:color w:val="000000"/>
          <w:kern w:val="0"/>
          <w:szCs w:val="21"/>
          <w:highlight w:val="none"/>
          <w:lang w:val="en-US" w:eastAsia="zh-CN"/>
          <w:rPrChange w:id="64" w:author="lg" w:date="2026-01-14T17:27:20Z">
            <w:rPr>
              <w:rFonts w:hint="eastAsia" w:eastAsia="黑体" w:cs="Times New Roman"/>
              <w:color w:val="000000"/>
              <w:kern w:val="0"/>
              <w:szCs w:val="20"/>
              <w:highlight w:val="none"/>
              <w:lang w:val="en-US" w:eastAsia="zh-CN"/>
            </w:rPr>
          </w:rPrChange>
        </w:rPr>
        <w:t>Yanzhi Red</w:t>
      </w:r>
      <w:r>
        <w:rPr>
          <w:rFonts w:hint="default" w:eastAsia="黑体" w:cs="Times New Roman"/>
          <w:color w:val="000000"/>
          <w:kern w:val="0"/>
          <w:szCs w:val="21"/>
          <w:highlight w:val="none"/>
          <w:lang w:val="en-US" w:eastAsia="zh-CN"/>
          <w:rPrChange w:id="65" w:author="lg" w:date="2026-01-14T17:27:20Z">
            <w:rPr>
              <w:rFonts w:hint="default" w:eastAsia="黑体" w:cs="Times New Roman"/>
              <w:color w:val="000000"/>
              <w:kern w:val="0"/>
              <w:szCs w:val="20"/>
              <w:highlight w:val="none"/>
              <w:lang w:val="en-US" w:eastAsia="zh-CN"/>
            </w:rPr>
          </w:rPrChange>
        </w:rPr>
        <w:t>’</w:t>
      </w:r>
      <w:r>
        <w:rPr>
          <w:rFonts w:hint="eastAsia" w:eastAsia="黑体" w:cs="Times New Roman"/>
          <w:color w:val="000000"/>
          <w:kern w:val="0"/>
          <w:szCs w:val="21"/>
          <w:highlight w:val="none"/>
          <w:lang w:val="en-US" w:eastAsia="zh-CN"/>
          <w:rPrChange w:id="66" w:author="lg" w:date="2026-01-14T17:27:20Z">
            <w:rPr>
              <w:rFonts w:hint="eastAsia" w:eastAsia="黑体" w:cs="Times New Roman"/>
              <w:color w:val="000000"/>
              <w:kern w:val="0"/>
              <w:szCs w:val="20"/>
              <w:highlight w:val="none"/>
              <w:lang w:val="en-US" w:eastAsia="zh-CN"/>
            </w:rPr>
          </w:rPrChange>
        </w:rPr>
        <w:t xml:space="preserve"> guava variety as the research object, the geometric and biomechanical parameters of its fruit</w:t>
      </w:r>
      <w:r>
        <w:rPr>
          <w:rFonts w:hint="eastAsia" w:eastAsia="黑体" w:cs="Times New Roman"/>
          <w:color w:val="000000"/>
          <w:kern w:val="0"/>
          <w:szCs w:val="21"/>
          <w:highlight w:val="none"/>
          <w:lang w:val="en-US" w:eastAsia="zh-CN"/>
          <w:rPrChange w:id="67" w:author="lg" w:date="2026-01-14T17:27:20Z">
            <w:rPr>
              <w:rFonts w:hint="eastAsia" w:eastAsia="黑体" w:cs="Times New Roman"/>
              <w:color w:val="000000"/>
              <w:kern w:val="0"/>
              <w:szCs w:val="20"/>
              <w:highlight w:val="none"/>
              <w:lang w:val="en-US" w:eastAsia="zh-CN"/>
            </w:rPr>
          </w:rPrChange>
        </w:rPr>
        <w:noBreakHyphen/>
      </w:r>
      <w:r>
        <w:rPr>
          <w:rFonts w:hint="eastAsia" w:eastAsia="黑体" w:cs="Times New Roman"/>
          <w:color w:val="000000"/>
          <w:kern w:val="0"/>
          <w:szCs w:val="21"/>
          <w:highlight w:val="none"/>
          <w:lang w:val="en-US" w:eastAsia="zh-CN"/>
          <w:rPrChange w:id="68" w:author="lg" w:date="2026-01-14T17:27:20Z">
            <w:rPr>
              <w:rFonts w:hint="eastAsia" w:eastAsia="黑体" w:cs="Times New Roman"/>
              <w:color w:val="000000"/>
              <w:kern w:val="0"/>
              <w:szCs w:val="20"/>
              <w:highlight w:val="none"/>
              <w:lang w:val="en-US" w:eastAsia="zh-CN"/>
            </w:rPr>
          </w:rPrChange>
        </w:rPr>
        <w:t>bearing branches were measured. Based on these data, a</w:t>
      </w:r>
      <w:r>
        <w:rPr>
          <w:rFonts w:hint="eastAsia" w:ascii="Times New Roman" w:hAnsi="Times New Roman" w:eastAsia="黑体" w:cs="Times New Roman"/>
          <w:color w:val="000000"/>
          <w:kern w:val="0"/>
          <w:szCs w:val="21"/>
          <w:highlight w:val="none"/>
          <w:rPrChange w:id="69" w:author="lg" w:date="2026-01-14T17:27:20Z">
            <w:rPr>
              <w:rFonts w:hint="eastAsia" w:ascii="Times New Roman" w:hAnsi="Times New Roman" w:eastAsia="黑体" w:cs="Times New Roman"/>
              <w:color w:val="000000"/>
              <w:kern w:val="0"/>
              <w:szCs w:val="20"/>
              <w:highlight w:val="none"/>
            </w:rPr>
          </w:rPrChange>
        </w:rPr>
        <w:t>n end-effector consisting of an incomplete gear transmission mechanism, a clamping mechanism, and a collecting mechanism was designed. Subsequently, </w:t>
      </w:r>
      <w:r>
        <w:rPr>
          <w:rFonts w:hint="eastAsia" w:eastAsia="黑体" w:cs="Times New Roman"/>
          <w:color w:val="000000"/>
          <w:kern w:val="0"/>
          <w:szCs w:val="21"/>
          <w:highlight w:val="none"/>
          <w:lang w:val="en-US" w:eastAsia="zh-CN"/>
          <w:rPrChange w:id="70" w:author="lg" w:date="2026-01-14T17:27:20Z">
            <w:rPr>
              <w:rFonts w:hint="eastAsia" w:eastAsia="黑体" w:cs="Times New Roman"/>
              <w:color w:val="000000"/>
              <w:kern w:val="0"/>
              <w:szCs w:val="20"/>
              <w:highlight w:val="none"/>
              <w:lang w:val="en-US" w:eastAsia="zh-CN"/>
            </w:rPr>
          </w:rPrChange>
        </w:rPr>
        <w:t>t</w:t>
      </w:r>
      <w:r>
        <w:rPr>
          <w:rFonts w:hint="eastAsia" w:ascii="Times New Roman" w:hAnsi="Times New Roman" w:eastAsia="黑体" w:cs="Times New Roman"/>
          <w:color w:val="000000"/>
          <w:kern w:val="0"/>
          <w:szCs w:val="21"/>
          <w:highlight w:val="none"/>
          <w:rPrChange w:id="71" w:author="lg" w:date="2026-01-14T17:27:20Z">
            <w:rPr>
              <w:rFonts w:hint="eastAsia" w:ascii="Times New Roman" w:hAnsi="Times New Roman" w:eastAsia="黑体" w:cs="Times New Roman"/>
              <w:color w:val="000000"/>
              <w:kern w:val="0"/>
              <w:szCs w:val="20"/>
              <w:highlight w:val="none"/>
            </w:rPr>
          </w:rPrChange>
        </w:rPr>
        <w:t>he displacement, velocity, and acceleration equations for the clamping</w:t>
      </w:r>
      <w:r>
        <w:rPr>
          <w:rFonts w:hint="eastAsia" w:eastAsia="黑体" w:cs="Times New Roman"/>
          <w:color w:val="000000"/>
          <w:kern w:val="0"/>
          <w:szCs w:val="21"/>
          <w:highlight w:val="none"/>
          <w:lang w:val="en-US" w:eastAsia="zh-CN"/>
          <w:rPrChange w:id="72" w:author="lg" w:date="2026-01-14T17:27:20Z">
            <w:rPr>
              <w:rFonts w:hint="eastAsia" w:eastAsia="黑体" w:cs="Times New Roman"/>
              <w:color w:val="000000"/>
              <w:kern w:val="0"/>
              <w:szCs w:val="20"/>
              <w:highlight w:val="none"/>
              <w:lang w:val="en-US" w:eastAsia="zh-CN"/>
            </w:rPr>
          </w:rPrChange>
        </w:rPr>
        <w:t>-shearing</w:t>
      </w:r>
      <w:r>
        <w:rPr>
          <w:rFonts w:hint="eastAsia" w:ascii="Times New Roman" w:hAnsi="Times New Roman" w:eastAsia="黑体" w:cs="Times New Roman"/>
          <w:color w:val="000000"/>
          <w:kern w:val="0"/>
          <w:szCs w:val="21"/>
          <w:highlight w:val="none"/>
          <w:rPrChange w:id="73" w:author="lg" w:date="2026-01-14T17:27:20Z">
            <w:rPr>
              <w:rFonts w:hint="eastAsia" w:ascii="Times New Roman" w:hAnsi="Times New Roman" w:eastAsia="黑体" w:cs="Times New Roman"/>
              <w:color w:val="000000"/>
              <w:kern w:val="0"/>
              <w:szCs w:val="20"/>
              <w:highlight w:val="none"/>
            </w:rPr>
          </w:rPrChange>
        </w:rPr>
        <w:t xml:space="preserve"> point of the clamping mechanism were theoretically derived. Combined with static analysis, the variation patterns of shear force and clamping force at the clamping</w:t>
      </w:r>
      <w:r>
        <w:rPr>
          <w:rFonts w:hint="eastAsia" w:eastAsia="黑体" w:cs="Times New Roman"/>
          <w:color w:val="000000"/>
          <w:kern w:val="0"/>
          <w:szCs w:val="21"/>
          <w:highlight w:val="none"/>
          <w:lang w:val="en-US" w:eastAsia="zh-CN"/>
          <w:rPrChange w:id="74" w:author="lg" w:date="2026-01-14T17:27:20Z">
            <w:rPr>
              <w:rFonts w:hint="eastAsia" w:eastAsia="黑体" w:cs="Times New Roman"/>
              <w:color w:val="000000"/>
              <w:kern w:val="0"/>
              <w:szCs w:val="20"/>
              <w:highlight w:val="none"/>
              <w:lang w:val="en-US" w:eastAsia="zh-CN"/>
            </w:rPr>
          </w:rPrChange>
        </w:rPr>
        <w:t>-shearing</w:t>
      </w:r>
      <w:r>
        <w:rPr>
          <w:rFonts w:hint="eastAsia" w:ascii="Times New Roman" w:hAnsi="Times New Roman" w:eastAsia="黑体" w:cs="Times New Roman"/>
          <w:color w:val="000000"/>
          <w:kern w:val="0"/>
          <w:szCs w:val="21"/>
          <w:highlight w:val="none"/>
          <w:rPrChange w:id="75" w:author="lg" w:date="2026-01-14T17:27:20Z">
            <w:rPr>
              <w:rFonts w:hint="eastAsia" w:ascii="Times New Roman" w:hAnsi="Times New Roman" w:eastAsia="黑体" w:cs="Times New Roman"/>
              <w:color w:val="000000"/>
              <w:kern w:val="0"/>
              <w:szCs w:val="20"/>
              <w:highlight w:val="none"/>
            </w:rPr>
          </w:rPrChange>
        </w:rPr>
        <w:t xml:space="preserve"> point were clarified. The </w:t>
      </w:r>
      <w:r>
        <w:rPr>
          <w:rFonts w:hint="eastAsia" w:eastAsia="黑体" w:cs="Times New Roman"/>
          <w:color w:val="000000"/>
          <w:kern w:val="0"/>
          <w:szCs w:val="21"/>
          <w:highlight w:val="none"/>
          <w:lang w:val="en-US" w:eastAsia="zh-CN"/>
          <w:rPrChange w:id="76" w:author="lg" w:date="2026-01-14T17:27:20Z">
            <w:rPr>
              <w:rFonts w:hint="eastAsia" w:eastAsia="黑体" w:cs="Times New Roman"/>
              <w:color w:val="000000"/>
              <w:kern w:val="0"/>
              <w:szCs w:val="20"/>
              <w:highlight w:val="none"/>
              <w:lang w:val="en-US" w:eastAsia="zh-CN"/>
            </w:rPr>
          </w:rPrChange>
        </w:rPr>
        <w:t>mean</w:t>
      </w:r>
      <w:r>
        <w:rPr>
          <w:rFonts w:hint="eastAsia" w:ascii="Times New Roman" w:hAnsi="Times New Roman" w:eastAsia="黑体" w:cs="Times New Roman"/>
          <w:color w:val="000000"/>
          <w:kern w:val="0"/>
          <w:szCs w:val="21"/>
          <w:highlight w:val="none"/>
          <w:rPrChange w:id="77" w:author="lg" w:date="2026-01-14T17:27:20Z">
            <w:rPr>
              <w:rFonts w:hint="eastAsia" w:ascii="Times New Roman" w:hAnsi="Times New Roman" w:eastAsia="黑体" w:cs="Times New Roman"/>
              <w:color w:val="000000"/>
              <w:kern w:val="0"/>
              <w:szCs w:val="20"/>
              <w:highlight w:val="none"/>
            </w:rPr>
          </w:rPrChange>
        </w:rPr>
        <w:t xml:space="preserve"> shearing </w:t>
      </w:r>
      <w:r>
        <w:rPr>
          <w:rFonts w:hint="eastAsia" w:eastAsia="黑体" w:cs="Times New Roman"/>
          <w:color w:val="000000"/>
          <w:kern w:val="0"/>
          <w:szCs w:val="21"/>
          <w:highlight w:val="none"/>
          <w:lang w:val="en-US" w:eastAsia="zh-CN"/>
          <w:rPrChange w:id="78" w:author="lg" w:date="2026-01-14T17:27:20Z">
            <w:rPr>
              <w:rFonts w:hint="eastAsia" w:eastAsia="黑体" w:cs="Times New Roman"/>
              <w:color w:val="000000"/>
              <w:kern w:val="0"/>
              <w:szCs w:val="20"/>
              <w:highlight w:val="none"/>
              <w:lang w:val="en-US" w:eastAsia="zh-CN"/>
            </w:rPr>
          </w:rPrChange>
        </w:rPr>
        <w:t xml:space="preserve">force </w:t>
      </w:r>
      <w:r>
        <w:rPr>
          <w:rFonts w:hint="eastAsia" w:ascii="Times New Roman" w:hAnsi="Times New Roman" w:eastAsia="黑体" w:cs="Times New Roman"/>
          <w:color w:val="000000"/>
          <w:kern w:val="0"/>
          <w:szCs w:val="21"/>
          <w:highlight w:val="none"/>
          <w:rPrChange w:id="79" w:author="lg" w:date="2026-01-14T17:27:20Z">
            <w:rPr>
              <w:rFonts w:hint="eastAsia" w:ascii="Times New Roman" w:hAnsi="Times New Roman" w:eastAsia="黑体" w:cs="Times New Roman"/>
              <w:color w:val="000000"/>
              <w:kern w:val="0"/>
              <w:szCs w:val="20"/>
              <w:highlight w:val="none"/>
            </w:rPr>
          </w:rPrChange>
        </w:rPr>
        <w:t xml:space="preserve">and minimum clamping force generated by the actuator were </w:t>
      </w:r>
      <w:r>
        <w:rPr>
          <w:rFonts w:hint="eastAsia"/>
          <w:kern w:val="0"/>
          <w:szCs w:val="21"/>
          <w:highlight w:val="none"/>
          <w:lang w:val="en-US" w:eastAsia="zh-CN"/>
        </w:rPr>
        <w:t>213.75</w:t>
      </w:r>
      <w:r>
        <w:rPr>
          <w:rFonts w:hint="eastAsia" w:ascii="Times New Roman" w:hAnsi="Times New Roman" w:eastAsia="黑体" w:cs="Times New Roman"/>
          <w:color w:val="000000"/>
          <w:kern w:val="0"/>
          <w:szCs w:val="21"/>
          <w:highlight w:val="none"/>
          <w:rPrChange w:id="80" w:author="lg" w:date="2026-01-14T17:27:20Z">
            <w:rPr>
              <w:rFonts w:hint="eastAsia" w:ascii="Times New Roman" w:hAnsi="Times New Roman" w:eastAsia="黑体" w:cs="Times New Roman"/>
              <w:color w:val="000000"/>
              <w:kern w:val="0"/>
              <w:szCs w:val="20"/>
              <w:highlight w:val="none"/>
            </w:rPr>
          </w:rPrChange>
        </w:rPr>
        <w:t xml:space="preserve"> N and 9.52 N, respectively, </w:t>
      </w:r>
      <w:r>
        <w:rPr>
          <w:rFonts w:hint="eastAsia" w:eastAsia="黑体" w:cs="Times New Roman"/>
          <w:color w:val="000000"/>
          <w:kern w:val="0"/>
          <w:szCs w:val="21"/>
          <w:highlight w:val="none"/>
          <w:lang w:val="en-US" w:eastAsia="zh-CN"/>
          <w:rPrChange w:id="81" w:author="lg" w:date="2026-01-14T17:27:20Z">
            <w:rPr>
              <w:rFonts w:hint="eastAsia" w:eastAsia="黑体" w:cs="Times New Roman"/>
              <w:color w:val="000000"/>
              <w:kern w:val="0"/>
              <w:szCs w:val="20"/>
              <w:highlight w:val="none"/>
              <w:lang w:val="en-US" w:eastAsia="zh-CN"/>
            </w:rPr>
          </w:rPrChange>
        </w:rPr>
        <w:t xml:space="preserve">both </w:t>
      </w:r>
      <w:r>
        <w:rPr>
          <w:rFonts w:hint="eastAsia" w:ascii="Times New Roman" w:hAnsi="Times New Roman" w:eastAsia="黑体" w:cs="Times New Roman"/>
          <w:color w:val="000000"/>
          <w:kern w:val="0"/>
          <w:szCs w:val="21"/>
          <w:highlight w:val="none"/>
          <w:rPrChange w:id="82" w:author="lg" w:date="2026-01-14T17:27:20Z">
            <w:rPr>
              <w:rFonts w:hint="eastAsia" w:ascii="Times New Roman" w:hAnsi="Times New Roman" w:eastAsia="黑体" w:cs="Times New Roman"/>
              <w:color w:val="000000"/>
              <w:kern w:val="0"/>
              <w:szCs w:val="20"/>
              <w:highlight w:val="none"/>
            </w:rPr>
          </w:rPrChange>
        </w:rPr>
        <w:t>exceeding the maximum shearing force of 73.01 N required to shear the fruiting branches</w:t>
      </w:r>
      <w:r>
        <w:rPr>
          <w:rFonts w:hint="eastAsia" w:eastAsia="黑体" w:cs="Times New Roman"/>
          <w:color w:val="000000"/>
          <w:kern w:val="0"/>
          <w:szCs w:val="21"/>
          <w:highlight w:val="none"/>
          <w:lang w:val="en-US" w:eastAsia="zh-CN"/>
          <w:rPrChange w:id="83" w:author="lg" w:date="2026-01-14T17:27:20Z">
            <w:rPr>
              <w:rFonts w:hint="eastAsia" w:eastAsia="黑体" w:cs="Times New Roman"/>
              <w:color w:val="000000"/>
              <w:kern w:val="0"/>
              <w:szCs w:val="20"/>
              <w:highlight w:val="none"/>
              <w:lang w:val="en-US" w:eastAsia="zh-CN"/>
            </w:rPr>
          </w:rPrChange>
        </w:rPr>
        <w:t xml:space="preserve"> </w:t>
      </w:r>
      <w:r>
        <w:rPr>
          <w:rFonts w:hint="eastAsia" w:ascii="Times New Roman" w:hAnsi="Times New Roman" w:eastAsia="黑体" w:cs="Times New Roman"/>
          <w:color w:val="000000"/>
          <w:kern w:val="0"/>
          <w:szCs w:val="21"/>
          <w:highlight w:val="none"/>
          <w:rPrChange w:id="84" w:author="lg" w:date="2026-01-14T17:27:20Z">
            <w:rPr>
              <w:rFonts w:hint="eastAsia" w:ascii="Times New Roman" w:hAnsi="Times New Roman" w:eastAsia="黑体" w:cs="Times New Roman"/>
              <w:color w:val="000000"/>
              <w:kern w:val="0"/>
              <w:szCs w:val="20"/>
              <w:highlight w:val="none"/>
            </w:rPr>
          </w:rPrChange>
        </w:rPr>
        <w:t>and the maximum fruit weight of 4.75 N. Furthermore</w:t>
      </w:r>
      <w:r>
        <w:rPr>
          <w:rFonts w:hint="eastAsia" w:eastAsia="黑体" w:cs="Times New Roman"/>
          <w:color w:val="000000"/>
          <w:kern w:val="0"/>
          <w:szCs w:val="21"/>
          <w:highlight w:val="none"/>
          <w:lang w:val="en-US" w:eastAsia="zh-CN"/>
          <w:rPrChange w:id="85" w:author="lg" w:date="2026-01-14T17:27:20Z">
            <w:rPr>
              <w:rFonts w:hint="eastAsia" w:eastAsia="黑体" w:cs="Times New Roman"/>
              <w:color w:val="000000"/>
              <w:kern w:val="0"/>
              <w:szCs w:val="20"/>
              <w:highlight w:val="none"/>
              <w:lang w:val="en-US" w:eastAsia="zh-CN"/>
            </w:rPr>
          </w:rPrChange>
        </w:rPr>
        <w:t>, u</w:t>
      </w:r>
      <w:r>
        <w:rPr>
          <w:rFonts w:hint="eastAsia" w:ascii="Times New Roman" w:hAnsi="Times New Roman" w:eastAsia="黑体" w:cs="Times New Roman"/>
          <w:color w:val="000000"/>
          <w:kern w:val="0"/>
          <w:szCs w:val="21"/>
          <w:highlight w:val="none"/>
          <w:rPrChange w:id="86" w:author="lg" w:date="2026-01-14T17:27:20Z">
            <w:rPr>
              <w:rFonts w:hint="eastAsia" w:ascii="Times New Roman" w:hAnsi="Times New Roman" w:eastAsia="黑体" w:cs="Times New Roman"/>
              <w:color w:val="000000"/>
              <w:kern w:val="0"/>
              <w:szCs w:val="20"/>
              <w:highlight w:val="none"/>
            </w:rPr>
          </w:rPrChange>
        </w:rPr>
        <w:t>sing harvesting direction, shearing angle, and feeding depth as experimental factors, and picking success rate as the evaluation index, a three</w:t>
      </w:r>
      <w:r>
        <w:rPr>
          <w:rFonts w:hint="eastAsia" w:ascii="Times New Roman" w:hAnsi="Times New Roman" w:eastAsia="黑体" w:cs="Times New Roman"/>
          <w:color w:val="000000"/>
          <w:kern w:val="0"/>
          <w:szCs w:val="21"/>
          <w:highlight w:val="none"/>
          <w:rPrChange w:id="87" w:author="lg" w:date="2026-01-14T17:27:20Z">
            <w:rPr>
              <w:rFonts w:hint="eastAsia" w:ascii="Times New Roman" w:hAnsi="Times New Roman" w:eastAsia="黑体" w:cs="Times New Roman"/>
              <w:color w:val="000000"/>
              <w:kern w:val="0"/>
              <w:szCs w:val="20"/>
              <w:highlight w:val="none"/>
            </w:rPr>
          </w:rPrChange>
        </w:rPr>
        <w:noBreakHyphen/>
      </w:r>
      <w:r>
        <w:rPr>
          <w:rFonts w:hint="eastAsia" w:ascii="Times New Roman" w:hAnsi="Times New Roman" w:eastAsia="黑体" w:cs="Times New Roman"/>
          <w:color w:val="000000"/>
          <w:kern w:val="0"/>
          <w:szCs w:val="21"/>
          <w:highlight w:val="none"/>
          <w:rPrChange w:id="88" w:author="lg" w:date="2026-01-14T17:27:20Z">
            <w:rPr>
              <w:rFonts w:hint="eastAsia" w:ascii="Times New Roman" w:hAnsi="Times New Roman" w:eastAsia="黑体" w:cs="Times New Roman"/>
              <w:color w:val="000000"/>
              <w:kern w:val="0"/>
              <w:szCs w:val="20"/>
              <w:highlight w:val="none"/>
            </w:rPr>
          </w:rPrChange>
        </w:rPr>
        <w:t>factor three</w:t>
      </w:r>
      <w:r>
        <w:rPr>
          <w:rFonts w:hint="eastAsia" w:ascii="Times New Roman" w:hAnsi="Times New Roman" w:eastAsia="黑体" w:cs="Times New Roman"/>
          <w:color w:val="000000"/>
          <w:kern w:val="0"/>
          <w:szCs w:val="21"/>
          <w:highlight w:val="none"/>
          <w:rPrChange w:id="89" w:author="lg" w:date="2026-01-14T17:27:20Z">
            <w:rPr>
              <w:rFonts w:hint="eastAsia" w:ascii="Times New Roman" w:hAnsi="Times New Roman" w:eastAsia="黑体" w:cs="Times New Roman"/>
              <w:color w:val="000000"/>
              <w:kern w:val="0"/>
              <w:szCs w:val="20"/>
              <w:highlight w:val="none"/>
            </w:rPr>
          </w:rPrChange>
        </w:rPr>
        <w:noBreakHyphen/>
      </w:r>
      <w:r>
        <w:rPr>
          <w:rFonts w:hint="eastAsia" w:ascii="Times New Roman" w:hAnsi="Times New Roman" w:eastAsia="黑体" w:cs="Times New Roman"/>
          <w:color w:val="000000"/>
          <w:kern w:val="0"/>
          <w:szCs w:val="21"/>
          <w:highlight w:val="none"/>
          <w:rPrChange w:id="90" w:author="lg" w:date="2026-01-14T17:27:20Z">
            <w:rPr>
              <w:rFonts w:hint="eastAsia" w:ascii="Times New Roman" w:hAnsi="Times New Roman" w:eastAsia="黑体" w:cs="Times New Roman"/>
              <w:color w:val="000000"/>
              <w:kern w:val="0"/>
              <w:szCs w:val="20"/>
              <w:highlight w:val="none"/>
            </w:rPr>
          </w:rPrChange>
        </w:rPr>
        <w:t>level response surface experiment was conducted.</w:t>
      </w:r>
      <w:r>
        <w:rPr>
          <w:rFonts w:hint="eastAsia" w:eastAsia="黑体" w:cs="Times New Roman"/>
          <w:color w:val="000000"/>
          <w:kern w:val="0"/>
          <w:szCs w:val="21"/>
          <w:highlight w:val="none"/>
          <w:lang w:val="en-US" w:eastAsia="zh-CN"/>
          <w:rPrChange w:id="91" w:author="lg" w:date="2026-01-14T17:27:20Z">
            <w:rPr>
              <w:rFonts w:hint="eastAsia" w:eastAsia="黑体" w:cs="Times New Roman"/>
              <w:color w:val="000000"/>
              <w:kern w:val="0"/>
              <w:szCs w:val="20"/>
              <w:highlight w:val="none"/>
              <w:lang w:val="en-US" w:eastAsia="zh-CN"/>
            </w:rPr>
          </w:rPrChange>
        </w:rPr>
        <w:t xml:space="preserve"> The optimal parameter combination was determined as: harvesting direction 90, shearing angle -45°, and feeding depth 45 mm, corresponding to a picking success rate of 93% and an operation time of 3.5 s. The results demonstrate that the designed end</w:t>
      </w:r>
      <w:r>
        <w:rPr>
          <w:rFonts w:hint="eastAsia" w:eastAsia="黑体" w:cs="Times New Roman"/>
          <w:color w:val="000000"/>
          <w:kern w:val="0"/>
          <w:szCs w:val="21"/>
          <w:highlight w:val="none"/>
          <w:lang w:val="en-US" w:eastAsia="zh-CN"/>
          <w:rPrChange w:id="92" w:author="lg" w:date="2026-01-14T17:27:20Z">
            <w:rPr>
              <w:rFonts w:hint="eastAsia" w:eastAsia="黑体" w:cs="Times New Roman"/>
              <w:color w:val="000000"/>
              <w:kern w:val="0"/>
              <w:szCs w:val="20"/>
              <w:highlight w:val="none"/>
              <w:lang w:val="en-US" w:eastAsia="zh-CN"/>
            </w:rPr>
          </w:rPrChange>
        </w:rPr>
        <w:noBreakHyphen/>
      </w:r>
      <w:r>
        <w:rPr>
          <w:rFonts w:hint="eastAsia" w:eastAsia="黑体" w:cs="Times New Roman"/>
          <w:color w:val="000000"/>
          <w:kern w:val="0"/>
          <w:szCs w:val="21"/>
          <w:highlight w:val="none"/>
          <w:lang w:val="en-US" w:eastAsia="zh-CN"/>
          <w:rPrChange w:id="93" w:author="lg" w:date="2026-01-14T17:27:20Z">
            <w:rPr>
              <w:rFonts w:hint="eastAsia" w:eastAsia="黑体" w:cs="Times New Roman"/>
              <w:color w:val="000000"/>
              <w:kern w:val="0"/>
              <w:szCs w:val="20"/>
              <w:highlight w:val="none"/>
              <w:lang w:val="en-US" w:eastAsia="zh-CN"/>
            </w:rPr>
          </w:rPrChange>
        </w:rPr>
        <w:t>effector meets the clamping</w:t>
      </w:r>
      <w:r>
        <w:rPr>
          <w:rFonts w:hint="eastAsia" w:eastAsia="黑体" w:cs="Times New Roman"/>
          <w:color w:val="000000"/>
          <w:kern w:val="0"/>
          <w:szCs w:val="21"/>
          <w:highlight w:val="none"/>
          <w:lang w:val="en-US" w:eastAsia="zh-CN"/>
          <w:rPrChange w:id="94" w:author="lg" w:date="2026-01-14T17:27:20Z">
            <w:rPr>
              <w:rFonts w:hint="eastAsia" w:eastAsia="黑体" w:cs="Times New Roman"/>
              <w:color w:val="000000"/>
              <w:kern w:val="0"/>
              <w:szCs w:val="20"/>
              <w:highlight w:val="none"/>
              <w:lang w:val="en-US" w:eastAsia="zh-CN"/>
            </w:rPr>
          </w:rPrChange>
        </w:rPr>
        <w:noBreakHyphen/>
      </w:r>
      <w:r>
        <w:rPr>
          <w:rFonts w:hint="eastAsia" w:eastAsia="黑体" w:cs="Times New Roman"/>
          <w:color w:val="000000"/>
          <w:kern w:val="0"/>
          <w:szCs w:val="21"/>
          <w:highlight w:val="none"/>
          <w:lang w:val="en-US" w:eastAsia="zh-CN"/>
          <w:rPrChange w:id="95" w:author="lg" w:date="2026-01-14T17:27:20Z">
            <w:rPr>
              <w:rFonts w:hint="eastAsia" w:eastAsia="黑体" w:cs="Times New Roman"/>
              <w:color w:val="000000"/>
              <w:kern w:val="0"/>
              <w:szCs w:val="20"/>
              <w:highlight w:val="none"/>
              <w:lang w:val="en-US" w:eastAsia="zh-CN"/>
            </w:rPr>
          </w:rPrChange>
        </w:rPr>
        <w:t>shearing requirements for guava fruit</w:t>
      </w:r>
      <w:r>
        <w:rPr>
          <w:rFonts w:hint="eastAsia" w:eastAsia="黑体" w:cs="Times New Roman"/>
          <w:color w:val="000000"/>
          <w:kern w:val="0"/>
          <w:szCs w:val="21"/>
          <w:highlight w:val="none"/>
          <w:lang w:val="en-US" w:eastAsia="zh-CN"/>
          <w:rPrChange w:id="96" w:author="lg" w:date="2026-01-14T17:27:20Z">
            <w:rPr>
              <w:rFonts w:hint="eastAsia" w:eastAsia="黑体" w:cs="Times New Roman"/>
              <w:color w:val="000000"/>
              <w:kern w:val="0"/>
              <w:szCs w:val="20"/>
              <w:highlight w:val="none"/>
              <w:lang w:val="en-US" w:eastAsia="zh-CN"/>
            </w:rPr>
          </w:rPrChange>
        </w:rPr>
        <w:noBreakHyphen/>
      </w:r>
      <w:r>
        <w:rPr>
          <w:rFonts w:hint="eastAsia" w:eastAsia="黑体" w:cs="Times New Roman"/>
          <w:color w:val="000000"/>
          <w:kern w:val="0"/>
          <w:szCs w:val="21"/>
          <w:highlight w:val="none"/>
          <w:lang w:val="en-US" w:eastAsia="zh-CN"/>
          <w:rPrChange w:id="97" w:author="lg" w:date="2026-01-14T17:27:20Z">
            <w:rPr>
              <w:rFonts w:hint="eastAsia" w:eastAsia="黑体" w:cs="Times New Roman"/>
              <w:color w:val="000000"/>
              <w:kern w:val="0"/>
              <w:szCs w:val="20"/>
              <w:highlight w:val="none"/>
              <w:lang w:val="en-US" w:eastAsia="zh-CN"/>
            </w:rPr>
          </w:rPrChange>
        </w:rPr>
        <w:t>bearing branches.</w:t>
      </w:r>
    </w:p>
    <w:p w14:paraId="3144AED3">
      <w:pPr>
        <w:spacing w:before="70"/>
        <w:ind w:firstLineChars="0"/>
        <w:rPr>
          <w:del w:id="98" w:author="lg" w:date="2026-01-14T20:53:13Z"/>
          <w:rFonts w:cs="Times New Roman"/>
          <w:spacing w:val="-8"/>
          <w:sz w:val="21"/>
          <w:szCs w:val="21"/>
          <w:highlight w:val="none"/>
        </w:rPr>
      </w:pPr>
      <w:r>
        <w:rPr>
          <w:rFonts w:ascii="Times New Roman" w:hAnsi="Times New Roman" w:eastAsia="Calibri" w:cs="Times New Roman"/>
          <w:b/>
          <w:kern w:val="0"/>
          <w:sz w:val="21"/>
          <w:szCs w:val="21"/>
          <w:highlight w:val="none"/>
        </w:rPr>
        <w:t>Key words</w:t>
      </w:r>
      <w:r>
        <w:rPr>
          <w:rFonts w:ascii="Times New Roman" w:hAnsi="Times New Roman" w:eastAsia="Calibri" w:cs="Times New Roman"/>
          <w:bCs/>
          <w:kern w:val="0"/>
          <w:sz w:val="21"/>
          <w:szCs w:val="21"/>
          <w:highlight w:val="none"/>
        </w:rPr>
        <w:t>:</w:t>
      </w:r>
      <w:r>
        <w:rPr>
          <w:rFonts w:ascii="Times New Roman" w:hAnsi="Times New Roman" w:cs="宋体"/>
          <w:bCs w:val="0"/>
          <w:color w:val="333333"/>
          <w:kern w:val="0"/>
          <w:sz w:val="21"/>
          <w:szCs w:val="21"/>
          <w:highlight w:val="none"/>
          <w:shd w:val="clear" w:color="auto" w:fill="FFFFFF"/>
        </w:rPr>
        <w:t xml:space="preserve"> </w:t>
      </w:r>
      <w:r>
        <w:rPr>
          <w:rFonts w:hint="eastAsia" w:cs="宋体"/>
          <w:i w:val="0"/>
          <w:iCs w:val="0"/>
          <w:caps w:val="0"/>
          <w:color w:val="2A2B2E"/>
          <w:spacing w:val="0"/>
          <w:sz w:val="21"/>
          <w:szCs w:val="21"/>
          <w:highlight w:val="none"/>
          <w:shd w:val="clear" w:fill="FFFFFF"/>
          <w:lang w:val="en-US" w:eastAsia="zh-CN"/>
        </w:rPr>
        <w:t xml:space="preserve">Harvesting </w:t>
      </w:r>
      <w:r>
        <w:rPr>
          <w:rFonts w:hint="default" w:ascii="Times New Roman" w:hAnsi="Times New Roman" w:eastAsia="宋体" w:cs="宋体"/>
          <w:i w:val="0"/>
          <w:iCs w:val="0"/>
          <w:caps w:val="0"/>
          <w:color w:val="2A2B2E"/>
          <w:spacing w:val="0"/>
          <w:sz w:val="21"/>
          <w:szCs w:val="21"/>
          <w:highlight w:val="none"/>
          <w:shd w:val="clear" w:fill="FFFFFF"/>
        </w:rPr>
        <w:t>robot; End</w:t>
      </w:r>
      <w:r>
        <w:rPr>
          <w:rFonts w:hint="eastAsia" w:cs="宋体"/>
          <w:i w:val="0"/>
          <w:iCs w:val="0"/>
          <w:caps w:val="0"/>
          <w:color w:val="2A2B2E"/>
          <w:spacing w:val="0"/>
          <w:sz w:val="21"/>
          <w:szCs w:val="21"/>
          <w:highlight w:val="none"/>
          <w:shd w:val="clear" w:fill="FFFFFF"/>
          <w:lang w:val="en-US" w:eastAsia="zh-CN"/>
        </w:rPr>
        <w:t>-</w:t>
      </w:r>
      <w:r>
        <w:rPr>
          <w:rFonts w:hint="default" w:ascii="Times New Roman" w:hAnsi="Times New Roman" w:eastAsia="宋体" w:cs="宋体"/>
          <w:i w:val="0"/>
          <w:iCs w:val="0"/>
          <w:caps w:val="0"/>
          <w:color w:val="2A2B2E"/>
          <w:spacing w:val="0"/>
          <w:sz w:val="21"/>
          <w:szCs w:val="21"/>
          <w:highlight w:val="none"/>
          <w:shd w:val="clear" w:fill="FFFFFF"/>
        </w:rPr>
        <w:t>effecto</w:t>
      </w:r>
      <w:r>
        <w:rPr>
          <w:rFonts w:hint="default" w:ascii="Times New Roman" w:hAnsi="Times New Roman" w:eastAsia="黑体" w:cs="Times New Roman"/>
          <w:color w:val="000000"/>
          <w:kern w:val="0"/>
          <w:szCs w:val="21"/>
          <w:highlight w:val="none"/>
          <w:rPrChange w:id="99" w:author="lg" w:date="2026-01-14T17:27:20Z">
            <w:rPr>
              <w:rFonts w:hint="default" w:ascii="Times New Roman" w:hAnsi="Times New Roman" w:eastAsia="黑体" w:cs="Times New Roman"/>
              <w:color w:val="000000"/>
              <w:kern w:val="0"/>
              <w:szCs w:val="20"/>
              <w:highlight w:val="none"/>
            </w:rPr>
          </w:rPrChange>
        </w:rPr>
        <w:t>r</w:t>
      </w:r>
      <w:r>
        <w:rPr>
          <w:rFonts w:hint="eastAsia" w:ascii="Times New Roman" w:hAnsi="Times New Roman" w:eastAsia="黑体" w:cs="Times New Roman"/>
          <w:color w:val="000000"/>
          <w:kern w:val="0"/>
          <w:szCs w:val="21"/>
          <w:highlight w:val="none"/>
          <w:lang w:eastAsia="zh-CN"/>
          <w:rPrChange w:id="100" w:author="lg" w:date="2026-01-14T17:27:20Z">
            <w:rPr>
              <w:rFonts w:hint="eastAsia" w:ascii="Times New Roman" w:hAnsi="Times New Roman" w:eastAsia="黑体" w:cs="Times New Roman"/>
              <w:color w:val="000000"/>
              <w:kern w:val="0"/>
              <w:szCs w:val="20"/>
              <w:highlight w:val="none"/>
              <w:lang w:eastAsia="zh-CN"/>
            </w:rPr>
          </w:rPrChange>
        </w:rPr>
        <w:t>;</w:t>
      </w:r>
      <w:r>
        <w:rPr>
          <w:rFonts w:hint="eastAsia" w:ascii="Times New Roman" w:hAnsi="Times New Roman" w:eastAsia="黑体" w:cs="Times New Roman"/>
          <w:color w:val="000000"/>
          <w:kern w:val="0"/>
          <w:szCs w:val="21"/>
          <w:highlight w:val="none"/>
          <w:lang w:val="en-US" w:eastAsia="zh-CN"/>
          <w:rPrChange w:id="101" w:author="lg" w:date="2026-01-14T17:27:20Z">
            <w:rPr>
              <w:rFonts w:hint="eastAsia" w:ascii="Times New Roman" w:hAnsi="Times New Roman" w:eastAsia="黑体" w:cs="Times New Roman"/>
              <w:color w:val="000000"/>
              <w:kern w:val="0"/>
              <w:szCs w:val="20"/>
              <w:highlight w:val="none"/>
              <w:lang w:val="en-US" w:eastAsia="zh-CN"/>
            </w:rPr>
          </w:rPrChange>
        </w:rPr>
        <w:t xml:space="preserve"> </w:t>
      </w:r>
      <w:r>
        <w:rPr>
          <w:rFonts w:hint="eastAsia" w:eastAsia="黑体" w:cs="Times New Roman"/>
          <w:color w:val="000000"/>
          <w:kern w:val="0"/>
          <w:szCs w:val="21"/>
          <w:highlight w:val="none"/>
          <w:lang w:val="en-US" w:eastAsia="zh-CN"/>
          <w:rPrChange w:id="102" w:author="lg" w:date="2026-01-14T17:27:20Z">
            <w:rPr>
              <w:rFonts w:hint="eastAsia" w:eastAsia="黑体" w:cs="Times New Roman"/>
              <w:color w:val="000000"/>
              <w:kern w:val="0"/>
              <w:szCs w:val="20"/>
              <w:highlight w:val="none"/>
              <w:lang w:val="en-US" w:eastAsia="zh-CN"/>
            </w:rPr>
          </w:rPrChange>
        </w:rPr>
        <w:t>Integrated clamping</w:t>
      </w:r>
      <w:r>
        <w:rPr>
          <w:rFonts w:hint="eastAsia" w:ascii="Times New Roman" w:hAnsi="Times New Roman" w:eastAsia="黑体" w:cs="Times New Roman"/>
          <w:color w:val="000000"/>
          <w:kern w:val="0"/>
          <w:szCs w:val="21"/>
          <w:highlight w:val="none"/>
          <w:rPrChange w:id="103" w:author="lg" w:date="2026-01-14T17:27:20Z">
            <w:rPr>
              <w:rFonts w:hint="eastAsia" w:ascii="Times New Roman" w:hAnsi="Times New Roman" w:eastAsia="黑体" w:cs="Times New Roman"/>
              <w:color w:val="000000"/>
              <w:kern w:val="0"/>
              <w:szCs w:val="20"/>
              <w:highlight w:val="none"/>
            </w:rPr>
          </w:rPrChange>
        </w:rPr>
        <w:t>-</w:t>
      </w:r>
      <w:r>
        <w:rPr>
          <w:rFonts w:hint="eastAsia" w:eastAsia="黑体" w:cs="Times New Roman"/>
          <w:color w:val="000000"/>
          <w:kern w:val="0"/>
          <w:szCs w:val="21"/>
          <w:highlight w:val="none"/>
          <w:lang w:val="en-US" w:eastAsia="zh-CN"/>
          <w:rPrChange w:id="104" w:author="lg" w:date="2026-01-14T17:27:20Z">
            <w:rPr>
              <w:rFonts w:hint="eastAsia" w:eastAsia="黑体" w:cs="Times New Roman"/>
              <w:color w:val="000000"/>
              <w:kern w:val="0"/>
              <w:szCs w:val="20"/>
              <w:highlight w:val="none"/>
              <w:lang w:val="en-US" w:eastAsia="zh-CN"/>
            </w:rPr>
          </w:rPrChange>
        </w:rPr>
        <w:t>shearing</w:t>
      </w:r>
      <w:r>
        <w:rPr>
          <w:rFonts w:hint="eastAsia" w:ascii="Times New Roman" w:hAnsi="Times New Roman" w:eastAsia="黑体" w:cs="Times New Roman"/>
          <w:color w:val="000000"/>
          <w:kern w:val="0"/>
          <w:szCs w:val="21"/>
          <w:highlight w:val="none"/>
          <w:rPrChange w:id="105" w:author="lg" w:date="2026-01-14T17:27:20Z">
            <w:rPr>
              <w:rFonts w:hint="eastAsia" w:ascii="Times New Roman" w:hAnsi="Times New Roman" w:eastAsia="黑体" w:cs="Times New Roman"/>
              <w:color w:val="000000"/>
              <w:kern w:val="0"/>
              <w:szCs w:val="20"/>
              <w:highlight w:val="none"/>
            </w:rPr>
          </w:rPrChange>
        </w:rPr>
        <w:t>-collecting mechanism</w:t>
      </w:r>
      <w:r>
        <w:rPr>
          <w:rFonts w:hint="eastAsia" w:eastAsia="黑体" w:cs="Times New Roman"/>
          <w:color w:val="000000"/>
          <w:kern w:val="0"/>
          <w:szCs w:val="21"/>
          <w:highlight w:val="none"/>
          <w:lang w:val="en-US" w:eastAsia="zh-CN"/>
          <w:rPrChange w:id="106" w:author="lg" w:date="2026-01-14T17:27:20Z">
            <w:rPr>
              <w:rFonts w:hint="eastAsia" w:eastAsia="黑体" w:cs="Times New Roman"/>
              <w:color w:val="000000"/>
              <w:kern w:val="0"/>
              <w:szCs w:val="20"/>
              <w:highlight w:val="none"/>
              <w:lang w:val="en-US" w:eastAsia="zh-CN"/>
            </w:rPr>
          </w:rPrChange>
        </w:rPr>
        <w:t xml:space="preserve">; </w:t>
      </w:r>
      <w:r>
        <w:rPr>
          <w:rFonts w:hint="default" w:ascii="Times New Roman" w:hAnsi="Times New Roman" w:eastAsia="宋体" w:cs="宋体"/>
          <w:i w:val="0"/>
          <w:iCs w:val="0"/>
          <w:caps w:val="0"/>
          <w:color w:val="2A2B2E"/>
          <w:spacing w:val="0"/>
          <w:sz w:val="21"/>
          <w:szCs w:val="21"/>
          <w:highlight w:val="none"/>
          <w:shd w:val="clear" w:fill="FFFFFF"/>
        </w:rPr>
        <w:t>Field experiment</w:t>
      </w:r>
      <w:r>
        <w:rPr>
          <w:rFonts w:hint="default" w:cs="宋体"/>
          <w:sz w:val="21"/>
          <w:szCs w:val="21"/>
          <w:highlight w:val="none"/>
          <w:shd w:val="clear"/>
          <w:lang w:val="en-US" w:eastAsia="zh-CN"/>
        </w:rPr>
        <w:t>;</w:t>
      </w:r>
      <w:r>
        <w:rPr>
          <w:rFonts w:cs="宋体"/>
          <w:spacing w:val="0"/>
          <w:sz w:val="21"/>
          <w:szCs w:val="21"/>
          <w:highlight w:val="none"/>
        </w:rPr>
        <w:t xml:space="preserve"> </w:t>
      </w:r>
      <w:r>
        <w:rPr>
          <w:rFonts w:cs="Times New Roman"/>
          <w:spacing w:val="-8"/>
          <w:sz w:val="21"/>
          <w:szCs w:val="21"/>
          <w:highlight w:val="none"/>
        </w:rPr>
        <w:t xml:space="preserve"> </w:t>
      </w:r>
    </w:p>
    <w:p w14:paraId="07D9898A">
      <w:pPr>
        <w:spacing w:before="70"/>
        <w:ind w:firstLineChars="0"/>
        <w:rPr>
          <w:rFonts w:cs="Times New Roman"/>
          <w:spacing w:val="-8"/>
          <w:sz w:val="21"/>
          <w:szCs w:val="21"/>
          <w:highlight w:val="none"/>
        </w:rPr>
      </w:pPr>
    </w:p>
    <w:p w14:paraId="75C38949">
      <w:pPr>
        <w:outlineLvl w:val="2"/>
        <w:rPr>
          <w:ins w:id="107" w:author="lg" w:date="2026-01-16T12:07:01Z"/>
          <w:rFonts w:hint="default"/>
          <w:bCs/>
          <w:color w:val="000000"/>
          <w:kern w:val="0"/>
          <w:szCs w:val="18"/>
          <w:highlight w:val="none"/>
          <w:lang w:val="en-US" w:eastAsia="zh-CN"/>
        </w:rPr>
        <w:sectPr>
          <w:footnotePr>
            <w:numFmt w:val="decimal"/>
          </w:footnotePr>
          <w:pgSz w:w="11906" w:h="14740"/>
          <w:pgMar w:top="1134" w:right="1134" w:bottom="1134" w:left="1134" w:header="851" w:footer="992" w:gutter="0"/>
          <w:cols w:space="425" w:num="1"/>
          <w:rtlGutter w:val="0"/>
          <w:docGrid w:type="lines" w:linePitch="312" w:charSpace="0"/>
        </w:sectPr>
      </w:pPr>
    </w:p>
    <w:p w14:paraId="7A6F1667">
      <w:pPr>
        <w:outlineLvl w:val="2"/>
        <w:rPr>
          <w:del w:id="108" w:author="林桂潮" w:date="2026-01-07T09:40:55Z"/>
          <w:rFonts w:hint="default"/>
          <w:bCs/>
          <w:color w:val="000000"/>
          <w:kern w:val="0"/>
          <w:szCs w:val="18"/>
          <w:highlight w:val="none"/>
          <w:lang w:val="en-US" w:eastAsia="zh-CN"/>
        </w:rPr>
        <w:sectPr>
          <w:footnotePr>
            <w:numFmt w:val="decimal"/>
          </w:footnotePr>
          <w:type w:val="continuous"/>
          <w:pgSz w:w="11906" w:h="14740"/>
          <w:pgMar w:top="1134" w:right="1134" w:bottom="1134" w:left="1134" w:header="851" w:footer="992" w:gutter="0"/>
          <w:cols w:equalWidth="0" w:num="2">
            <w:col w:w="4607" w:space="425"/>
            <w:col w:w="4606"/>
          </w:cols>
          <w:rtlGutter w:val="0"/>
          <w:docGrid w:type="lines" w:linePitch="312" w:charSpace="0"/>
        </w:sectPr>
      </w:pPr>
    </w:p>
    <w:p w14:paraId="7DDB4F96">
      <w:pPr>
        <w:pStyle w:val="32"/>
        <w:numPr>
          <w:ilvl w:val="0"/>
          <w:numId w:val="0"/>
        </w:numPr>
        <w:spacing w:before="157" w:beforeLines="50" w:after="157" w:afterLines="50"/>
        <w:ind w:left="363" w:leftChars="0" w:hanging="363" w:firstLineChars="0"/>
        <w:rPr>
          <w:rFonts w:ascii="Times New Roman" w:hAnsi="Times New Roman"/>
          <w:color w:val="000000"/>
          <w:kern w:val="0"/>
          <w:szCs w:val="21"/>
          <w:highlight w:val="none"/>
          <w:rPrChange w:id="110" w:author="lg" w:date="2026-01-14T17:24:11Z">
            <w:rPr>
              <w:rFonts w:ascii="Times New Roman" w:hAnsi="Times New Roman"/>
              <w:color w:val="000000"/>
              <w:kern w:val="0"/>
              <w:szCs w:val="20"/>
              <w:highlight w:val="none"/>
            </w:rPr>
          </w:rPrChange>
        </w:rPr>
        <w:pPrChange w:id="109" w:author="lg" w:date="2026-01-14T15:25:14Z">
          <w:pPr>
            <w:pStyle w:val="32"/>
            <w:numPr>
              <w:ilvl w:val="0"/>
              <w:numId w:val="0"/>
            </w:numPr>
            <w:ind w:left="360" w:leftChars="0" w:hanging="360" w:firstLineChars="0"/>
          </w:pPr>
        </w:pPrChange>
      </w:pPr>
      <w:r>
        <w:rPr>
          <w:rFonts w:hint="default" w:ascii="Times New Roman" w:hAnsi="Times New Roman" w:eastAsia="黑体" w:cs="Times New Roman"/>
          <w:color w:val="000000"/>
          <w:kern w:val="0"/>
          <w:sz w:val="21"/>
          <w:szCs w:val="21"/>
          <w:highlight w:val="none"/>
          <w:lang w:val="en-US" w:eastAsia="zh-CN" w:bidi="ar-SA"/>
          <w:rPrChange w:id="111" w:author="lg" w:date="2026-01-14T17:24:11Z">
            <w:rPr>
              <w:rFonts w:hint="default" w:ascii="Times New Roman" w:hAnsi="Times New Roman" w:eastAsia="黑体" w:cs="Times New Roman"/>
              <w:color w:val="000000"/>
              <w:kern w:val="0"/>
              <w:sz w:val="24"/>
              <w:szCs w:val="24"/>
              <w:highlight w:val="none"/>
              <w:lang w:val="en-US" w:eastAsia="zh-CN" w:bidi="ar-SA"/>
            </w:rPr>
          </w:rPrChange>
        </w:rPr>
        <w:t>0</w:t>
      </w:r>
      <w:r>
        <w:rPr>
          <w:rFonts w:hint="eastAsia" w:ascii="黑体" w:hAnsi="黑体" w:eastAsia="黑体" w:cs="黑体"/>
          <w:color w:val="000000"/>
          <w:kern w:val="0"/>
          <w:sz w:val="21"/>
          <w:szCs w:val="21"/>
          <w:highlight w:val="none"/>
          <w:lang w:val="en-US" w:eastAsia="zh-CN" w:bidi="ar-SA"/>
          <w:rPrChange w:id="112" w:author="lg" w:date="2026-01-14T17:24:11Z">
            <w:rPr>
              <w:rFonts w:hint="eastAsia" w:ascii="黑体" w:hAnsi="黑体" w:eastAsia="黑体" w:cs="黑体"/>
              <w:color w:val="000000"/>
              <w:kern w:val="0"/>
              <w:sz w:val="24"/>
              <w:szCs w:val="24"/>
              <w:highlight w:val="none"/>
              <w:lang w:val="en-US" w:eastAsia="zh-CN" w:bidi="ar-SA"/>
            </w:rPr>
          </w:rPrChange>
        </w:rPr>
        <w:tab/>
      </w:r>
      <w:r>
        <w:rPr>
          <w:rFonts w:hint="eastAsia" w:ascii="黑体" w:hAnsi="黑体" w:eastAsia="黑体" w:cs="黑体"/>
          <w:sz w:val="21"/>
          <w:szCs w:val="21"/>
          <w:highlight w:val="none"/>
          <w:rPrChange w:id="113" w:author="lg" w:date="2026-01-14T17:24:11Z">
            <w:rPr>
              <w:rFonts w:hint="eastAsia" w:ascii="黑体" w:hAnsi="黑体" w:eastAsia="黑体" w:cs="黑体"/>
              <w:sz w:val="24"/>
              <w:szCs w:val="24"/>
              <w:highlight w:val="none"/>
            </w:rPr>
          </w:rPrChange>
        </w:rPr>
        <w:t>引</w:t>
      </w:r>
      <w:del w:id="114" w:author="lg" w:date="2026-01-14T15:26:35Z">
        <w:r>
          <w:rPr>
            <w:rFonts w:hint="eastAsia" w:ascii="黑体" w:hAnsi="黑体" w:eastAsia="黑体" w:cs="黑体"/>
            <w:sz w:val="21"/>
            <w:szCs w:val="21"/>
            <w:highlight w:val="none"/>
            <w:rPrChange w:id="115" w:author="lg" w:date="2026-01-14T17:24:11Z">
              <w:rPr>
                <w:rFonts w:hint="eastAsia" w:ascii="黑体" w:hAnsi="黑体" w:eastAsia="黑体" w:cs="黑体"/>
                <w:sz w:val="24"/>
                <w:szCs w:val="24"/>
                <w:highlight w:val="none"/>
              </w:rPr>
            </w:rPrChange>
          </w:rPr>
          <w:delText xml:space="preserve">  </w:delText>
        </w:r>
      </w:del>
      <w:r>
        <w:rPr>
          <w:rFonts w:hint="eastAsia" w:ascii="黑体" w:hAnsi="黑体" w:eastAsia="黑体" w:cs="黑体"/>
          <w:sz w:val="21"/>
          <w:szCs w:val="21"/>
          <w:highlight w:val="none"/>
          <w:rPrChange w:id="116" w:author="lg" w:date="2026-01-14T17:24:11Z">
            <w:rPr>
              <w:rFonts w:hint="eastAsia" w:ascii="黑体" w:hAnsi="黑体" w:eastAsia="黑体" w:cs="黑体"/>
              <w:sz w:val="24"/>
              <w:szCs w:val="24"/>
              <w:highlight w:val="none"/>
            </w:rPr>
          </w:rPrChange>
        </w:rPr>
        <w:t>言</w:t>
      </w:r>
      <w:r>
        <w:rPr>
          <w:rFonts w:hint="eastAsia"/>
          <w:highlight w:val="none"/>
        </w:rPr>
        <w:t xml:space="preserve"> </w:t>
      </w:r>
    </w:p>
    <w:p w14:paraId="33B72469">
      <w:pPr>
        <w:ind w:firstLine="420" w:firstLineChars="200"/>
        <w:jc w:val="both"/>
        <w:rPr>
          <w:rFonts w:hint="default" w:ascii="Times New Roman" w:hAnsi="Times New Roman"/>
          <w:color w:val="000000"/>
          <w:kern w:val="0"/>
          <w:szCs w:val="21"/>
          <w:highlight w:val="none"/>
          <w:lang w:val="en-US"/>
          <w:rPrChange w:id="117" w:author="lg" w:date="2026-01-14T17:24:29Z">
            <w:rPr>
              <w:rFonts w:hint="default" w:ascii="Times New Roman" w:hAnsi="Times New Roman"/>
              <w:color w:val="000000"/>
              <w:kern w:val="0"/>
              <w:szCs w:val="20"/>
              <w:highlight w:val="none"/>
              <w:lang w:val="en-US"/>
            </w:rPr>
          </w:rPrChange>
        </w:rPr>
      </w:pPr>
      <w:r>
        <w:rPr>
          <w:rFonts w:hint="eastAsia" w:ascii="Times New Roman" w:hAnsi="Times New Roman"/>
          <w:color w:val="000000"/>
          <w:kern w:val="0"/>
          <w:szCs w:val="21"/>
          <w:highlight w:val="none"/>
          <w:rPrChange w:id="118" w:author="lg" w:date="2026-01-14T17:24:29Z">
            <w:rPr>
              <w:rFonts w:hint="eastAsia" w:ascii="Times New Roman" w:hAnsi="Times New Roman"/>
              <w:color w:val="000000"/>
              <w:kern w:val="0"/>
              <w:szCs w:val="20"/>
              <w:highlight w:val="none"/>
            </w:rPr>
          </w:rPrChange>
        </w:rPr>
        <w:t>2023年</w:t>
      </w:r>
      <w:r>
        <w:rPr>
          <w:rFonts w:hint="eastAsia"/>
          <w:color w:val="000000"/>
          <w:kern w:val="0"/>
          <w:szCs w:val="21"/>
          <w:highlight w:val="none"/>
          <w:lang w:val="en-US" w:eastAsia="zh-CN"/>
          <w:rPrChange w:id="119" w:author="lg" w:date="2026-01-14T17:24:29Z">
            <w:rPr>
              <w:rFonts w:hint="eastAsia"/>
              <w:color w:val="000000"/>
              <w:kern w:val="0"/>
              <w:szCs w:val="20"/>
              <w:highlight w:val="none"/>
              <w:lang w:val="en-US" w:eastAsia="zh-CN"/>
            </w:rPr>
          </w:rPrChange>
        </w:rPr>
        <w:t>广东省</w:t>
      </w:r>
      <w:r>
        <w:rPr>
          <w:rFonts w:hint="eastAsia" w:ascii="Times New Roman" w:hAnsi="Times New Roman"/>
          <w:color w:val="000000"/>
          <w:kern w:val="0"/>
          <w:szCs w:val="21"/>
          <w:highlight w:val="none"/>
          <w:rPrChange w:id="120" w:author="lg" w:date="2026-01-14T17:24:29Z">
            <w:rPr>
              <w:rFonts w:hint="eastAsia" w:ascii="Times New Roman" w:hAnsi="Times New Roman"/>
              <w:color w:val="000000"/>
              <w:kern w:val="0"/>
              <w:szCs w:val="20"/>
              <w:highlight w:val="none"/>
            </w:rPr>
          </w:rPrChange>
        </w:rPr>
        <w:t>番石榴种植面积</w:t>
      </w:r>
      <w:r>
        <w:rPr>
          <w:rFonts w:hint="eastAsia"/>
          <w:color w:val="000000"/>
          <w:kern w:val="0"/>
          <w:szCs w:val="21"/>
          <w:highlight w:val="none"/>
          <w:lang w:val="en-US" w:eastAsia="zh-CN"/>
          <w:rPrChange w:id="121" w:author="lg" w:date="2026-01-14T17:24:29Z">
            <w:rPr>
              <w:rFonts w:hint="eastAsia"/>
              <w:color w:val="000000"/>
              <w:kern w:val="0"/>
              <w:szCs w:val="20"/>
              <w:highlight w:val="none"/>
              <w:lang w:val="en-US" w:eastAsia="zh-CN"/>
            </w:rPr>
          </w:rPrChange>
        </w:rPr>
        <w:t>为</w:t>
      </w:r>
      <w:r>
        <w:rPr>
          <w:rFonts w:hint="eastAsia" w:ascii="Times New Roman" w:hAnsi="Times New Roman"/>
          <w:color w:val="000000"/>
          <w:kern w:val="0"/>
          <w:szCs w:val="21"/>
          <w:highlight w:val="none"/>
          <w:rPrChange w:id="122" w:author="lg" w:date="2026-01-14T17:24:29Z">
            <w:rPr>
              <w:rFonts w:hint="eastAsia" w:ascii="Times New Roman" w:hAnsi="Times New Roman"/>
              <w:color w:val="000000"/>
              <w:kern w:val="0"/>
              <w:szCs w:val="20"/>
              <w:highlight w:val="none"/>
            </w:rPr>
          </w:rPrChange>
        </w:rPr>
        <w:t>22万亩</w:t>
      </w:r>
      <w:r>
        <w:rPr>
          <w:rFonts w:hint="eastAsia"/>
          <w:color w:val="000000"/>
          <w:kern w:val="0"/>
          <w:szCs w:val="21"/>
          <w:highlight w:val="none"/>
          <w:lang w:eastAsia="zh-CN"/>
          <w:rPrChange w:id="123" w:author="lg" w:date="2026-01-14T17:24:29Z">
            <w:rPr>
              <w:rFonts w:hint="eastAsia"/>
              <w:color w:val="000000"/>
              <w:kern w:val="0"/>
              <w:szCs w:val="20"/>
              <w:highlight w:val="none"/>
              <w:lang w:eastAsia="zh-CN"/>
            </w:rPr>
          </w:rPrChange>
        </w:rPr>
        <w:t>，</w:t>
      </w:r>
      <w:r>
        <w:rPr>
          <w:rFonts w:hint="eastAsia" w:ascii="Times New Roman" w:hAnsi="Times New Roman"/>
          <w:color w:val="000000"/>
          <w:kern w:val="0"/>
          <w:szCs w:val="21"/>
          <w:highlight w:val="none"/>
          <w:rPrChange w:id="124" w:author="lg" w:date="2026-01-14T17:24:29Z">
            <w:rPr>
              <w:rFonts w:hint="eastAsia" w:ascii="Times New Roman" w:hAnsi="Times New Roman"/>
              <w:color w:val="000000"/>
              <w:kern w:val="0"/>
              <w:szCs w:val="20"/>
              <w:highlight w:val="none"/>
            </w:rPr>
          </w:rPrChange>
        </w:rPr>
        <w:t>年产量</w:t>
      </w:r>
      <w:r>
        <w:rPr>
          <w:rFonts w:hint="eastAsia"/>
          <w:color w:val="000000"/>
          <w:kern w:val="0"/>
          <w:szCs w:val="21"/>
          <w:highlight w:val="none"/>
          <w:lang w:val="en-US" w:eastAsia="zh-CN"/>
          <w:rPrChange w:id="125" w:author="lg" w:date="2026-01-14T17:24:29Z">
            <w:rPr>
              <w:rFonts w:hint="eastAsia"/>
              <w:color w:val="000000"/>
              <w:kern w:val="0"/>
              <w:szCs w:val="20"/>
              <w:highlight w:val="none"/>
              <w:lang w:val="en-US" w:eastAsia="zh-CN"/>
            </w:rPr>
          </w:rPrChange>
        </w:rPr>
        <w:t>为</w:t>
      </w:r>
      <w:r>
        <w:rPr>
          <w:rFonts w:hint="eastAsia" w:ascii="Times New Roman" w:hAnsi="Times New Roman"/>
          <w:color w:val="000000"/>
          <w:kern w:val="0"/>
          <w:szCs w:val="21"/>
          <w:highlight w:val="none"/>
          <w:rPrChange w:id="126" w:author="lg" w:date="2026-01-14T17:24:29Z">
            <w:rPr>
              <w:rFonts w:hint="eastAsia" w:ascii="Times New Roman" w:hAnsi="Times New Roman"/>
              <w:color w:val="000000"/>
              <w:kern w:val="0"/>
              <w:szCs w:val="20"/>
              <w:highlight w:val="none"/>
            </w:rPr>
          </w:rPrChange>
        </w:rPr>
        <w:t>54万吨，</w:t>
      </w:r>
      <w:r>
        <w:rPr>
          <w:rFonts w:hint="eastAsia"/>
          <w:color w:val="000000"/>
          <w:kern w:val="0"/>
          <w:szCs w:val="21"/>
          <w:highlight w:val="none"/>
          <w:lang w:val="en-US" w:eastAsia="zh-CN"/>
          <w:rPrChange w:id="127" w:author="lg" w:date="2026-01-14T17:24:29Z">
            <w:rPr>
              <w:rFonts w:hint="eastAsia"/>
              <w:color w:val="000000"/>
              <w:kern w:val="0"/>
              <w:szCs w:val="20"/>
              <w:highlight w:val="none"/>
              <w:lang w:val="en-US" w:eastAsia="zh-CN"/>
            </w:rPr>
          </w:rPrChange>
        </w:rPr>
        <w:t>是岭南一种大宗优稀水果</w:t>
      </w:r>
      <w:r>
        <w:rPr>
          <w:rFonts w:hint="eastAsia" w:ascii="Times New Roman" w:hAnsi="Times New Roman"/>
          <w:color w:val="000000"/>
          <w:kern w:val="0"/>
          <w:szCs w:val="21"/>
          <w:highlight w:val="none"/>
          <w:rPrChange w:id="128" w:author="lg" w:date="2026-01-14T17:24:29Z">
            <w:rPr>
              <w:rFonts w:hint="eastAsia" w:ascii="Times New Roman" w:hAnsi="Times New Roman"/>
              <w:color w:val="000000"/>
              <w:kern w:val="0"/>
              <w:szCs w:val="20"/>
              <w:highlight w:val="none"/>
            </w:rPr>
          </w:rPrChange>
        </w:rPr>
        <w:fldChar w:fldCharType="begin"/>
      </w:r>
      <w:r>
        <w:rPr>
          <w:rFonts w:hint="eastAsia"/>
          <w:color w:val="000000"/>
          <w:kern w:val="0"/>
          <w:szCs w:val="21"/>
          <w:highlight w:val="none"/>
          <w:lang w:eastAsia="zh-CN"/>
          <w:rPrChange w:id="129" w:author="lg" w:date="2026-01-14T17:24:29Z">
            <w:rPr>
              <w:rFonts w:hint="eastAsia"/>
              <w:color w:val="000000"/>
              <w:kern w:val="0"/>
              <w:szCs w:val="20"/>
              <w:highlight w:val="none"/>
              <w:lang w:eastAsia="zh-CN"/>
            </w:rPr>
          </w:rPrChange>
        </w:rPr>
        <w:instrText xml:space="preserve"> ADDIN NE.Ref.{FE42C5AC-D331-4D6D-8A91-D90C1CDA9C07}</w:instrText>
      </w:r>
      <w:r>
        <w:rPr>
          <w:rFonts w:hint="eastAsia" w:ascii="Times New Roman" w:hAnsi="Times New Roman"/>
          <w:color w:val="000000"/>
          <w:kern w:val="0"/>
          <w:szCs w:val="21"/>
          <w:highlight w:val="none"/>
          <w:rPrChange w:id="130" w:author="lg" w:date="2026-01-14T17:24:29Z">
            <w:rPr>
              <w:rFonts w:hint="eastAsia" w:ascii="Times New Roman" w:hAnsi="Times New Roman"/>
              <w:color w:val="000000"/>
              <w:kern w:val="0"/>
              <w:szCs w:val="20"/>
              <w:highlight w:val="none"/>
            </w:rPr>
          </w:rPrChange>
        </w:rPr>
        <w:fldChar w:fldCharType="separate"/>
      </w:r>
      <w:r>
        <w:rPr>
          <w:rFonts w:hint="eastAsia" w:ascii="宋体" w:hAnsi="宋体"/>
          <w:color w:val="080000"/>
          <w:sz w:val="21"/>
          <w:szCs w:val="21"/>
          <w:highlight w:val="none"/>
          <w:vertAlign w:val="superscript"/>
          <w:rPrChange w:id="131" w:author="lg" w:date="2026-01-14T17:24:29Z">
            <w:rPr>
              <w:rFonts w:hint="eastAsia" w:ascii="宋体" w:hAnsi="宋体"/>
              <w:color w:val="080000"/>
              <w:sz w:val="21"/>
              <w:szCs w:val="24"/>
              <w:highlight w:val="none"/>
              <w:vertAlign w:val="superscript"/>
            </w:rPr>
          </w:rPrChange>
        </w:rPr>
        <w:t>[1]</w:t>
      </w:r>
      <w:r>
        <w:rPr>
          <w:rFonts w:hint="eastAsia" w:ascii="Times New Roman" w:hAnsi="Times New Roman"/>
          <w:color w:val="000000"/>
          <w:kern w:val="0"/>
          <w:szCs w:val="21"/>
          <w:highlight w:val="none"/>
          <w:rPrChange w:id="132" w:author="lg" w:date="2026-01-14T17:24:29Z">
            <w:rPr>
              <w:rFonts w:hint="eastAsia" w:ascii="Times New Roman" w:hAnsi="Times New Roman"/>
              <w:color w:val="000000"/>
              <w:kern w:val="0"/>
              <w:szCs w:val="20"/>
              <w:highlight w:val="none"/>
            </w:rPr>
          </w:rPrChange>
        </w:rPr>
        <w:fldChar w:fldCharType="end"/>
      </w:r>
      <w:r>
        <w:rPr>
          <w:rFonts w:hint="eastAsia" w:ascii="Times New Roman" w:hAnsi="Times New Roman"/>
          <w:color w:val="000000"/>
          <w:kern w:val="0"/>
          <w:szCs w:val="21"/>
          <w:highlight w:val="none"/>
          <w:rPrChange w:id="133" w:author="lg" w:date="2026-01-14T17:24:29Z">
            <w:rPr>
              <w:rFonts w:hint="eastAsia" w:ascii="Times New Roman" w:hAnsi="Times New Roman"/>
              <w:color w:val="000000"/>
              <w:kern w:val="0"/>
              <w:szCs w:val="20"/>
              <w:highlight w:val="none"/>
            </w:rPr>
          </w:rPrChange>
        </w:rPr>
        <w:t>。</w:t>
      </w:r>
      <w:r>
        <w:rPr>
          <w:rFonts w:hint="eastAsia"/>
          <w:color w:val="000000"/>
          <w:kern w:val="0"/>
          <w:szCs w:val="21"/>
          <w:highlight w:val="none"/>
          <w:lang w:val="en-US" w:eastAsia="zh-CN"/>
          <w:rPrChange w:id="134" w:author="lg" w:date="2026-01-14T17:24:29Z">
            <w:rPr>
              <w:rFonts w:hint="eastAsia"/>
              <w:color w:val="000000"/>
              <w:kern w:val="0"/>
              <w:szCs w:val="20"/>
              <w:highlight w:val="none"/>
              <w:lang w:val="en-US" w:eastAsia="zh-CN"/>
            </w:rPr>
          </w:rPrChange>
        </w:rPr>
        <w:t>目前，番石榴采摘以中老年劳动力为主，机械化率不足2%，</w:t>
      </w:r>
      <w:r>
        <w:rPr>
          <w:rFonts w:hint="eastAsia" w:ascii="Times New Roman" w:hAnsi="Times New Roman" w:eastAsia="宋体" w:cs="Times New Roman"/>
          <w:color w:val="000000"/>
          <w:kern w:val="0"/>
          <w:sz w:val="21"/>
          <w:szCs w:val="21"/>
          <w:highlight w:val="none"/>
          <w:rPrChange w:id="135" w:author="lg" w:date="2026-01-14T17:24:29Z">
            <w:rPr>
              <w:rFonts w:hint="eastAsia" w:ascii="Times New Roman" w:hAnsi="Times New Roman" w:eastAsia="宋体" w:cs="Times New Roman"/>
              <w:color w:val="000000"/>
              <w:kern w:val="0"/>
              <w:sz w:val="21"/>
              <w:szCs w:val="20"/>
              <w:highlight w:val="none"/>
            </w:rPr>
          </w:rPrChange>
        </w:rPr>
        <w:t>高昂的人工成本严重制约了番石榴产业的经济效益提升</w:t>
      </w:r>
      <w:r>
        <w:rPr>
          <w:rFonts w:hint="eastAsia" w:ascii="Times New Roman" w:hAnsi="Times New Roman"/>
          <w:color w:val="000000"/>
          <w:kern w:val="0"/>
          <w:szCs w:val="21"/>
          <w:highlight w:val="none"/>
          <w:rPrChange w:id="136" w:author="lg" w:date="2026-01-14T17:24:29Z">
            <w:rPr>
              <w:rFonts w:hint="eastAsia" w:ascii="Times New Roman" w:hAnsi="Times New Roman"/>
              <w:color w:val="000000"/>
              <w:kern w:val="0"/>
              <w:szCs w:val="20"/>
              <w:highlight w:val="none"/>
            </w:rPr>
          </w:rPrChange>
        </w:rPr>
        <w:t>。因此，研发番石榴智能采摘机器人</w:t>
      </w:r>
      <w:r>
        <w:rPr>
          <w:rFonts w:hint="eastAsia" w:ascii="Times New Roman" w:hAnsi="Times New Roman" w:eastAsia="宋体" w:cs="Times New Roman"/>
          <w:color w:val="000000"/>
          <w:kern w:val="0"/>
          <w:sz w:val="21"/>
          <w:szCs w:val="21"/>
          <w:highlight w:val="none"/>
          <w:rPrChange w:id="137" w:author="lg" w:date="2026-01-14T17:24:29Z">
            <w:rPr>
              <w:rFonts w:hint="eastAsia" w:ascii="Times New Roman" w:hAnsi="Times New Roman" w:eastAsia="宋体" w:cs="Times New Roman"/>
              <w:color w:val="000000"/>
              <w:kern w:val="0"/>
              <w:sz w:val="21"/>
              <w:szCs w:val="20"/>
              <w:highlight w:val="none"/>
            </w:rPr>
          </w:rPrChange>
        </w:rPr>
        <w:t>成为推动产业高质量发展的关键举措</w:t>
      </w:r>
      <w:r>
        <w:rPr>
          <w:rFonts w:hint="eastAsia" w:ascii="Times New Roman" w:hAnsi="Times New Roman"/>
          <w:color w:val="000000"/>
          <w:kern w:val="0"/>
          <w:szCs w:val="21"/>
          <w:highlight w:val="none"/>
          <w:rPrChange w:id="138" w:author="lg" w:date="2026-01-14T17:24:29Z">
            <w:rPr>
              <w:rFonts w:hint="eastAsia" w:ascii="Times New Roman" w:hAnsi="Times New Roman"/>
              <w:color w:val="000000"/>
              <w:kern w:val="0"/>
              <w:szCs w:val="20"/>
              <w:highlight w:val="none"/>
            </w:rPr>
          </w:rPrChange>
        </w:rPr>
        <w:t>。末端执行器用于分离果实和</w:t>
      </w:r>
      <w:r>
        <w:rPr>
          <w:rFonts w:hint="eastAsia" w:cs="Times New Roman"/>
          <w:color w:val="000000"/>
          <w:szCs w:val="21"/>
          <w:highlight w:val="none"/>
          <w:lang w:val="en-US" w:eastAsia="zh-CN"/>
          <w:rPrChange w:id="139" w:author="lg" w:date="2026-01-14T17:24:29Z">
            <w:rPr>
              <w:rFonts w:hint="eastAsia" w:cs="Times New Roman"/>
              <w:color w:val="000000"/>
              <w:szCs w:val="20"/>
              <w:highlight w:val="none"/>
              <w:lang w:val="en-US" w:eastAsia="zh-CN"/>
            </w:rPr>
          </w:rPrChange>
        </w:rPr>
        <w:t>结果枝</w:t>
      </w:r>
      <w:r>
        <w:rPr>
          <w:rFonts w:hint="eastAsia" w:ascii="Times New Roman" w:hAnsi="Times New Roman"/>
          <w:color w:val="000000"/>
          <w:kern w:val="0"/>
          <w:szCs w:val="21"/>
          <w:highlight w:val="none"/>
          <w:rPrChange w:id="140" w:author="lg" w:date="2026-01-14T17:24:29Z">
            <w:rPr>
              <w:rFonts w:hint="eastAsia" w:ascii="Times New Roman" w:hAnsi="Times New Roman"/>
              <w:color w:val="000000"/>
              <w:kern w:val="0"/>
              <w:szCs w:val="20"/>
              <w:highlight w:val="none"/>
            </w:rPr>
          </w:rPrChange>
        </w:rPr>
        <w:t>，是采摘机器人的一个关键部件</w:t>
      </w:r>
      <w:r>
        <w:rPr>
          <w:rFonts w:hint="eastAsia" w:ascii="Times New Roman" w:hAnsi="Times New Roman"/>
          <w:color w:val="000000"/>
          <w:kern w:val="0"/>
          <w:szCs w:val="21"/>
          <w:highlight w:val="none"/>
          <w:rPrChange w:id="141" w:author="lg" w:date="2026-01-14T17:24:29Z">
            <w:rPr>
              <w:rFonts w:hint="eastAsia" w:ascii="Times New Roman" w:hAnsi="Times New Roman"/>
              <w:color w:val="000000"/>
              <w:kern w:val="0"/>
              <w:szCs w:val="20"/>
              <w:highlight w:val="none"/>
            </w:rPr>
          </w:rPrChange>
        </w:rPr>
        <w:fldChar w:fldCharType="begin"/>
      </w:r>
      <w:r>
        <w:rPr>
          <w:rFonts w:hint="eastAsia"/>
          <w:color w:val="000000"/>
          <w:kern w:val="0"/>
          <w:szCs w:val="21"/>
          <w:highlight w:val="none"/>
          <w:lang w:eastAsia="zh-CN"/>
          <w:rPrChange w:id="142" w:author="lg" w:date="2026-01-14T17:24:29Z">
            <w:rPr>
              <w:rFonts w:hint="eastAsia"/>
              <w:color w:val="000000"/>
              <w:kern w:val="0"/>
              <w:szCs w:val="20"/>
              <w:highlight w:val="none"/>
              <w:lang w:eastAsia="zh-CN"/>
            </w:rPr>
          </w:rPrChange>
        </w:rPr>
        <w:instrText xml:space="preserve"> ADDIN NE.Ref.{573B96D7-2E8B-4229-AEFC-E2C2F4E1F2D5}</w:instrText>
      </w:r>
      <w:r>
        <w:rPr>
          <w:rFonts w:hint="eastAsia" w:ascii="Times New Roman" w:hAnsi="Times New Roman"/>
          <w:color w:val="000000"/>
          <w:kern w:val="0"/>
          <w:szCs w:val="21"/>
          <w:highlight w:val="none"/>
          <w:rPrChange w:id="143" w:author="lg" w:date="2026-01-14T17:24:29Z">
            <w:rPr>
              <w:rFonts w:hint="eastAsia" w:ascii="Times New Roman" w:hAnsi="Times New Roman"/>
              <w:color w:val="000000"/>
              <w:kern w:val="0"/>
              <w:szCs w:val="20"/>
              <w:highlight w:val="none"/>
            </w:rPr>
          </w:rPrChange>
        </w:rPr>
        <w:fldChar w:fldCharType="separate"/>
      </w:r>
      <w:r>
        <w:rPr>
          <w:rFonts w:hint="eastAsia" w:ascii="宋体" w:hAnsi="宋体"/>
          <w:color w:val="080000"/>
          <w:sz w:val="21"/>
          <w:szCs w:val="21"/>
          <w:highlight w:val="none"/>
          <w:vertAlign w:val="superscript"/>
          <w:rPrChange w:id="144" w:author="lg" w:date="2026-01-14T17:24:29Z">
            <w:rPr>
              <w:rFonts w:hint="eastAsia" w:ascii="宋体" w:hAnsi="宋体"/>
              <w:color w:val="080000"/>
              <w:sz w:val="21"/>
              <w:szCs w:val="24"/>
              <w:highlight w:val="none"/>
              <w:vertAlign w:val="superscript"/>
            </w:rPr>
          </w:rPrChange>
        </w:rPr>
        <w:t>[2-8]</w:t>
      </w:r>
      <w:r>
        <w:rPr>
          <w:rFonts w:hint="eastAsia" w:ascii="Times New Roman" w:hAnsi="Times New Roman"/>
          <w:color w:val="000000"/>
          <w:kern w:val="0"/>
          <w:szCs w:val="21"/>
          <w:highlight w:val="none"/>
          <w:rPrChange w:id="145" w:author="lg" w:date="2026-01-14T17:24:29Z">
            <w:rPr>
              <w:rFonts w:hint="eastAsia" w:ascii="Times New Roman" w:hAnsi="Times New Roman"/>
              <w:color w:val="000000"/>
              <w:kern w:val="0"/>
              <w:szCs w:val="20"/>
              <w:highlight w:val="none"/>
            </w:rPr>
          </w:rPrChange>
        </w:rPr>
        <w:fldChar w:fldCharType="end"/>
      </w:r>
      <w:r>
        <w:rPr>
          <w:rFonts w:hint="eastAsia" w:ascii="Times New Roman" w:hAnsi="Times New Roman"/>
          <w:color w:val="000000"/>
          <w:kern w:val="0"/>
          <w:szCs w:val="21"/>
          <w:highlight w:val="none"/>
          <w:rPrChange w:id="146" w:author="lg" w:date="2026-01-14T17:24:29Z">
            <w:rPr>
              <w:rFonts w:hint="eastAsia" w:ascii="Times New Roman" w:hAnsi="Times New Roman"/>
              <w:color w:val="000000"/>
              <w:kern w:val="0"/>
              <w:szCs w:val="20"/>
              <w:highlight w:val="none"/>
            </w:rPr>
          </w:rPrChange>
        </w:rPr>
        <w:t>。</w:t>
      </w:r>
      <w:r>
        <w:rPr>
          <w:rFonts w:hint="eastAsia"/>
          <w:color w:val="000000"/>
          <w:kern w:val="0"/>
          <w:szCs w:val="21"/>
          <w:highlight w:val="none"/>
          <w:lang w:val="en-US" w:eastAsia="zh-CN"/>
          <w:rPrChange w:id="147" w:author="lg" w:date="2026-01-14T17:24:29Z">
            <w:rPr>
              <w:rFonts w:hint="eastAsia"/>
              <w:color w:val="000000"/>
              <w:kern w:val="0"/>
              <w:szCs w:val="20"/>
              <w:highlight w:val="none"/>
              <w:lang w:val="en-US" w:eastAsia="zh-CN"/>
            </w:rPr>
          </w:rPrChange>
        </w:rPr>
        <w:t>由于</w:t>
      </w:r>
      <w:r>
        <w:rPr>
          <w:rFonts w:hint="eastAsia"/>
          <w:kern w:val="0"/>
          <w:szCs w:val="21"/>
          <w:highlight w:val="none"/>
          <w:lang w:val="en-US" w:eastAsia="zh-CN"/>
          <w:rPrChange w:id="148" w:author="lg" w:date="2026-01-14T17:24:29Z">
            <w:rPr>
              <w:rFonts w:hint="eastAsia"/>
              <w:kern w:val="0"/>
              <w:szCs w:val="20"/>
              <w:highlight w:val="none"/>
              <w:lang w:val="en-US" w:eastAsia="zh-CN"/>
            </w:rPr>
          </w:rPrChange>
        </w:rPr>
        <w:t>番石榴果梗抗剪强度大、有效剪切区域狭窄，末端执行器性能已成为制约番石榴智能采摘的重要因素。</w:t>
      </w:r>
    </w:p>
    <w:p w14:paraId="4723B6AA">
      <w:pPr>
        <w:spacing w:line="240" w:lineRule="auto"/>
        <w:ind w:firstLine="420"/>
        <w:jc w:val="both"/>
        <w:rPr>
          <w:rFonts w:ascii="宋体" w:hAnsi="宋体" w:cs="宋体"/>
          <w:color w:val="000000"/>
          <w:kern w:val="0"/>
          <w:szCs w:val="21"/>
          <w:highlight w:val="none"/>
        </w:rPr>
        <w:pPrChange w:id="149" w:author="lg" w:date="2026-01-14T17:33:40Z">
          <w:pPr>
            <w:spacing w:line="240" w:lineRule="atLeast"/>
            <w:ind w:firstLine="420"/>
            <w:jc w:val="both"/>
          </w:pPr>
        </w:pPrChange>
      </w:pPr>
      <w:r>
        <w:rPr>
          <w:rFonts w:hint="eastAsia" w:ascii="宋体" w:hAnsi="宋体" w:cs="宋体"/>
          <w:color w:val="000000"/>
          <w:kern w:val="0"/>
          <w:szCs w:val="21"/>
          <w:highlight w:val="none"/>
        </w:rPr>
        <w:t>末端执行器可大致分为果实夹持式、</w:t>
      </w:r>
      <w:r>
        <w:rPr>
          <w:rFonts w:hint="eastAsia" w:cs="Times New Roman"/>
          <w:color w:val="000000"/>
          <w:szCs w:val="21"/>
          <w:highlight w:val="none"/>
          <w:lang w:val="en-US" w:eastAsia="zh-CN"/>
          <w:rPrChange w:id="150" w:author="lg" w:date="2026-01-14T17:24:29Z">
            <w:rPr>
              <w:rFonts w:hint="eastAsia" w:cs="Times New Roman"/>
              <w:color w:val="000000"/>
              <w:szCs w:val="20"/>
              <w:highlight w:val="none"/>
              <w:lang w:val="en-US" w:eastAsia="zh-CN"/>
            </w:rPr>
          </w:rPrChange>
        </w:rPr>
        <w:t>结果枝</w:t>
      </w:r>
      <w:r>
        <w:rPr>
          <w:rFonts w:hint="eastAsia" w:ascii="宋体" w:hAnsi="宋体" w:cs="宋体"/>
          <w:color w:val="000000"/>
          <w:kern w:val="0"/>
          <w:szCs w:val="21"/>
          <w:highlight w:val="none"/>
        </w:rPr>
        <w:t>夹持式等两类。果实夹持式</w:t>
      </w:r>
      <w:r>
        <w:rPr>
          <w:rFonts w:hint="eastAsia" w:ascii="宋体" w:hAnsi="宋体" w:cs="宋体"/>
          <w:color w:val="000000"/>
          <w:kern w:val="0"/>
          <w:szCs w:val="21"/>
          <w:highlight w:val="none"/>
        </w:rPr>
        <w:fldChar w:fldCharType="begin"/>
      </w:r>
      <w:r>
        <w:rPr>
          <w:rFonts w:hint="eastAsia" w:ascii="宋体" w:hAnsi="宋体" w:cs="宋体"/>
          <w:color w:val="000000"/>
          <w:kern w:val="0"/>
          <w:szCs w:val="21"/>
          <w:highlight w:val="none"/>
          <w:lang w:eastAsia="zh-CN"/>
        </w:rPr>
        <w:instrText xml:space="preserve"> ADDIN NE.Ref.{6BA11A1A-F9EA-4BC0-83B7-364F81B06AC4}</w:instrText>
      </w:r>
      <w:r>
        <w:rPr>
          <w:rFonts w:hint="eastAsia" w:ascii="宋体" w:hAnsi="宋体" w:cs="宋体"/>
          <w:color w:val="000000"/>
          <w:kern w:val="0"/>
          <w:szCs w:val="21"/>
          <w:highlight w:val="none"/>
        </w:rPr>
        <w:fldChar w:fldCharType="separate"/>
      </w:r>
      <w:r>
        <w:rPr>
          <w:rFonts w:hint="eastAsia" w:ascii="宋体" w:hAnsi="宋体"/>
          <w:color w:val="080000"/>
          <w:sz w:val="21"/>
          <w:szCs w:val="21"/>
          <w:highlight w:val="none"/>
          <w:vertAlign w:val="superscript"/>
          <w:rPrChange w:id="151" w:author="lg" w:date="2026-01-14T17:24:29Z">
            <w:rPr>
              <w:rFonts w:hint="eastAsia" w:ascii="宋体" w:hAnsi="宋体"/>
              <w:color w:val="080000"/>
              <w:sz w:val="21"/>
              <w:szCs w:val="24"/>
              <w:highlight w:val="none"/>
              <w:vertAlign w:val="superscript"/>
            </w:rPr>
          </w:rPrChange>
        </w:rPr>
        <w:t>[9-12]</w:t>
      </w:r>
      <w:r>
        <w:rPr>
          <w:rFonts w:hint="eastAsia" w:ascii="宋体" w:hAnsi="宋体" w:cs="宋体"/>
          <w:color w:val="000000"/>
          <w:kern w:val="0"/>
          <w:szCs w:val="21"/>
          <w:highlight w:val="none"/>
        </w:rPr>
        <w:fldChar w:fldCharType="end"/>
      </w:r>
      <w:r>
        <w:rPr>
          <w:rFonts w:hint="eastAsia" w:ascii="宋体" w:hAnsi="宋体" w:cs="宋体"/>
          <w:color w:val="000000"/>
          <w:kern w:val="0"/>
          <w:szCs w:val="21"/>
          <w:highlight w:val="none"/>
        </w:rPr>
        <w:t>一般用机械</w:t>
      </w:r>
      <w:r>
        <w:rPr>
          <w:rFonts w:hint="eastAsia" w:ascii="宋体" w:hAnsi="宋体" w:cs="宋体"/>
          <w:color w:val="000000"/>
          <w:kern w:val="0"/>
          <w:szCs w:val="21"/>
          <w:highlight w:val="none"/>
          <w:lang w:val="en-US" w:eastAsia="zh-CN"/>
        </w:rPr>
        <w:t>爪</w:t>
      </w:r>
      <w:r>
        <w:rPr>
          <w:rFonts w:hint="eastAsia" w:ascii="宋体" w:hAnsi="宋体" w:cs="宋体"/>
          <w:color w:val="000000"/>
          <w:kern w:val="0"/>
          <w:szCs w:val="21"/>
          <w:highlight w:val="none"/>
        </w:rPr>
        <w:t>夹持果实，通过拉伸、扭转或剪切等方式分离果实和</w:t>
      </w:r>
      <w:r>
        <w:rPr>
          <w:rFonts w:hint="eastAsia" w:cs="Times New Roman"/>
          <w:color w:val="000000"/>
          <w:szCs w:val="21"/>
          <w:highlight w:val="none"/>
          <w:lang w:val="en-US" w:eastAsia="zh-CN"/>
          <w:rPrChange w:id="152" w:author="lg" w:date="2026-01-14T17:24:29Z">
            <w:rPr>
              <w:rFonts w:hint="eastAsia" w:cs="Times New Roman"/>
              <w:color w:val="000000"/>
              <w:szCs w:val="20"/>
              <w:highlight w:val="none"/>
              <w:lang w:val="en-US" w:eastAsia="zh-CN"/>
            </w:rPr>
          </w:rPrChange>
        </w:rPr>
        <w:t>结果枝</w:t>
      </w:r>
      <w:r>
        <w:rPr>
          <w:rFonts w:hint="eastAsia" w:ascii="宋体" w:hAnsi="宋体" w:cs="宋体"/>
          <w:color w:val="000000"/>
          <w:kern w:val="0"/>
          <w:szCs w:val="21"/>
          <w:highlight w:val="none"/>
        </w:rPr>
        <w:t>。王毅等</w:t>
      </w:r>
      <w:r>
        <w:rPr>
          <w:rFonts w:hint="eastAsia" w:ascii="宋体" w:hAnsi="宋体" w:cs="宋体"/>
          <w:color w:val="000000"/>
          <w:kern w:val="0"/>
          <w:szCs w:val="21"/>
          <w:highlight w:val="none"/>
        </w:rPr>
        <w:fldChar w:fldCharType="begin"/>
      </w:r>
      <w:r>
        <w:rPr>
          <w:rFonts w:hint="eastAsia" w:ascii="宋体" w:hAnsi="宋体" w:cs="宋体"/>
          <w:color w:val="000000"/>
          <w:kern w:val="0"/>
          <w:szCs w:val="21"/>
          <w:highlight w:val="none"/>
          <w:lang w:eastAsia="zh-CN"/>
        </w:rPr>
        <w:instrText xml:space="preserve"> ADDIN NE.Ref.{CC81657C-7320-4FB4-82BB-B1927AFB6AFA}</w:instrText>
      </w:r>
      <w:r>
        <w:rPr>
          <w:rFonts w:hint="eastAsia" w:ascii="宋体" w:hAnsi="宋体" w:cs="宋体"/>
          <w:color w:val="000000"/>
          <w:kern w:val="0"/>
          <w:szCs w:val="21"/>
          <w:highlight w:val="none"/>
        </w:rPr>
        <w:fldChar w:fldCharType="separate"/>
      </w:r>
      <w:r>
        <w:rPr>
          <w:rFonts w:hint="eastAsia" w:ascii="宋体" w:hAnsi="宋体"/>
          <w:color w:val="080000"/>
          <w:sz w:val="21"/>
          <w:szCs w:val="21"/>
          <w:highlight w:val="none"/>
          <w:vertAlign w:val="superscript"/>
          <w:rPrChange w:id="153" w:author="lg" w:date="2026-01-14T17:24:29Z">
            <w:rPr>
              <w:rFonts w:hint="eastAsia" w:ascii="宋体" w:hAnsi="宋体"/>
              <w:color w:val="080000"/>
              <w:sz w:val="21"/>
              <w:szCs w:val="24"/>
              <w:highlight w:val="none"/>
              <w:vertAlign w:val="superscript"/>
            </w:rPr>
          </w:rPrChange>
        </w:rPr>
        <w:t>[13]</w:t>
      </w:r>
      <w:r>
        <w:rPr>
          <w:rFonts w:hint="eastAsia" w:ascii="宋体" w:hAnsi="宋体" w:cs="宋体"/>
          <w:color w:val="000000"/>
          <w:kern w:val="0"/>
          <w:szCs w:val="21"/>
          <w:highlight w:val="none"/>
        </w:rPr>
        <w:fldChar w:fldCharType="end"/>
      </w:r>
      <w:r>
        <w:rPr>
          <w:rFonts w:hint="eastAsia" w:ascii="宋体" w:hAnsi="宋体" w:cs="宋体"/>
          <w:color w:val="000000"/>
          <w:kern w:val="0"/>
          <w:szCs w:val="21"/>
          <w:highlight w:val="none"/>
        </w:rPr>
        <w:t>通过模拟蛇嘴咬合动作及其结构设计仿蛇嘴咬合式末端执行器，</w:t>
      </w:r>
      <w:r>
        <w:rPr>
          <w:rFonts w:hint="eastAsia" w:ascii="宋体" w:hAnsi="宋体" w:cs="宋体"/>
          <w:color w:val="000000"/>
          <w:kern w:val="0"/>
          <w:szCs w:val="21"/>
          <w:highlight w:val="none"/>
          <w:lang w:val="en-US" w:eastAsia="zh-CN"/>
        </w:rPr>
        <w:t>柑橘采收成功率为</w:t>
      </w:r>
      <w:r>
        <w:rPr>
          <w:rFonts w:hint="default" w:ascii="Times New Roman" w:hAnsi="Times New Roman" w:cs="Times New Roman"/>
          <w:color w:val="000000"/>
          <w:kern w:val="0"/>
          <w:szCs w:val="21"/>
          <w:highlight w:val="none"/>
          <w:lang w:val="en-US" w:eastAsia="zh-CN"/>
        </w:rPr>
        <w:t>87.5%</w:t>
      </w:r>
      <w:r>
        <w:rPr>
          <w:rFonts w:hint="eastAsia" w:ascii="宋体" w:hAnsi="宋体" w:cs="宋体"/>
          <w:color w:val="000000"/>
          <w:kern w:val="0"/>
          <w:szCs w:val="21"/>
          <w:highlight w:val="none"/>
          <w:lang w:val="en-US" w:eastAsia="zh-CN"/>
        </w:rPr>
        <w:t>。</w:t>
      </w:r>
      <w:r>
        <w:rPr>
          <w:rFonts w:hint="eastAsia" w:ascii="宋体" w:hAnsi="宋体" w:cs="宋体"/>
          <w:color w:val="000000"/>
          <w:kern w:val="0"/>
          <w:szCs w:val="21"/>
          <w:highlight w:val="none"/>
        </w:rPr>
        <w:t>徐丽明等</w:t>
      </w:r>
      <w:r>
        <w:rPr>
          <w:rFonts w:hint="eastAsia" w:ascii="宋体" w:hAnsi="宋体" w:cs="宋体"/>
          <w:color w:val="000000"/>
          <w:kern w:val="0"/>
          <w:szCs w:val="21"/>
          <w:highlight w:val="none"/>
        </w:rPr>
        <w:fldChar w:fldCharType="begin"/>
      </w:r>
      <w:r>
        <w:rPr>
          <w:rFonts w:hint="eastAsia" w:ascii="宋体" w:hAnsi="宋体" w:cs="宋体"/>
          <w:color w:val="000000"/>
          <w:kern w:val="0"/>
          <w:szCs w:val="21"/>
          <w:highlight w:val="none"/>
          <w:lang w:eastAsia="zh-CN"/>
        </w:rPr>
        <w:instrText xml:space="preserve"> ADDIN NE.Ref.{1A835147-64FA-411E-BB7C-7A338C523508}</w:instrText>
      </w:r>
      <w:r>
        <w:rPr>
          <w:rFonts w:hint="eastAsia" w:ascii="宋体" w:hAnsi="宋体" w:cs="宋体"/>
          <w:color w:val="000000"/>
          <w:kern w:val="0"/>
          <w:szCs w:val="21"/>
          <w:highlight w:val="none"/>
        </w:rPr>
        <w:fldChar w:fldCharType="separate"/>
      </w:r>
      <w:r>
        <w:rPr>
          <w:rFonts w:hint="eastAsia" w:ascii="宋体" w:hAnsi="宋体"/>
          <w:color w:val="080000"/>
          <w:sz w:val="21"/>
          <w:szCs w:val="21"/>
          <w:highlight w:val="none"/>
          <w:vertAlign w:val="superscript"/>
          <w:rPrChange w:id="154" w:author="lg" w:date="2026-01-14T17:24:29Z">
            <w:rPr>
              <w:rFonts w:hint="eastAsia" w:ascii="宋体" w:hAnsi="宋体"/>
              <w:color w:val="080000"/>
              <w:sz w:val="21"/>
              <w:szCs w:val="24"/>
              <w:highlight w:val="none"/>
              <w:vertAlign w:val="superscript"/>
            </w:rPr>
          </w:rPrChange>
        </w:rPr>
        <w:t>[14]</w:t>
      </w:r>
      <w:r>
        <w:rPr>
          <w:rFonts w:hint="eastAsia" w:ascii="宋体" w:hAnsi="宋体" w:cs="宋体"/>
          <w:color w:val="000000"/>
          <w:kern w:val="0"/>
          <w:szCs w:val="21"/>
          <w:highlight w:val="none"/>
        </w:rPr>
        <w:fldChar w:fldCharType="end"/>
      </w:r>
      <w:r>
        <w:rPr>
          <w:rFonts w:hint="eastAsia" w:ascii="宋体" w:hAnsi="宋体" w:cs="宋体"/>
          <w:color w:val="000000"/>
          <w:kern w:val="0"/>
          <w:szCs w:val="21"/>
          <w:highlight w:val="none"/>
          <w:lang w:val="en-US" w:eastAsia="zh-CN"/>
        </w:rPr>
        <w:t>设计一种用双V型手指夹持果实、旋转切刀剪断</w:t>
      </w:r>
      <w:r>
        <w:rPr>
          <w:rFonts w:hint="eastAsia" w:cs="Times New Roman"/>
          <w:color w:val="000000"/>
          <w:szCs w:val="21"/>
          <w:highlight w:val="none"/>
          <w:lang w:val="en-US" w:eastAsia="zh-CN"/>
          <w:rPrChange w:id="155" w:author="lg" w:date="2026-01-14T17:24:29Z">
            <w:rPr>
              <w:rFonts w:hint="eastAsia" w:cs="Times New Roman"/>
              <w:color w:val="000000"/>
              <w:szCs w:val="20"/>
              <w:highlight w:val="none"/>
              <w:lang w:val="en-US" w:eastAsia="zh-CN"/>
            </w:rPr>
          </w:rPrChange>
        </w:rPr>
        <w:t>结果枝</w:t>
      </w:r>
      <w:r>
        <w:rPr>
          <w:rFonts w:hint="eastAsia" w:ascii="宋体" w:hAnsi="宋体" w:cs="宋体"/>
          <w:color w:val="000000"/>
          <w:kern w:val="0"/>
          <w:szCs w:val="21"/>
          <w:highlight w:val="none"/>
          <w:lang w:val="en-US" w:eastAsia="zh-CN"/>
        </w:rPr>
        <w:t>的末端执行器，脐橙采摘成功率为</w:t>
      </w:r>
      <w:r>
        <w:rPr>
          <w:rFonts w:hint="default" w:ascii="Times New Roman" w:hAnsi="Times New Roman" w:cs="Times New Roman"/>
          <w:color w:val="000000"/>
          <w:kern w:val="0"/>
          <w:szCs w:val="21"/>
          <w:highlight w:val="none"/>
          <w:lang w:val="en-US" w:eastAsia="zh-CN"/>
        </w:rPr>
        <w:t>94.28%</w:t>
      </w:r>
      <w:r>
        <w:rPr>
          <w:rFonts w:hint="eastAsia" w:ascii="宋体" w:hAnsi="宋体" w:cs="宋体"/>
          <w:color w:val="000000"/>
          <w:kern w:val="0"/>
          <w:szCs w:val="21"/>
          <w:highlight w:val="none"/>
          <w:lang w:val="en-US" w:eastAsia="zh-CN"/>
        </w:rPr>
        <w:t>。</w:t>
      </w:r>
      <w:r>
        <w:rPr>
          <w:rFonts w:hint="eastAsia" w:ascii="宋体" w:hAnsi="宋体" w:cs="宋体"/>
          <w:color w:val="000000"/>
          <w:kern w:val="0"/>
          <w:szCs w:val="21"/>
          <w:highlight w:val="none"/>
        </w:rPr>
        <w:t>虞浪等</w:t>
      </w:r>
      <w:r>
        <w:rPr>
          <w:rFonts w:hint="eastAsia" w:ascii="宋体" w:hAnsi="宋体" w:cs="宋体"/>
          <w:color w:val="000000"/>
          <w:kern w:val="0"/>
          <w:szCs w:val="21"/>
          <w:highlight w:val="none"/>
        </w:rPr>
        <w:fldChar w:fldCharType="begin"/>
      </w:r>
      <w:r>
        <w:rPr>
          <w:rFonts w:hint="eastAsia" w:ascii="宋体" w:hAnsi="宋体" w:cs="宋体"/>
          <w:color w:val="000000"/>
          <w:kern w:val="0"/>
          <w:szCs w:val="21"/>
          <w:highlight w:val="none"/>
          <w:lang w:eastAsia="zh-CN"/>
        </w:rPr>
        <w:instrText xml:space="preserve"> ADDIN NE.Ref.{92395C01-576F-4D78-8497-035C5216BCF3}</w:instrText>
      </w:r>
      <w:r>
        <w:rPr>
          <w:rFonts w:hint="eastAsia" w:ascii="宋体" w:hAnsi="宋体" w:cs="宋体"/>
          <w:color w:val="000000"/>
          <w:kern w:val="0"/>
          <w:szCs w:val="21"/>
          <w:highlight w:val="none"/>
        </w:rPr>
        <w:fldChar w:fldCharType="separate"/>
      </w:r>
      <w:r>
        <w:rPr>
          <w:rFonts w:hint="eastAsia" w:ascii="宋体" w:hAnsi="宋体"/>
          <w:color w:val="080000"/>
          <w:sz w:val="21"/>
          <w:szCs w:val="21"/>
          <w:highlight w:val="none"/>
          <w:vertAlign w:val="superscript"/>
          <w:rPrChange w:id="156" w:author="lg" w:date="2026-01-14T17:24:29Z">
            <w:rPr>
              <w:rFonts w:hint="eastAsia" w:ascii="宋体" w:hAnsi="宋体"/>
              <w:color w:val="080000"/>
              <w:sz w:val="21"/>
              <w:szCs w:val="24"/>
              <w:highlight w:val="none"/>
              <w:vertAlign w:val="superscript"/>
            </w:rPr>
          </w:rPrChange>
        </w:rPr>
        <w:t>[15]</w:t>
      </w:r>
      <w:r>
        <w:rPr>
          <w:rFonts w:hint="eastAsia" w:ascii="宋体" w:hAnsi="宋体" w:cs="宋体"/>
          <w:color w:val="000000"/>
          <w:kern w:val="0"/>
          <w:szCs w:val="21"/>
          <w:highlight w:val="none"/>
        </w:rPr>
        <w:fldChar w:fldCharType="end"/>
      </w:r>
      <w:r>
        <w:rPr>
          <w:rFonts w:hint="eastAsia" w:ascii="宋体" w:hAnsi="宋体" w:cs="宋体"/>
          <w:color w:val="000000"/>
          <w:kern w:val="0"/>
          <w:szCs w:val="21"/>
          <w:highlight w:val="none"/>
          <w:lang w:val="en-US" w:eastAsia="zh-CN"/>
        </w:rPr>
        <w:t>设计一种</w:t>
      </w:r>
      <w:r>
        <w:rPr>
          <w:rFonts w:hint="eastAsia" w:ascii="宋体" w:hAnsi="宋体" w:cs="宋体"/>
          <w:color w:val="000000"/>
          <w:kern w:val="0"/>
          <w:szCs w:val="21"/>
          <w:highlight w:val="none"/>
        </w:rPr>
        <w:t>欠驱动式关节型末端执行器</w:t>
      </w:r>
      <w:r>
        <w:rPr>
          <w:rFonts w:hint="eastAsia" w:ascii="宋体" w:hAnsi="宋体" w:cs="宋体"/>
          <w:color w:val="000000"/>
          <w:kern w:val="0"/>
          <w:szCs w:val="21"/>
          <w:highlight w:val="none"/>
          <w:lang w:eastAsia="zh-CN"/>
        </w:rPr>
        <w:t>，</w:t>
      </w:r>
      <w:r>
        <w:rPr>
          <w:rFonts w:hint="eastAsia" w:ascii="宋体" w:hAnsi="宋体" w:cs="宋体"/>
          <w:color w:val="000000"/>
          <w:kern w:val="0"/>
          <w:szCs w:val="21"/>
          <w:highlight w:val="none"/>
          <w:lang w:val="en-US" w:eastAsia="zh-CN"/>
        </w:rPr>
        <w:t>以模拟人手包络和扭转动作，柑橘采摘成功率为</w:t>
      </w:r>
      <w:r>
        <w:rPr>
          <w:rFonts w:hint="default" w:ascii="Times New Roman" w:hAnsi="Times New Roman" w:cs="Times New Roman"/>
          <w:color w:val="000000"/>
          <w:kern w:val="0"/>
          <w:szCs w:val="21"/>
          <w:highlight w:val="none"/>
          <w:lang w:val="en-US" w:eastAsia="zh-CN"/>
        </w:rPr>
        <w:t>92.9%</w:t>
      </w:r>
      <w:r>
        <w:rPr>
          <w:rFonts w:hint="eastAsia" w:ascii="宋体" w:hAnsi="宋体" w:cs="宋体"/>
          <w:color w:val="000000"/>
          <w:kern w:val="0"/>
          <w:szCs w:val="21"/>
          <w:highlight w:val="none"/>
        </w:rPr>
        <w:t>。陈军等</w:t>
      </w:r>
      <w:r>
        <w:rPr>
          <w:rFonts w:hint="eastAsia" w:ascii="宋体" w:hAnsi="宋体" w:cs="宋体"/>
          <w:color w:val="000000"/>
          <w:kern w:val="0"/>
          <w:szCs w:val="21"/>
          <w:highlight w:val="none"/>
        </w:rPr>
        <w:fldChar w:fldCharType="begin"/>
      </w:r>
      <w:r>
        <w:rPr>
          <w:rFonts w:hint="eastAsia" w:ascii="宋体" w:hAnsi="宋体" w:cs="宋体"/>
          <w:color w:val="000000"/>
          <w:kern w:val="0"/>
          <w:szCs w:val="21"/>
          <w:highlight w:val="none"/>
          <w:lang w:eastAsia="zh-CN"/>
        </w:rPr>
        <w:instrText xml:space="preserve"> ADDIN NE.Ref.{7A2E97DB-413D-432D-B738-0A6DC33C70A1}</w:instrText>
      </w:r>
      <w:r>
        <w:rPr>
          <w:rFonts w:hint="eastAsia" w:ascii="宋体" w:hAnsi="宋体" w:cs="宋体"/>
          <w:color w:val="000000"/>
          <w:kern w:val="0"/>
          <w:szCs w:val="21"/>
          <w:highlight w:val="none"/>
        </w:rPr>
        <w:fldChar w:fldCharType="separate"/>
      </w:r>
      <w:r>
        <w:rPr>
          <w:rFonts w:hint="eastAsia" w:ascii="宋体" w:hAnsi="宋体"/>
          <w:color w:val="080000"/>
          <w:sz w:val="21"/>
          <w:szCs w:val="21"/>
          <w:highlight w:val="none"/>
          <w:vertAlign w:val="superscript"/>
          <w:rPrChange w:id="157" w:author="lg" w:date="2026-01-14T17:24:29Z">
            <w:rPr>
              <w:rFonts w:hint="eastAsia" w:ascii="宋体" w:hAnsi="宋体"/>
              <w:color w:val="080000"/>
              <w:sz w:val="21"/>
              <w:szCs w:val="24"/>
              <w:highlight w:val="none"/>
              <w:vertAlign w:val="superscript"/>
            </w:rPr>
          </w:rPrChange>
        </w:rPr>
        <w:t>[16]</w:t>
      </w:r>
      <w:r>
        <w:rPr>
          <w:rFonts w:hint="eastAsia" w:ascii="宋体" w:hAnsi="宋体" w:cs="宋体"/>
          <w:color w:val="000000"/>
          <w:kern w:val="0"/>
          <w:szCs w:val="21"/>
          <w:highlight w:val="none"/>
        </w:rPr>
        <w:fldChar w:fldCharType="end"/>
      </w:r>
      <w:r>
        <w:rPr>
          <w:rFonts w:hint="eastAsia" w:ascii="宋体" w:hAnsi="宋体" w:cs="宋体"/>
          <w:color w:val="000000"/>
          <w:kern w:val="0"/>
          <w:szCs w:val="21"/>
          <w:highlight w:val="none"/>
          <w:lang w:val="en-US" w:eastAsia="zh-CN"/>
        </w:rPr>
        <w:t>研制一款先夹持、后旋转的</w:t>
      </w:r>
      <w:r>
        <w:rPr>
          <w:rFonts w:hint="eastAsia" w:ascii="宋体" w:hAnsi="宋体" w:cs="宋体"/>
          <w:color w:val="000000"/>
          <w:kern w:val="0"/>
          <w:szCs w:val="21"/>
          <w:highlight w:val="none"/>
        </w:rPr>
        <w:t>旋拧</w:t>
      </w:r>
      <w:r>
        <w:rPr>
          <w:rFonts w:hint="eastAsia" w:ascii="宋体" w:hAnsi="宋体" w:cs="宋体"/>
          <w:color w:val="000000"/>
          <w:kern w:val="0"/>
          <w:szCs w:val="21"/>
          <w:highlight w:val="none"/>
          <w:lang w:val="en-US" w:eastAsia="zh-CN"/>
        </w:rPr>
        <w:t>式猕猴桃采摘末端执行器，作业成功率为</w:t>
      </w:r>
      <w:r>
        <w:rPr>
          <w:rFonts w:hint="default" w:ascii="Times New Roman" w:hAnsi="Times New Roman" w:cs="Times New Roman"/>
          <w:color w:val="000000"/>
          <w:kern w:val="0"/>
          <w:szCs w:val="21"/>
          <w:highlight w:val="none"/>
          <w:lang w:val="en-US" w:eastAsia="zh-CN"/>
        </w:rPr>
        <w:t>90%</w:t>
      </w:r>
      <w:r>
        <w:rPr>
          <w:rFonts w:hint="eastAsia" w:ascii="宋体" w:hAnsi="宋体" w:cs="宋体"/>
          <w:color w:val="000000"/>
          <w:kern w:val="0"/>
          <w:szCs w:val="21"/>
          <w:highlight w:val="none"/>
          <w:lang w:val="en-US" w:eastAsia="zh-CN"/>
        </w:rPr>
        <w:t>。陈子文等</w:t>
      </w:r>
      <w:r>
        <w:rPr>
          <w:rFonts w:hint="eastAsia" w:ascii="宋体" w:hAnsi="宋体" w:cs="宋体"/>
          <w:color w:val="000000"/>
          <w:kern w:val="0"/>
          <w:szCs w:val="21"/>
          <w:highlight w:val="none"/>
          <w:lang w:val="en-US" w:eastAsia="zh-CN"/>
        </w:rPr>
        <w:fldChar w:fldCharType="begin"/>
      </w:r>
      <w:r>
        <w:rPr>
          <w:rFonts w:hint="eastAsia" w:ascii="宋体" w:hAnsi="宋体" w:cs="宋体"/>
          <w:color w:val="000000"/>
          <w:kern w:val="0"/>
          <w:szCs w:val="21"/>
          <w:highlight w:val="none"/>
          <w:lang w:val="en-US" w:eastAsia="zh-CN"/>
        </w:rPr>
        <w:instrText xml:space="preserve"> ADDIN NE.Ref.{D21B8267-CDDE-48BC-92D4-873812C043EF}</w:instrText>
      </w:r>
      <w:r>
        <w:rPr>
          <w:rFonts w:hint="eastAsia" w:ascii="宋体" w:hAnsi="宋体" w:cs="宋体"/>
          <w:color w:val="000000"/>
          <w:kern w:val="0"/>
          <w:szCs w:val="21"/>
          <w:highlight w:val="none"/>
          <w:lang w:val="en-US" w:eastAsia="zh-CN"/>
        </w:rPr>
        <w:fldChar w:fldCharType="separate"/>
      </w:r>
      <w:r>
        <w:rPr>
          <w:rFonts w:hint="eastAsia" w:ascii="宋体" w:hAnsi="宋体"/>
          <w:color w:val="080000"/>
          <w:sz w:val="21"/>
          <w:szCs w:val="21"/>
          <w:highlight w:val="none"/>
          <w:vertAlign w:val="superscript"/>
          <w:rPrChange w:id="158" w:author="lg" w:date="2026-01-14T17:24:29Z">
            <w:rPr>
              <w:rFonts w:hint="eastAsia" w:ascii="宋体" w:hAnsi="宋体"/>
              <w:color w:val="080000"/>
              <w:sz w:val="21"/>
              <w:szCs w:val="24"/>
              <w:highlight w:val="none"/>
              <w:vertAlign w:val="superscript"/>
            </w:rPr>
          </w:rPrChange>
        </w:rPr>
        <w:t>[17]</w:t>
      </w:r>
      <w:r>
        <w:rPr>
          <w:rFonts w:hint="eastAsia" w:ascii="宋体" w:hAnsi="宋体" w:cs="宋体"/>
          <w:color w:val="000000"/>
          <w:kern w:val="0"/>
          <w:szCs w:val="21"/>
          <w:highlight w:val="none"/>
          <w:lang w:val="en-US" w:eastAsia="zh-CN"/>
        </w:rPr>
        <w:fldChar w:fldCharType="end"/>
      </w:r>
      <w:r>
        <w:rPr>
          <w:rFonts w:hint="eastAsia" w:ascii="宋体" w:hAnsi="宋体" w:cs="宋体"/>
          <w:color w:val="000000"/>
          <w:kern w:val="0"/>
          <w:szCs w:val="21"/>
          <w:highlight w:val="none"/>
          <w:lang w:val="en-US" w:eastAsia="zh-CN"/>
        </w:rPr>
        <w:t>设计了一种气动吸-夹一体式类球形果实采摘末端执行器，使用多连杆空间三爪机构实现果实回拉和夹持，采摘成功率为</w:t>
      </w:r>
      <w:r>
        <w:rPr>
          <w:rFonts w:hint="default" w:ascii="Times New Roman" w:hAnsi="Times New Roman" w:cs="Times New Roman"/>
          <w:color w:val="000000"/>
          <w:kern w:val="0"/>
          <w:szCs w:val="21"/>
          <w:highlight w:val="none"/>
          <w:lang w:val="en-US" w:eastAsia="zh-CN"/>
        </w:rPr>
        <w:t>96.03%</w:t>
      </w:r>
      <w:r>
        <w:rPr>
          <w:rFonts w:hint="eastAsia" w:ascii="宋体" w:hAnsi="宋体" w:cs="宋体"/>
          <w:color w:val="000000"/>
          <w:kern w:val="0"/>
          <w:szCs w:val="21"/>
          <w:highlight w:val="none"/>
        </w:rPr>
        <w:t>。果实夹持式直接接触果实，夹持</w:t>
      </w:r>
      <w:r>
        <w:rPr>
          <w:rFonts w:hint="eastAsia" w:ascii="宋体" w:hAnsi="宋体" w:cs="宋体"/>
          <w:color w:val="000000"/>
          <w:kern w:val="0"/>
          <w:szCs w:val="21"/>
          <w:highlight w:val="none"/>
          <w:lang w:val="en-US" w:eastAsia="zh-CN"/>
        </w:rPr>
        <w:t>过程较</w:t>
      </w:r>
      <w:r>
        <w:rPr>
          <w:rFonts w:hint="eastAsia" w:ascii="宋体" w:hAnsi="宋体" w:cs="宋体"/>
          <w:color w:val="000000"/>
          <w:kern w:val="0"/>
          <w:szCs w:val="21"/>
          <w:highlight w:val="none"/>
        </w:rPr>
        <w:t>稳定，</w:t>
      </w:r>
      <w:r>
        <w:rPr>
          <w:rFonts w:hint="eastAsia" w:ascii="宋体" w:hAnsi="宋体" w:cs="宋体"/>
          <w:color w:val="000000"/>
          <w:kern w:val="0"/>
          <w:szCs w:val="21"/>
          <w:highlight w:val="none"/>
          <w:lang w:val="en-US" w:eastAsia="zh-CN"/>
        </w:rPr>
        <w:t>但易</w:t>
      </w:r>
      <w:r>
        <w:rPr>
          <w:rFonts w:hint="eastAsia" w:ascii="宋体" w:hAnsi="宋体" w:cs="宋体"/>
          <w:color w:val="000000"/>
          <w:kern w:val="0"/>
          <w:szCs w:val="21"/>
          <w:highlight w:val="none"/>
        </w:rPr>
        <w:t>造成</w:t>
      </w:r>
      <w:r>
        <w:rPr>
          <w:rFonts w:hint="eastAsia" w:ascii="宋体" w:hAnsi="宋体" w:cs="宋体"/>
          <w:color w:val="000000"/>
          <w:kern w:val="0"/>
          <w:szCs w:val="21"/>
          <w:highlight w:val="none"/>
          <w:lang w:val="en-US" w:eastAsia="zh-CN"/>
        </w:rPr>
        <w:t>机械</w:t>
      </w:r>
      <w:r>
        <w:rPr>
          <w:rFonts w:hint="eastAsia" w:ascii="宋体" w:hAnsi="宋体" w:cs="宋体"/>
          <w:color w:val="000000"/>
          <w:kern w:val="0"/>
          <w:szCs w:val="21"/>
          <w:highlight w:val="none"/>
        </w:rPr>
        <w:t>损伤。</w:t>
      </w:r>
    </w:p>
    <w:p w14:paraId="6BDAB7E2">
      <w:pPr>
        <w:ind w:firstLine="420" w:firstLineChars="200"/>
        <w:jc w:val="both"/>
        <w:rPr>
          <w:rFonts w:ascii="宋体" w:hAnsi="宋体" w:cs="宋体"/>
          <w:color w:val="000000"/>
          <w:kern w:val="0"/>
          <w:szCs w:val="21"/>
          <w:highlight w:val="none"/>
        </w:rPr>
      </w:pPr>
      <w:r>
        <w:rPr>
          <w:rFonts w:hint="eastAsia" w:cs="Times New Roman"/>
          <w:color w:val="000000"/>
          <w:szCs w:val="21"/>
          <w:highlight w:val="none"/>
          <w:lang w:val="en-US" w:eastAsia="zh-CN"/>
          <w:rPrChange w:id="159" w:author="lg" w:date="2026-01-14T17:24:29Z">
            <w:rPr>
              <w:rFonts w:hint="eastAsia" w:cs="Times New Roman"/>
              <w:color w:val="000000"/>
              <w:szCs w:val="20"/>
              <w:highlight w:val="none"/>
              <w:lang w:val="en-US" w:eastAsia="zh-CN"/>
            </w:rPr>
          </w:rPrChange>
        </w:rPr>
        <w:t>结果枝</w:t>
      </w:r>
      <w:r>
        <w:rPr>
          <w:rFonts w:hint="eastAsia" w:ascii="宋体" w:hAnsi="宋体" w:cs="宋体"/>
          <w:color w:val="000000"/>
          <w:kern w:val="0"/>
          <w:szCs w:val="21"/>
          <w:highlight w:val="none"/>
        </w:rPr>
        <w:t>夹持式一般用机械</w:t>
      </w:r>
      <w:r>
        <w:rPr>
          <w:rFonts w:hint="eastAsia" w:ascii="宋体" w:hAnsi="宋体" w:cs="宋体"/>
          <w:color w:val="000000"/>
          <w:kern w:val="0"/>
          <w:szCs w:val="21"/>
          <w:highlight w:val="none"/>
          <w:lang w:val="en-US" w:eastAsia="zh-CN"/>
        </w:rPr>
        <w:t>手指和刀具对</w:t>
      </w:r>
      <w:r>
        <w:rPr>
          <w:rFonts w:hint="eastAsia" w:cs="Times New Roman"/>
          <w:color w:val="000000"/>
          <w:szCs w:val="21"/>
          <w:highlight w:val="none"/>
          <w:lang w:val="en-US" w:eastAsia="zh-CN"/>
          <w:rPrChange w:id="160" w:author="lg" w:date="2026-01-14T17:24:29Z">
            <w:rPr>
              <w:rFonts w:hint="eastAsia" w:cs="Times New Roman"/>
              <w:color w:val="000000"/>
              <w:szCs w:val="20"/>
              <w:highlight w:val="none"/>
              <w:lang w:val="en-US" w:eastAsia="zh-CN"/>
            </w:rPr>
          </w:rPrChange>
        </w:rPr>
        <w:t>结果枝</w:t>
      </w:r>
      <w:r>
        <w:rPr>
          <w:rFonts w:hint="eastAsia" w:ascii="宋体" w:hAnsi="宋体" w:cs="宋体"/>
          <w:color w:val="000000"/>
          <w:kern w:val="0"/>
          <w:szCs w:val="21"/>
          <w:highlight w:val="none"/>
          <w:lang w:val="en-US" w:eastAsia="zh-CN"/>
        </w:rPr>
        <w:t>进行夹持和剪切</w:t>
      </w:r>
      <w:r>
        <w:rPr>
          <w:rFonts w:hint="eastAsia" w:ascii="宋体" w:hAnsi="宋体" w:cs="宋体"/>
          <w:color w:val="000000"/>
          <w:kern w:val="0"/>
          <w:szCs w:val="21"/>
          <w:highlight w:val="none"/>
        </w:rPr>
        <w:fldChar w:fldCharType="begin"/>
      </w:r>
      <w:r>
        <w:rPr>
          <w:rFonts w:hint="eastAsia" w:ascii="宋体" w:hAnsi="宋体" w:cs="宋体"/>
          <w:color w:val="000000"/>
          <w:kern w:val="0"/>
          <w:szCs w:val="21"/>
          <w:highlight w:val="none"/>
          <w:lang w:eastAsia="zh-CN"/>
        </w:rPr>
        <w:instrText xml:space="preserve"> ADDIN NE.Ref.{24B2AAD3-2684-444C-B23D-4BC4B730736D}</w:instrText>
      </w:r>
      <w:r>
        <w:rPr>
          <w:rFonts w:hint="eastAsia" w:ascii="宋体" w:hAnsi="宋体" w:cs="宋体"/>
          <w:color w:val="000000"/>
          <w:kern w:val="0"/>
          <w:szCs w:val="21"/>
          <w:highlight w:val="none"/>
        </w:rPr>
        <w:fldChar w:fldCharType="separate"/>
      </w:r>
      <w:r>
        <w:rPr>
          <w:rFonts w:hint="eastAsia" w:ascii="宋体" w:hAnsi="宋体"/>
          <w:color w:val="080000"/>
          <w:sz w:val="21"/>
          <w:szCs w:val="21"/>
          <w:highlight w:val="none"/>
          <w:vertAlign w:val="superscript"/>
          <w:rPrChange w:id="161" w:author="lg" w:date="2026-01-14T17:24:29Z">
            <w:rPr>
              <w:rFonts w:hint="eastAsia" w:ascii="宋体" w:hAnsi="宋体"/>
              <w:color w:val="080000"/>
              <w:sz w:val="21"/>
              <w:szCs w:val="24"/>
              <w:highlight w:val="none"/>
              <w:vertAlign w:val="superscript"/>
            </w:rPr>
          </w:rPrChange>
        </w:rPr>
        <w:t>[18-21]</w:t>
      </w:r>
      <w:r>
        <w:rPr>
          <w:rFonts w:hint="eastAsia" w:ascii="宋体" w:hAnsi="宋体" w:cs="宋体"/>
          <w:color w:val="000000"/>
          <w:kern w:val="0"/>
          <w:szCs w:val="21"/>
          <w:highlight w:val="none"/>
        </w:rPr>
        <w:fldChar w:fldCharType="end"/>
      </w:r>
      <w:r>
        <w:rPr>
          <w:rFonts w:hint="eastAsia" w:ascii="宋体" w:hAnsi="宋体" w:cs="宋体"/>
          <w:color w:val="000000"/>
          <w:kern w:val="0"/>
          <w:szCs w:val="21"/>
          <w:highlight w:val="none"/>
        </w:rPr>
        <w:t>。陈燕等</w:t>
      </w:r>
      <w:r>
        <w:rPr>
          <w:rFonts w:hint="eastAsia" w:ascii="宋体" w:hAnsi="宋体" w:cs="宋体"/>
          <w:color w:val="000000"/>
          <w:kern w:val="0"/>
          <w:szCs w:val="21"/>
          <w:highlight w:val="none"/>
        </w:rPr>
        <w:fldChar w:fldCharType="begin"/>
      </w:r>
      <w:r>
        <w:rPr>
          <w:rFonts w:hint="eastAsia" w:ascii="宋体" w:hAnsi="宋体" w:cs="宋体"/>
          <w:color w:val="000000"/>
          <w:kern w:val="0"/>
          <w:szCs w:val="21"/>
          <w:highlight w:val="none"/>
          <w:lang w:eastAsia="zh-CN"/>
        </w:rPr>
        <w:instrText xml:space="preserve"> ADDIN NE.Ref.{D4977D70-777D-4299-AE0A-51E2B8D7479B}</w:instrText>
      </w:r>
      <w:r>
        <w:rPr>
          <w:rFonts w:hint="eastAsia" w:ascii="宋体" w:hAnsi="宋体" w:cs="宋体"/>
          <w:color w:val="000000"/>
          <w:kern w:val="0"/>
          <w:szCs w:val="21"/>
          <w:highlight w:val="none"/>
        </w:rPr>
        <w:fldChar w:fldCharType="separate"/>
      </w:r>
      <w:r>
        <w:rPr>
          <w:rFonts w:hint="eastAsia" w:ascii="宋体" w:hAnsi="宋体"/>
          <w:color w:val="080000"/>
          <w:sz w:val="21"/>
          <w:szCs w:val="21"/>
          <w:highlight w:val="none"/>
          <w:vertAlign w:val="superscript"/>
          <w:rPrChange w:id="162" w:author="lg" w:date="2026-01-14T17:24:29Z">
            <w:rPr>
              <w:rFonts w:hint="eastAsia" w:ascii="宋体" w:hAnsi="宋体"/>
              <w:color w:val="080000"/>
              <w:sz w:val="21"/>
              <w:szCs w:val="24"/>
              <w:highlight w:val="none"/>
              <w:vertAlign w:val="superscript"/>
            </w:rPr>
          </w:rPrChange>
        </w:rPr>
        <w:t>[22]</w:t>
      </w:r>
      <w:r>
        <w:rPr>
          <w:rFonts w:hint="eastAsia" w:ascii="宋体" w:hAnsi="宋体" w:cs="宋体"/>
          <w:color w:val="000000"/>
          <w:kern w:val="0"/>
          <w:szCs w:val="21"/>
          <w:highlight w:val="none"/>
        </w:rPr>
        <w:fldChar w:fldCharType="end"/>
      </w:r>
      <w:r>
        <w:rPr>
          <w:rFonts w:hint="eastAsia" w:ascii="宋体" w:hAnsi="宋体" w:cs="宋体"/>
          <w:color w:val="000000"/>
          <w:kern w:val="0"/>
          <w:szCs w:val="21"/>
          <w:highlight w:val="none"/>
        </w:rPr>
        <w:t>设计了一种单动力源驱动</w:t>
      </w:r>
      <w:r>
        <w:rPr>
          <w:rFonts w:hint="eastAsia" w:ascii="宋体" w:hAnsi="宋体" w:cs="宋体"/>
          <w:color w:val="000000"/>
          <w:kern w:val="0"/>
          <w:szCs w:val="21"/>
          <w:highlight w:val="none"/>
          <w:lang w:eastAsia="zh-CN"/>
        </w:rPr>
        <w:t>、</w:t>
      </w:r>
      <w:r>
        <w:rPr>
          <w:rFonts w:hint="eastAsia" w:ascii="宋体" w:hAnsi="宋体" w:cs="宋体"/>
          <w:color w:val="000000"/>
          <w:kern w:val="0"/>
          <w:szCs w:val="21"/>
          <w:highlight w:val="none"/>
        </w:rPr>
        <w:t>夹剪一体的荔枝采摘末端执行器，</w:t>
      </w:r>
      <w:r>
        <w:rPr>
          <w:rFonts w:hint="eastAsia" w:ascii="宋体" w:hAnsi="宋体" w:eastAsia="宋体" w:cs="宋体"/>
          <w:i w:val="0"/>
          <w:iCs w:val="0"/>
          <w:caps w:val="0"/>
          <w:color w:val="000000"/>
          <w:spacing w:val="0"/>
          <w:kern w:val="0"/>
          <w:sz w:val="21"/>
          <w:szCs w:val="21"/>
          <w:highlight w:val="none"/>
          <w:shd w:val="clear" w:fill="auto"/>
        </w:rPr>
        <w:t>母枝直径</w:t>
      </w:r>
      <w:r>
        <w:rPr>
          <w:rFonts w:hint="default" w:ascii="Times New Roman" w:hAnsi="Times New Roman" w:eastAsia="宋体" w:cs="Times New Roman"/>
          <w:i w:val="0"/>
          <w:iCs w:val="0"/>
          <w:caps w:val="0"/>
          <w:color w:val="000000"/>
          <w:spacing w:val="0"/>
          <w:kern w:val="0"/>
          <w:sz w:val="21"/>
          <w:szCs w:val="21"/>
          <w:highlight w:val="none"/>
          <w:shd w:val="clear" w:fill="auto"/>
        </w:rPr>
        <w:t>5mm</w:t>
      </w:r>
      <w:r>
        <w:rPr>
          <w:rFonts w:hint="eastAsia" w:ascii="宋体" w:hAnsi="宋体" w:eastAsia="宋体" w:cs="宋体"/>
          <w:i w:val="0"/>
          <w:iCs w:val="0"/>
          <w:caps w:val="0"/>
          <w:color w:val="000000"/>
          <w:spacing w:val="0"/>
          <w:kern w:val="0"/>
          <w:sz w:val="21"/>
          <w:szCs w:val="21"/>
          <w:highlight w:val="none"/>
          <w:shd w:val="clear" w:fill="auto"/>
        </w:rPr>
        <w:t>以下采摘成功率均为</w:t>
      </w:r>
      <w:r>
        <w:rPr>
          <w:rFonts w:hint="default" w:ascii="Times New Roman" w:hAnsi="Times New Roman" w:eastAsia="宋体" w:cs="Times New Roman"/>
          <w:i w:val="0"/>
          <w:iCs w:val="0"/>
          <w:caps w:val="0"/>
          <w:color w:val="000000"/>
          <w:spacing w:val="0"/>
          <w:kern w:val="0"/>
          <w:sz w:val="21"/>
          <w:szCs w:val="21"/>
          <w:highlight w:val="none"/>
          <w:shd w:val="clear" w:fill="auto"/>
        </w:rPr>
        <w:t>100%</w:t>
      </w:r>
      <w:r>
        <w:rPr>
          <w:rFonts w:hint="eastAsia" w:ascii="宋体" w:hAnsi="宋体" w:eastAsia="宋体" w:cs="宋体"/>
          <w:i w:val="0"/>
          <w:iCs w:val="0"/>
          <w:caps w:val="0"/>
          <w:color w:val="000000"/>
          <w:spacing w:val="0"/>
          <w:kern w:val="0"/>
          <w:sz w:val="21"/>
          <w:szCs w:val="21"/>
          <w:highlight w:val="none"/>
          <w:shd w:val="clear" w:fill="auto"/>
        </w:rPr>
        <w:t>,母枝直径</w:t>
      </w:r>
      <w:r>
        <w:rPr>
          <w:rFonts w:hint="default" w:ascii="Times New Roman" w:hAnsi="Times New Roman" w:eastAsia="宋体" w:cs="Times New Roman"/>
          <w:i w:val="0"/>
          <w:iCs w:val="0"/>
          <w:caps w:val="0"/>
          <w:color w:val="000000"/>
          <w:spacing w:val="0"/>
          <w:kern w:val="0"/>
          <w:sz w:val="21"/>
          <w:szCs w:val="21"/>
          <w:highlight w:val="none"/>
          <w:shd w:val="clear" w:fill="auto"/>
        </w:rPr>
        <w:t>6</w:t>
      </w:r>
      <w:r>
        <w:rPr>
          <w:rFonts w:hint="default" w:ascii="Times New Roman" w:hAnsi="Times New Roman" w:cs="Times New Roman"/>
          <w:i w:val="0"/>
          <w:iCs w:val="0"/>
          <w:caps w:val="0"/>
          <w:color w:val="000000"/>
          <w:spacing w:val="0"/>
          <w:kern w:val="0"/>
          <w:sz w:val="21"/>
          <w:szCs w:val="21"/>
          <w:highlight w:val="none"/>
          <w:shd w:val="clear"/>
          <w:lang w:val="en-US" w:eastAsia="zh-CN"/>
        </w:rPr>
        <w:t>~</w:t>
      </w:r>
      <w:r>
        <w:rPr>
          <w:rFonts w:hint="default" w:ascii="Times New Roman" w:hAnsi="Times New Roman" w:eastAsia="宋体" w:cs="Times New Roman"/>
          <w:i w:val="0"/>
          <w:iCs w:val="0"/>
          <w:caps w:val="0"/>
          <w:color w:val="000000"/>
          <w:spacing w:val="0"/>
          <w:kern w:val="0"/>
          <w:sz w:val="21"/>
          <w:szCs w:val="21"/>
          <w:highlight w:val="none"/>
          <w:shd w:val="clear" w:fill="auto"/>
        </w:rPr>
        <w:t>7mm采摘成功率为70%</w:t>
      </w:r>
      <w:r>
        <w:rPr>
          <w:rFonts w:hint="eastAsia" w:cs="Times New Roman"/>
          <w:i w:val="0"/>
          <w:iCs w:val="0"/>
          <w:caps w:val="0"/>
          <w:color w:val="000000"/>
          <w:spacing w:val="0"/>
          <w:kern w:val="0"/>
          <w:sz w:val="21"/>
          <w:szCs w:val="21"/>
          <w:highlight w:val="none"/>
          <w:shd w:val="clear" w:fill="auto"/>
          <w:lang w:eastAsia="zh-CN"/>
        </w:rPr>
        <w:t>。</w:t>
      </w:r>
      <w:r>
        <w:rPr>
          <w:rFonts w:hint="default" w:ascii="Times New Roman" w:hAnsi="Times New Roman" w:cs="Times New Roman"/>
          <w:color w:val="000000"/>
          <w:kern w:val="0"/>
          <w:szCs w:val="21"/>
          <w:highlight w:val="none"/>
        </w:rPr>
        <w:t>赵雄等</w:t>
      </w:r>
      <w:r>
        <w:rPr>
          <w:rFonts w:hint="default" w:ascii="Times New Roman" w:hAnsi="Times New Roman" w:cs="Times New Roman"/>
          <w:color w:val="000000"/>
          <w:kern w:val="0"/>
          <w:szCs w:val="21"/>
          <w:highlight w:val="none"/>
        </w:rPr>
        <w:fldChar w:fldCharType="begin"/>
      </w:r>
      <w:r>
        <w:rPr>
          <w:rFonts w:hint="default" w:ascii="Times New Roman" w:hAnsi="Times New Roman" w:cs="Times New Roman"/>
          <w:color w:val="000000"/>
          <w:kern w:val="0"/>
          <w:szCs w:val="21"/>
          <w:highlight w:val="none"/>
          <w:lang w:eastAsia="zh-CN"/>
        </w:rPr>
        <w:instrText xml:space="preserve"> ADDIN NE.Ref.{1C9DCE01-B325-4B94-879D-0B41DF956FD9}</w:instrText>
      </w:r>
      <w:r>
        <w:rPr>
          <w:rFonts w:hint="default" w:ascii="Times New Roman" w:hAnsi="Times New Roman" w:cs="Times New Roman"/>
          <w:color w:val="000000"/>
          <w:kern w:val="0"/>
          <w:szCs w:val="21"/>
          <w:highlight w:val="none"/>
        </w:rPr>
        <w:fldChar w:fldCharType="separate"/>
      </w:r>
      <w:r>
        <w:rPr>
          <w:rFonts w:hint="eastAsia" w:ascii="宋体" w:hAnsi="宋体"/>
          <w:color w:val="080000"/>
          <w:sz w:val="21"/>
          <w:szCs w:val="21"/>
          <w:highlight w:val="none"/>
          <w:vertAlign w:val="superscript"/>
          <w:rPrChange w:id="163" w:author="lg" w:date="2026-01-14T17:24:29Z">
            <w:rPr>
              <w:rFonts w:hint="eastAsia" w:ascii="宋体" w:hAnsi="宋体"/>
              <w:color w:val="080000"/>
              <w:sz w:val="21"/>
              <w:szCs w:val="24"/>
              <w:highlight w:val="none"/>
              <w:vertAlign w:val="superscript"/>
            </w:rPr>
          </w:rPrChange>
        </w:rPr>
        <w:t>[2</w:t>
      </w:r>
      <w:r>
        <w:rPr>
          <w:rFonts w:hint="eastAsia" w:ascii="宋体" w:hAnsi="宋体"/>
          <w:color w:val="080000"/>
          <w:sz w:val="21"/>
          <w:szCs w:val="21"/>
          <w:highlight w:val="none"/>
          <w:vertAlign w:val="superscript"/>
          <w:lang w:val="en-US" w:eastAsia="zh-CN"/>
          <w:rPrChange w:id="164" w:author="lg" w:date="2026-01-14T17:24:29Z">
            <w:rPr>
              <w:rFonts w:hint="eastAsia" w:ascii="宋体" w:hAnsi="宋体"/>
              <w:color w:val="080000"/>
              <w:sz w:val="21"/>
              <w:szCs w:val="24"/>
              <w:highlight w:val="none"/>
              <w:vertAlign w:val="superscript"/>
              <w:lang w:val="en-US" w:eastAsia="zh-CN"/>
            </w:rPr>
          </w:rPrChange>
        </w:rPr>
        <w:t>3</w:t>
      </w:r>
      <w:r>
        <w:rPr>
          <w:rFonts w:hint="eastAsia" w:ascii="宋体" w:hAnsi="宋体"/>
          <w:color w:val="080000"/>
          <w:sz w:val="21"/>
          <w:szCs w:val="21"/>
          <w:highlight w:val="none"/>
          <w:vertAlign w:val="superscript"/>
          <w:rPrChange w:id="165" w:author="lg" w:date="2026-01-14T17:24:29Z">
            <w:rPr>
              <w:rFonts w:hint="eastAsia" w:ascii="宋体" w:hAnsi="宋体"/>
              <w:color w:val="080000"/>
              <w:sz w:val="21"/>
              <w:szCs w:val="24"/>
              <w:highlight w:val="none"/>
              <w:vertAlign w:val="superscript"/>
            </w:rPr>
          </w:rPrChange>
        </w:rPr>
        <w:t>]</w:t>
      </w:r>
      <w:r>
        <w:rPr>
          <w:rFonts w:hint="default" w:ascii="Times New Roman" w:hAnsi="Times New Roman" w:cs="Times New Roman"/>
          <w:color w:val="000000"/>
          <w:kern w:val="0"/>
          <w:szCs w:val="21"/>
          <w:highlight w:val="none"/>
        </w:rPr>
        <w:fldChar w:fldCharType="end"/>
      </w:r>
      <w:r>
        <w:rPr>
          <w:rFonts w:hint="default" w:ascii="Times New Roman" w:hAnsi="Times New Roman" w:cs="Times New Roman"/>
          <w:color w:val="000000"/>
          <w:kern w:val="0"/>
          <w:szCs w:val="21"/>
          <w:highlight w:val="none"/>
          <w:lang w:val="en-US" w:eastAsia="zh-CN"/>
        </w:rPr>
        <w:t>应用双曲柄滑块机构对朝天椒进行夹剪，采收成功率为91.3%</w:t>
      </w:r>
      <w:r>
        <w:rPr>
          <w:rFonts w:hint="default" w:ascii="Times New Roman" w:hAnsi="Times New Roman" w:cs="Times New Roman"/>
          <w:color w:val="000000"/>
          <w:kern w:val="0"/>
          <w:szCs w:val="21"/>
          <w:highlight w:val="none"/>
        </w:rPr>
        <w:t>。</w:t>
      </w:r>
      <w:r>
        <w:rPr>
          <w:rFonts w:hint="eastAsia" w:ascii="宋体" w:hAnsi="宋体" w:cs="宋体"/>
          <w:color w:val="000000"/>
          <w:kern w:val="0"/>
          <w:szCs w:val="21"/>
          <w:highlight w:val="none"/>
          <w:lang w:val="en-US" w:eastAsia="zh-CN"/>
        </w:rPr>
        <w:t>董乃深</w:t>
      </w:r>
      <w:r>
        <w:rPr>
          <w:rFonts w:hint="eastAsia" w:ascii="宋体" w:hAnsi="宋体" w:cs="宋体"/>
          <w:color w:val="000000"/>
          <w:kern w:val="0"/>
          <w:szCs w:val="21"/>
          <w:highlight w:val="none"/>
        </w:rPr>
        <w:t>等</w:t>
      </w:r>
      <w:r>
        <w:rPr>
          <w:rFonts w:hint="eastAsia" w:ascii="宋体" w:hAnsi="宋体" w:cs="宋体"/>
          <w:color w:val="000000"/>
          <w:kern w:val="0"/>
          <w:szCs w:val="21"/>
          <w:highlight w:val="none"/>
        </w:rPr>
        <w:fldChar w:fldCharType="begin"/>
      </w:r>
      <w:r>
        <w:rPr>
          <w:rFonts w:hint="eastAsia" w:ascii="宋体" w:hAnsi="宋体" w:cs="宋体"/>
          <w:color w:val="000000"/>
          <w:kern w:val="0"/>
          <w:szCs w:val="21"/>
          <w:highlight w:val="none"/>
          <w:lang w:eastAsia="zh-CN"/>
        </w:rPr>
        <w:instrText xml:space="preserve"> ADDIN NE.Ref.{06A0EA1F-1ACE-4A99-8783-DA150610C569}</w:instrText>
      </w:r>
      <w:r>
        <w:rPr>
          <w:rFonts w:hint="eastAsia" w:ascii="宋体" w:hAnsi="宋体" w:cs="宋体"/>
          <w:color w:val="000000"/>
          <w:kern w:val="0"/>
          <w:szCs w:val="21"/>
          <w:highlight w:val="none"/>
        </w:rPr>
        <w:fldChar w:fldCharType="separate"/>
      </w:r>
      <w:r>
        <w:rPr>
          <w:rFonts w:hint="eastAsia" w:ascii="宋体" w:hAnsi="宋体"/>
          <w:color w:val="080000"/>
          <w:sz w:val="21"/>
          <w:szCs w:val="21"/>
          <w:highlight w:val="none"/>
          <w:vertAlign w:val="superscript"/>
          <w:rPrChange w:id="166" w:author="lg" w:date="2026-01-14T17:24:29Z">
            <w:rPr>
              <w:rFonts w:hint="eastAsia" w:ascii="宋体" w:hAnsi="宋体"/>
              <w:color w:val="080000"/>
              <w:sz w:val="21"/>
              <w:szCs w:val="24"/>
              <w:highlight w:val="none"/>
              <w:vertAlign w:val="superscript"/>
            </w:rPr>
          </w:rPrChange>
        </w:rPr>
        <w:t>[24]</w:t>
      </w:r>
      <w:r>
        <w:rPr>
          <w:rFonts w:hint="eastAsia" w:ascii="宋体" w:hAnsi="宋体" w:cs="宋体"/>
          <w:color w:val="000000"/>
          <w:kern w:val="0"/>
          <w:szCs w:val="21"/>
          <w:highlight w:val="none"/>
        </w:rPr>
        <w:fldChar w:fldCharType="end"/>
      </w:r>
      <w:r>
        <w:rPr>
          <w:rFonts w:hint="eastAsia" w:ascii="宋体" w:hAnsi="宋体" w:cs="宋体"/>
          <w:color w:val="000000"/>
          <w:kern w:val="0"/>
          <w:szCs w:val="21"/>
          <w:highlight w:val="none"/>
          <w:lang w:val="en-US" w:eastAsia="zh-CN"/>
        </w:rPr>
        <w:t>使用舵机收紧传动绳，借助滑轮组对两个夹指施加拉力</w:t>
      </w:r>
      <w:r>
        <w:rPr>
          <w:rFonts w:hint="default" w:ascii="Times New Roman" w:hAnsi="Times New Roman" w:cs="Times New Roman"/>
          <w:color w:val="000000"/>
          <w:kern w:val="0"/>
          <w:szCs w:val="21"/>
          <w:highlight w:val="none"/>
          <w:lang w:val="en-US" w:eastAsia="zh-CN"/>
        </w:rPr>
        <w:t>，进而实现草莓夹持与剪切，作业成功率为75.5%~85.4%</w:t>
      </w:r>
      <w:r>
        <w:rPr>
          <w:rFonts w:hint="eastAsia" w:ascii="宋体" w:hAnsi="宋体" w:cs="宋体"/>
          <w:color w:val="000000"/>
          <w:kern w:val="0"/>
          <w:szCs w:val="21"/>
          <w:highlight w:val="none"/>
        </w:rPr>
        <w:t>。</w:t>
      </w:r>
      <w:r>
        <w:rPr>
          <w:rFonts w:hint="eastAsia" w:ascii="宋体" w:hAnsi="宋体" w:cs="宋体"/>
          <w:color w:val="000000"/>
          <w:kern w:val="0"/>
          <w:szCs w:val="21"/>
          <w:highlight w:val="none"/>
          <w:lang w:val="en-US" w:eastAsia="zh-CN"/>
        </w:rPr>
        <w:t>鲍秀兰等</w:t>
      </w:r>
      <w:r>
        <w:rPr>
          <w:rFonts w:hint="eastAsia" w:ascii="宋体" w:hAnsi="宋体" w:cs="宋体"/>
          <w:color w:val="000000"/>
          <w:kern w:val="0"/>
          <w:szCs w:val="21"/>
          <w:highlight w:val="none"/>
          <w:lang w:val="en-US" w:eastAsia="zh-CN"/>
        </w:rPr>
        <w:fldChar w:fldCharType="begin"/>
      </w:r>
      <w:r>
        <w:rPr>
          <w:rFonts w:hint="eastAsia" w:ascii="宋体" w:hAnsi="宋体" w:cs="宋体"/>
          <w:color w:val="000000"/>
          <w:kern w:val="0"/>
          <w:szCs w:val="21"/>
          <w:highlight w:val="none"/>
          <w:lang w:val="en-US" w:eastAsia="zh-CN"/>
        </w:rPr>
        <w:instrText xml:space="preserve"> ADDIN NE.Ref.{390D498F-2149-40E5-9DE3-BB6FF15504FE}</w:instrText>
      </w:r>
      <w:r>
        <w:rPr>
          <w:rFonts w:hint="eastAsia" w:ascii="宋体" w:hAnsi="宋体" w:cs="宋体"/>
          <w:color w:val="000000"/>
          <w:kern w:val="0"/>
          <w:szCs w:val="21"/>
          <w:highlight w:val="none"/>
          <w:lang w:val="en-US" w:eastAsia="zh-CN"/>
        </w:rPr>
        <w:fldChar w:fldCharType="separate"/>
      </w:r>
      <w:r>
        <w:rPr>
          <w:rFonts w:hint="eastAsia" w:ascii="宋体" w:hAnsi="宋体"/>
          <w:color w:val="080000"/>
          <w:sz w:val="21"/>
          <w:szCs w:val="21"/>
          <w:highlight w:val="none"/>
          <w:vertAlign w:val="superscript"/>
          <w:rPrChange w:id="167" w:author="lg" w:date="2026-01-14T17:24:29Z">
            <w:rPr>
              <w:rFonts w:hint="eastAsia" w:ascii="宋体" w:hAnsi="宋体"/>
              <w:color w:val="080000"/>
              <w:sz w:val="21"/>
              <w:szCs w:val="24"/>
              <w:highlight w:val="none"/>
              <w:vertAlign w:val="superscript"/>
            </w:rPr>
          </w:rPrChange>
        </w:rPr>
        <w:t>[25]</w:t>
      </w:r>
      <w:r>
        <w:rPr>
          <w:rFonts w:hint="eastAsia" w:ascii="宋体" w:hAnsi="宋体" w:cs="宋体"/>
          <w:color w:val="000000"/>
          <w:kern w:val="0"/>
          <w:szCs w:val="21"/>
          <w:highlight w:val="none"/>
          <w:lang w:val="en-US" w:eastAsia="zh-CN"/>
        </w:rPr>
        <w:fldChar w:fldCharType="end"/>
      </w:r>
      <w:r>
        <w:rPr>
          <w:rFonts w:hint="eastAsia" w:ascii="宋体" w:hAnsi="宋体" w:cs="宋体"/>
          <w:color w:val="000000"/>
          <w:kern w:val="0"/>
          <w:szCs w:val="21"/>
          <w:highlight w:val="none"/>
          <w:lang w:val="en-US" w:eastAsia="zh-CN"/>
        </w:rPr>
        <w:t>设计一款简易的夹剪一体末端执行器，利用电磁铁</w:t>
      </w:r>
      <w:r>
        <w:rPr>
          <w:rFonts w:hint="default" w:ascii="Times New Roman" w:hAnsi="Times New Roman" w:cs="Times New Roman"/>
          <w:color w:val="000000"/>
          <w:kern w:val="0"/>
          <w:szCs w:val="21"/>
          <w:highlight w:val="none"/>
          <w:lang w:val="en-US" w:eastAsia="zh-CN"/>
        </w:rPr>
        <w:t>产生往复直线运动使刀具开合，夹取成功率为87.5%</w:t>
      </w:r>
      <w:r>
        <w:rPr>
          <w:rFonts w:hint="eastAsia" w:ascii="宋体" w:hAnsi="宋体" w:cs="宋体"/>
          <w:color w:val="000000"/>
          <w:kern w:val="0"/>
          <w:szCs w:val="21"/>
          <w:highlight w:val="none"/>
          <w:lang w:val="en-US" w:eastAsia="zh-CN"/>
        </w:rPr>
        <w:t>。</w:t>
      </w:r>
      <w:r>
        <w:rPr>
          <w:rFonts w:hint="eastAsia" w:cs="Times New Roman"/>
          <w:color w:val="000000"/>
          <w:szCs w:val="21"/>
          <w:highlight w:val="none"/>
          <w:lang w:val="en-US" w:eastAsia="zh-CN"/>
          <w:rPrChange w:id="168" w:author="lg" w:date="2026-01-14T17:24:29Z">
            <w:rPr>
              <w:rFonts w:hint="eastAsia" w:cs="Times New Roman"/>
              <w:color w:val="000000"/>
              <w:szCs w:val="20"/>
              <w:highlight w:val="none"/>
              <w:lang w:val="en-US" w:eastAsia="zh-CN"/>
            </w:rPr>
          </w:rPrChange>
        </w:rPr>
        <w:t>结果枝</w:t>
      </w:r>
      <w:r>
        <w:rPr>
          <w:rFonts w:hint="eastAsia" w:ascii="宋体" w:hAnsi="宋体" w:cs="宋体"/>
          <w:color w:val="000000"/>
          <w:kern w:val="0"/>
          <w:szCs w:val="21"/>
          <w:highlight w:val="none"/>
        </w:rPr>
        <w:t>夹持式直接接触</w:t>
      </w:r>
      <w:r>
        <w:rPr>
          <w:rFonts w:hint="eastAsia" w:cs="Times New Roman"/>
          <w:color w:val="000000"/>
          <w:szCs w:val="21"/>
          <w:highlight w:val="none"/>
          <w:lang w:val="en-US" w:eastAsia="zh-CN"/>
          <w:rPrChange w:id="169" w:author="lg" w:date="2026-01-14T17:24:29Z">
            <w:rPr>
              <w:rFonts w:hint="eastAsia" w:cs="Times New Roman"/>
              <w:color w:val="000000"/>
              <w:szCs w:val="20"/>
              <w:highlight w:val="none"/>
              <w:lang w:val="en-US" w:eastAsia="zh-CN"/>
            </w:rPr>
          </w:rPrChange>
        </w:rPr>
        <w:t>结果枝</w:t>
      </w:r>
      <w:r>
        <w:rPr>
          <w:rFonts w:hint="eastAsia" w:ascii="宋体" w:hAnsi="宋体" w:cs="宋体"/>
          <w:color w:val="000000"/>
          <w:kern w:val="0"/>
          <w:szCs w:val="21"/>
          <w:highlight w:val="none"/>
        </w:rPr>
        <w:t>，</w:t>
      </w:r>
      <w:r>
        <w:rPr>
          <w:rFonts w:hint="eastAsia" w:ascii="宋体" w:hAnsi="宋体" w:cs="宋体"/>
          <w:color w:val="000000"/>
          <w:kern w:val="0"/>
          <w:szCs w:val="21"/>
          <w:highlight w:val="none"/>
          <w:lang w:val="en-US" w:eastAsia="zh-CN"/>
        </w:rPr>
        <w:t>可避免果实损伤</w:t>
      </w:r>
      <w:r>
        <w:rPr>
          <w:rFonts w:hint="eastAsia" w:ascii="宋体" w:hAnsi="宋体" w:cs="宋体"/>
          <w:color w:val="000000"/>
          <w:kern w:val="0"/>
          <w:szCs w:val="21"/>
          <w:highlight w:val="none"/>
        </w:rPr>
        <w:t>，但</w:t>
      </w:r>
      <w:r>
        <w:rPr>
          <w:rFonts w:hint="eastAsia" w:ascii="宋体" w:hAnsi="宋体" w:cs="宋体"/>
          <w:color w:val="000000"/>
          <w:kern w:val="0"/>
          <w:szCs w:val="21"/>
          <w:highlight w:val="none"/>
          <w:lang w:val="en-US" w:eastAsia="zh-CN"/>
        </w:rPr>
        <w:t>对机构剪切力与</w:t>
      </w:r>
      <w:r>
        <w:rPr>
          <w:rFonts w:hint="eastAsia" w:cs="Times New Roman"/>
          <w:color w:val="000000"/>
          <w:szCs w:val="21"/>
          <w:highlight w:val="none"/>
          <w:lang w:val="en-US" w:eastAsia="zh-CN"/>
          <w:rPrChange w:id="170" w:author="lg" w:date="2026-01-14T17:24:29Z">
            <w:rPr>
              <w:rFonts w:hint="eastAsia" w:cs="Times New Roman"/>
              <w:color w:val="000000"/>
              <w:szCs w:val="20"/>
              <w:highlight w:val="none"/>
              <w:lang w:val="en-US" w:eastAsia="zh-CN"/>
            </w:rPr>
          </w:rPrChange>
        </w:rPr>
        <w:t>结果枝</w:t>
      </w:r>
      <w:r>
        <w:rPr>
          <w:rFonts w:hint="eastAsia" w:ascii="宋体" w:hAnsi="宋体" w:cs="宋体"/>
          <w:color w:val="000000"/>
          <w:kern w:val="0"/>
          <w:szCs w:val="21"/>
          <w:highlight w:val="none"/>
          <w:lang w:val="en-US" w:eastAsia="zh-CN"/>
        </w:rPr>
        <w:t>可夹持</w:t>
      </w:r>
      <w:r>
        <w:rPr>
          <w:rFonts w:hint="eastAsia" w:ascii="宋体" w:hAnsi="宋体" w:cs="宋体"/>
          <w:color w:val="000000"/>
          <w:kern w:val="0"/>
          <w:szCs w:val="21"/>
          <w:highlight w:val="none"/>
        </w:rPr>
        <w:t>长度</w:t>
      </w:r>
      <w:r>
        <w:rPr>
          <w:rFonts w:hint="eastAsia" w:ascii="宋体" w:hAnsi="宋体" w:cs="宋体"/>
          <w:color w:val="000000"/>
          <w:kern w:val="0"/>
          <w:szCs w:val="21"/>
          <w:highlight w:val="none"/>
          <w:lang w:val="en-US" w:eastAsia="zh-CN"/>
        </w:rPr>
        <w:t>有较高的</w:t>
      </w:r>
      <w:r>
        <w:rPr>
          <w:rFonts w:hint="eastAsia" w:ascii="宋体" w:hAnsi="宋体" w:cs="宋体"/>
          <w:color w:val="000000"/>
          <w:kern w:val="0"/>
          <w:szCs w:val="21"/>
          <w:highlight w:val="none"/>
        </w:rPr>
        <w:t>要求。</w:t>
      </w:r>
    </w:p>
    <w:p w14:paraId="1B881DDF">
      <w:pPr>
        <w:spacing w:line="240" w:lineRule="auto"/>
        <w:ind w:firstLine="420"/>
        <w:rPr>
          <w:rFonts w:hint="default"/>
          <w:highlight w:val="none"/>
          <w:lang w:val="en-US" w:eastAsia="zh-CN"/>
        </w:rPr>
      </w:pPr>
      <w:r>
        <w:rPr>
          <w:rFonts w:hint="eastAsia"/>
          <w:highlight w:val="none"/>
        </w:rPr>
        <w:t>番石榴果实娇嫩，容易遭受机械</w:t>
      </w:r>
      <w:r>
        <w:rPr>
          <w:rFonts w:hint="eastAsia"/>
          <w:highlight w:val="none"/>
          <w:lang w:val="en-US" w:eastAsia="zh-CN"/>
        </w:rPr>
        <w:t>损伤</w:t>
      </w:r>
      <w:r>
        <w:rPr>
          <w:rFonts w:hint="eastAsia"/>
          <w:highlight w:val="none"/>
        </w:rPr>
        <w:t>，因此适宜使用</w:t>
      </w:r>
      <w:r>
        <w:rPr>
          <w:rFonts w:hint="eastAsia" w:cs="Times New Roman"/>
          <w:color w:val="000000"/>
          <w:szCs w:val="21"/>
          <w:highlight w:val="none"/>
          <w:lang w:val="en-US" w:eastAsia="zh-CN"/>
          <w:rPrChange w:id="171" w:author="lg" w:date="2026-01-14T17:24:29Z">
            <w:rPr>
              <w:rFonts w:hint="eastAsia" w:cs="Times New Roman"/>
              <w:color w:val="000000"/>
              <w:szCs w:val="20"/>
              <w:highlight w:val="none"/>
              <w:lang w:val="en-US" w:eastAsia="zh-CN"/>
            </w:rPr>
          </w:rPrChange>
        </w:rPr>
        <w:t>结果枝</w:t>
      </w:r>
      <w:r>
        <w:rPr>
          <w:rFonts w:hint="eastAsia"/>
          <w:highlight w:val="none"/>
        </w:rPr>
        <w:t>夹持式执行器进行采摘。</w:t>
      </w:r>
      <w:r>
        <w:rPr>
          <w:rFonts w:hint="eastAsia"/>
          <w:highlight w:val="none"/>
          <w:lang w:val="en-US" w:eastAsia="zh-CN"/>
        </w:rPr>
        <w:t>本文在番石榴</w:t>
      </w:r>
      <w:r>
        <w:rPr>
          <w:rFonts w:hint="eastAsia" w:cs="Times New Roman"/>
          <w:color w:val="000000"/>
          <w:szCs w:val="21"/>
          <w:highlight w:val="none"/>
          <w:lang w:val="en-US" w:eastAsia="zh-CN"/>
          <w:rPrChange w:id="172" w:author="lg" w:date="2026-01-14T17:24:29Z">
            <w:rPr>
              <w:rFonts w:hint="eastAsia" w:cs="Times New Roman"/>
              <w:color w:val="000000"/>
              <w:szCs w:val="20"/>
              <w:highlight w:val="none"/>
              <w:lang w:val="en-US" w:eastAsia="zh-CN"/>
            </w:rPr>
          </w:rPrChange>
        </w:rPr>
        <w:t>结果枝</w:t>
      </w:r>
      <w:r>
        <w:rPr>
          <w:rFonts w:hint="eastAsia"/>
          <w:highlight w:val="none"/>
          <w:lang w:val="en-US" w:eastAsia="zh-CN"/>
        </w:rPr>
        <w:t>物理与力学特性分析的基础上，设计一种由传动机构、</w:t>
      </w:r>
      <w:r>
        <w:rPr>
          <w:rFonts w:hint="eastAsia"/>
          <w:highlight w:val="none"/>
        </w:rPr>
        <w:t>夹剪机构</w:t>
      </w:r>
      <w:r>
        <w:rPr>
          <w:rFonts w:hint="eastAsia"/>
          <w:highlight w:val="none"/>
          <w:lang w:val="en-US" w:eastAsia="zh-CN"/>
        </w:rPr>
        <w:t>和</w:t>
      </w:r>
      <w:r>
        <w:rPr>
          <w:rFonts w:hint="eastAsia"/>
          <w:highlight w:val="none"/>
        </w:rPr>
        <w:t>收集机构</w:t>
      </w:r>
      <w:r>
        <w:rPr>
          <w:rFonts w:hint="eastAsia"/>
          <w:highlight w:val="none"/>
          <w:lang w:val="en-US" w:eastAsia="zh-CN"/>
        </w:rPr>
        <w:t>组成的</w:t>
      </w:r>
      <w:r>
        <w:rPr>
          <w:rFonts w:hint="eastAsia"/>
          <w:highlight w:val="none"/>
        </w:rPr>
        <w:t>夹剪收一体式</w:t>
      </w:r>
      <w:r>
        <w:rPr>
          <w:rFonts w:hint="eastAsia"/>
          <w:highlight w:val="none"/>
          <w:lang w:val="en-US" w:eastAsia="zh-CN"/>
        </w:rPr>
        <w:t>末端执行器。研制样机进行番石榴采摘试验，验证机构的合理性，以期为采摘机器人的落地应用提供技术支持。</w:t>
      </w:r>
    </w:p>
    <w:p w14:paraId="7345B7D3">
      <w:pPr>
        <w:spacing w:before="156" w:beforeLines="50" w:after="156" w:afterLines="50"/>
        <w:rPr>
          <w:rFonts w:hint="default" w:ascii="黑体" w:hAnsi="黑体" w:eastAsia="黑体" w:cs="黑体"/>
          <w:sz w:val="21"/>
          <w:szCs w:val="21"/>
          <w:highlight w:val="none"/>
          <w:lang w:val="en-US" w:eastAsia="zh-CN"/>
          <w:rPrChange w:id="173" w:author="lg" w:date="2026-01-14T17:24:29Z">
            <w:rPr>
              <w:rFonts w:hint="default" w:ascii="黑体" w:hAnsi="黑体" w:eastAsia="黑体" w:cs="黑体"/>
              <w:sz w:val="24"/>
              <w:szCs w:val="24"/>
              <w:highlight w:val="none"/>
              <w:lang w:val="en-US" w:eastAsia="zh-CN"/>
            </w:rPr>
          </w:rPrChange>
        </w:rPr>
      </w:pPr>
      <w:r>
        <w:rPr>
          <w:rFonts w:hint="default" w:ascii="Times New Roman" w:hAnsi="Times New Roman" w:eastAsia="黑体" w:cs="Times New Roman"/>
          <w:color w:val="000000"/>
          <w:kern w:val="0"/>
          <w:sz w:val="21"/>
          <w:szCs w:val="21"/>
          <w:highlight w:val="none"/>
          <w:rPrChange w:id="174" w:author="lg" w:date="2026-01-14T17:24:29Z">
            <w:rPr>
              <w:rFonts w:hint="default" w:ascii="Times New Roman" w:hAnsi="Times New Roman" w:eastAsia="黑体" w:cs="Times New Roman"/>
              <w:color w:val="000000"/>
              <w:kern w:val="0"/>
              <w:sz w:val="24"/>
              <w:szCs w:val="24"/>
              <w:highlight w:val="none"/>
            </w:rPr>
          </w:rPrChange>
        </w:rPr>
        <w:t>1</w:t>
      </w:r>
      <w:r>
        <w:rPr>
          <w:rFonts w:hint="eastAsia" w:eastAsia="黑体" w:cs="Times New Roman"/>
          <w:color w:val="000000"/>
          <w:kern w:val="0"/>
          <w:sz w:val="21"/>
          <w:szCs w:val="21"/>
          <w:highlight w:val="none"/>
          <w:lang w:val="en-US" w:eastAsia="zh-CN"/>
          <w:rPrChange w:id="175" w:author="lg" w:date="2026-01-14T17:24:29Z">
            <w:rPr>
              <w:rFonts w:hint="eastAsia" w:eastAsia="黑体" w:cs="Times New Roman"/>
              <w:color w:val="000000"/>
              <w:kern w:val="0"/>
              <w:sz w:val="24"/>
              <w:szCs w:val="24"/>
              <w:highlight w:val="none"/>
              <w:lang w:val="en-US" w:eastAsia="zh-CN"/>
            </w:rPr>
          </w:rPrChange>
        </w:rPr>
        <w:tab/>
      </w:r>
      <w:r>
        <w:rPr>
          <w:rFonts w:hint="eastAsia" w:ascii="黑体" w:hAnsi="黑体" w:eastAsia="黑体" w:cs="黑体"/>
          <w:color w:val="000000"/>
          <w:kern w:val="0"/>
          <w:sz w:val="21"/>
          <w:szCs w:val="21"/>
          <w:highlight w:val="none"/>
          <w:lang w:val="en-US" w:eastAsia="zh-CN"/>
          <w:rPrChange w:id="176" w:author="lg" w:date="2026-01-14T17:24:29Z">
            <w:rPr>
              <w:rFonts w:hint="eastAsia" w:ascii="黑体" w:hAnsi="黑体" w:eastAsia="黑体" w:cs="黑体"/>
              <w:color w:val="000000"/>
              <w:kern w:val="0"/>
              <w:sz w:val="24"/>
              <w:szCs w:val="24"/>
              <w:highlight w:val="none"/>
              <w:lang w:val="en-US" w:eastAsia="zh-CN"/>
            </w:rPr>
          </w:rPrChange>
        </w:rPr>
        <w:t>结果枝几何参数和生物力学参数测量</w:t>
      </w:r>
    </w:p>
    <w:p w14:paraId="479DDDB4">
      <w:pPr>
        <w:ind w:firstLine="420" w:firstLineChars="200"/>
        <w:jc w:val="both"/>
        <w:rPr>
          <w:highlight w:val="none"/>
        </w:rPr>
      </w:pPr>
      <w:r>
        <w:rPr>
          <w:rFonts w:hint="eastAsia"/>
          <w:highlight w:val="none"/>
        </w:rPr>
        <w:t>为合理设计末端执行器，以</w:t>
      </w:r>
      <w:r>
        <w:rPr>
          <w:rFonts w:hint="eastAsia"/>
          <w:highlight w:val="none"/>
          <w:lang w:val="en-US" w:eastAsia="zh-CN"/>
        </w:rPr>
        <w:t>广州市番禺区佳硕农场种植</w:t>
      </w:r>
      <w:r>
        <w:rPr>
          <w:rFonts w:ascii="Times New Roman" w:hAnsi="Times New Roman"/>
          <w:highlight w:val="none"/>
        </w:rPr>
        <w:t>的胭脂红番石榴为对象，对</w:t>
      </w:r>
      <w:r>
        <w:rPr>
          <w:rFonts w:hint="eastAsia" w:ascii="Times New Roman" w:hAnsi="Times New Roman"/>
          <w:highlight w:val="none"/>
        </w:rPr>
        <w:t>50个</w:t>
      </w:r>
      <w:r>
        <w:rPr>
          <w:rFonts w:ascii="Times New Roman" w:hAnsi="Times New Roman"/>
          <w:highlight w:val="none"/>
        </w:rPr>
        <w:t>番石榴</w:t>
      </w:r>
      <w:r>
        <w:rPr>
          <w:rFonts w:hint="eastAsia" w:ascii="Times New Roman" w:hAnsi="Times New Roman"/>
          <w:highlight w:val="none"/>
        </w:rPr>
        <w:t>果实重量、</w:t>
      </w:r>
      <w:r>
        <w:rPr>
          <w:rFonts w:hint="eastAsia" w:cs="Times New Roman"/>
          <w:color w:val="000000"/>
          <w:szCs w:val="21"/>
          <w:highlight w:val="none"/>
          <w:lang w:val="en-US" w:eastAsia="zh-CN"/>
          <w:rPrChange w:id="177" w:author="lg" w:date="2026-01-14T17:24:29Z">
            <w:rPr>
              <w:rFonts w:hint="eastAsia" w:cs="Times New Roman"/>
              <w:color w:val="000000"/>
              <w:szCs w:val="20"/>
              <w:highlight w:val="none"/>
              <w:lang w:val="en-US" w:eastAsia="zh-CN"/>
            </w:rPr>
          </w:rPrChange>
        </w:rPr>
        <w:t>结果枝</w:t>
      </w:r>
      <w:r>
        <w:rPr>
          <w:rFonts w:ascii="Times New Roman" w:hAnsi="Times New Roman"/>
          <w:highlight w:val="none"/>
        </w:rPr>
        <w:t>长度和直径进行测量</w:t>
      </w:r>
      <w:r>
        <w:rPr>
          <w:rFonts w:hint="eastAsia" w:ascii="Times New Roman" w:hAnsi="Times New Roman"/>
          <w:highlight w:val="none"/>
        </w:rPr>
        <w:t>，如表1所示</w:t>
      </w:r>
      <w:r>
        <w:rPr>
          <w:rFonts w:ascii="Times New Roman" w:hAnsi="Times New Roman"/>
          <w:highlight w:val="none"/>
        </w:rPr>
        <w:t>。</w:t>
      </w:r>
      <w:r>
        <w:rPr>
          <w:rFonts w:hint="eastAsia"/>
          <w:highlight w:val="none"/>
          <w:lang w:val="en-US" w:eastAsia="zh-CN"/>
        </w:rPr>
        <w:t>数据显示</w:t>
      </w:r>
      <w:r>
        <w:rPr>
          <w:rFonts w:ascii="Times New Roman" w:hAnsi="Times New Roman"/>
          <w:highlight w:val="none"/>
        </w:rPr>
        <w:t>，番石榴</w:t>
      </w:r>
      <w:r>
        <w:rPr>
          <w:rFonts w:hint="eastAsia" w:ascii="Times New Roman" w:hAnsi="Times New Roman"/>
          <w:highlight w:val="none"/>
        </w:rPr>
        <w:t>果实重量为</w:t>
      </w:r>
      <w:r>
        <w:rPr>
          <w:rFonts w:hint="eastAsia"/>
          <w:highlight w:val="none"/>
          <w:lang w:val="en-US" w:eastAsia="zh-CN"/>
        </w:rPr>
        <w:t>65</w:t>
      </w:r>
      <w:r>
        <w:rPr>
          <w:rFonts w:hint="eastAsia" w:ascii="Times New Roman" w:hAnsi="Times New Roman"/>
          <w:highlight w:val="none"/>
        </w:rPr>
        <w:t>~475g，</w:t>
      </w:r>
      <w:r>
        <w:rPr>
          <w:rFonts w:hint="eastAsia" w:cs="Times New Roman"/>
          <w:color w:val="000000"/>
          <w:szCs w:val="21"/>
          <w:highlight w:val="none"/>
          <w:lang w:val="en-US" w:eastAsia="zh-CN"/>
          <w:rPrChange w:id="178" w:author="lg" w:date="2026-01-14T17:24:29Z">
            <w:rPr>
              <w:rFonts w:hint="eastAsia" w:cs="Times New Roman"/>
              <w:color w:val="000000"/>
              <w:szCs w:val="20"/>
              <w:highlight w:val="none"/>
              <w:lang w:val="en-US" w:eastAsia="zh-CN"/>
            </w:rPr>
          </w:rPrChange>
        </w:rPr>
        <w:t>结果枝</w:t>
      </w:r>
      <w:r>
        <w:rPr>
          <w:rFonts w:hint="eastAsia" w:ascii="Times New Roman" w:hAnsi="Times New Roman"/>
          <w:highlight w:val="none"/>
        </w:rPr>
        <w:t>长度</w:t>
      </w:r>
      <w:r>
        <w:rPr>
          <w:rFonts w:ascii="Times New Roman" w:hAnsi="Times New Roman"/>
          <w:highlight w:val="none"/>
        </w:rPr>
        <w:t>为</w:t>
      </w:r>
      <w:r>
        <w:rPr>
          <w:rFonts w:hint="eastAsia" w:ascii="Times New Roman" w:hAnsi="Times New Roman"/>
          <w:highlight w:val="none"/>
        </w:rPr>
        <w:t>12.22~37.05</w:t>
      </w:r>
      <w:r>
        <w:rPr>
          <w:rFonts w:ascii="Times New Roman" w:hAnsi="Times New Roman"/>
          <w:highlight w:val="none"/>
        </w:rPr>
        <w:t>mm，</w:t>
      </w:r>
      <w:r>
        <w:rPr>
          <w:rFonts w:hint="eastAsia" w:cs="Times New Roman"/>
          <w:color w:val="000000"/>
          <w:szCs w:val="21"/>
          <w:highlight w:val="none"/>
          <w:lang w:val="en-US" w:eastAsia="zh-CN"/>
          <w:rPrChange w:id="179" w:author="lg" w:date="2026-01-14T17:24:29Z">
            <w:rPr>
              <w:rFonts w:hint="eastAsia" w:cs="Times New Roman"/>
              <w:color w:val="000000"/>
              <w:szCs w:val="20"/>
              <w:highlight w:val="none"/>
              <w:lang w:val="en-US" w:eastAsia="zh-CN"/>
            </w:rPr>
          </w:rPrChange>
        </w:rPr>
        <w:t>结果枝</w:t>
      </w:r>
      <w:r>
        <w:rPr>
          <w:rFonts w:ascii="Times New Roman" w:hAnsi="Times New Roman"/>
          <w:highlight w:val="none"/>
        </w:rPr>
        <w:t>直径为</w:t>
      </w:r>
      <w:r>
        <w:rPr>
          <w:rFonts w:hint="eastAsia" w:ascii="Times New Roman" w:hAnsi="Times New Roman"/>
          <w:highlight w:val="none"/>
        </w:rPr>
        <w:t>1.83~4.13</w:t>
      </w:r>
      <w:r>
        <w:rPr>
          <w:rFonts w:ascii="Times New Roman" w:hAnsi="Times New Roman"/>
          <w:highlight w:val="none"/>
        </w:rPr>
        <w:t>mm。</w:t>
      </w:r>
    </w:p>
    <w:p w14:paraId="0736E3B7">
      <w:pPr>
        <w:ind w:firstLine="420" w:firstLineChars="200"/>
        <w:jc w:val="both"/>
        <w:rPr>
          <w:rFonts w:hint="eastAsia" w:ascii="Times New Roman" w:hAnsi="Times New Roman" w:eastAsia="宋体"/>
          <w:kern w:val="2"/>
          <w:szCs w:val="21"/>
          <w:highlight w:val="none"/>
          <w:lang w:eastAsia="zh-CN"/>
        </w:rPr>
      </w:pPr>
      <w:r>
        <w:rPr>
          <w:rFonts w:hint="eastAsia"/>
          <w:highlight w:val="none"/>
        </w:rPr>
        <w:t>对番石榴</w:t>
      </w:r>
      <w:r>
        <w:rPr>
          <w:rFonts w:hint="eastAsia" w:cs="Times New Roman"/>
          <w:color w:val="000000"/>
          <w:szCs w:val="21"/>
          <w:highlight w:val="none"/>
          <w:lang w:val="en-US" w:eastAsia="zh-CN"/>
          <w:rPrChange w:id="180" w:author="lg" w:date="2026-01-14T17:24:29Z">
            <w:rPr>
              <w:rFonts w:hint="eastAsia" w:cs="Times New Roman"/>
              <w:color w:val="000000"/>
              <w:szCs w:val="20"/>
              <w:highlight w:val="none"/>
              <w:lang w:val="en-US" w:eastAsia="zh-CN"/>
            </w:rPr>
          </w:rPrChange>
        </w:rPr>
        <w:t>结果枝</w:t>
      </w:r>
      <w:r>
        <w:rPr>
          <w:rFonts w:hint="eastAsia"/>
          <w:highlight w:val="none"/>
        </w:rPr>
        <w:t>进行剪切力试验，确定剪断</w:t>
      </w:r>
      <w:r>
        <w:rPr>
          <w:rFonts w:hint="eastAsia" w:cs="Times New Roman"/>
          <w:color w:val="000000"/>
          <w:szCs w:val="21"/>
          <w:highlight w:val="none"/>
          <w:lang w:val="en-US" w:eastAsia="zh-CN"/>
          <w:rPrChange w:id="181" w:author="lg" w:date="2026-01-14T17:24:29Z">
            <w:rPr>
              <w:rFonts w:hint="eastAsia" w:cs="Times New Roman"/>
              <w:color w:val="000000"/>
              <w:szCs w:val="20"/>
              <w:highlight w:val="none"/>
              <w:lang w:val="en-US" w:eastAsia="zh-CN"/>
            </w:rPr>
          </w:rPrChange>
        </w:rPr>
        <w:t>结果枝</w:t>
      </w:r>
      <w:r>
        <w:rPr>
          <w:rFonts w:hint="eastAsia"/>
          <w:highlight w:val="none"/>
        </w:rPr>
        <w:t>所需的</w:t>
      </w:r>
      <w:r>
        <w:rPr>
          <w:rFonts w:hint="eastAsia"/>
          <w:highlight w:val="none"/>
          <w:lang w:val="en-US" w:eastAsia="zh-CN"/>
        </w:rPr>
        <w:t>极限</w:t>
      </w:r>
      <w:r>
        <w:rPr>
          <w:rFonts w:hint="eastAsia"/>
          <w:highlight w:val="none"/>
        </w:rPr>
        <w:t>剪切力。该研究采用</w:t>
      </w:r>
      <w:r>
        <w:rPr>
          <w:highlight w:val="none"/>
        </w:rPr>
        <w:t>东莞市智取精密仪器有限公司生产的ZQ-9908-01型电动拉伸压缩试验机（多功能版）作为试验平台（如图</w:t>
      </w:r>
      <w:r>
        <w:rPr>
          <w:rFonts w:hint="eastAsia"/>
          <w:highlight w:val="none"/>
        </w:rPr>
        <w:t>1</w:t>
      </w:r>
      <w:r>
        <w:rPr>
          <w:highlight w:val="none"/>
        </w:rPr>
        <w:t>所示）</w:t>
      </w:r>
      <w:r>
        <w:rPr>
          <w:rFonts w:hint="eastAsia"/>
          <w:highlight w:val="none"/>
        </w:rPr>
        <w:t>，使用</w:t>
      </w:r>
      <w:r>
        <w:rPr>
          <w:rFonts w:hint="default" w:ascii="Times New Roman" w:hAnsi="Times New Roman"/>
          <w:kern w:val="2"/>
          <w:szCs w:val="21"/>
          <w:highlight w:val="none"/>
        </w:rPr>
        <w:t>刃口为1</w:t>
      </w:r>
      <w:r>
        <w:rPr>
          <w:rFonts w:hint="eastAsia"/>
          <w:highlight w:val="none"/>
          <w:lang w:eastAsia="zh-CN"/>
        </w:rPr>
        <w:t>5</w:t>
      </w:r>
      <w:r>
        <w:rPr>
          <w:rFonts w:hint="default" w:ascii="Times New Roman" w:hAnsi="Times New Roman"/>
          <w:kern w:val="2"/>
          <w:szCs w:val="21"/>
          <w:highlight w:val="none"/>
        </w:rPr>
        <w:t>°</w:t>
      </w:r>
      <w:r>
        <w:rPr>
          <w:rFonts w:hint="eastAsia"/>
          <w:highlight w:val="none"/>
        </w:rPr>
        <w:t>的410不锈钢定制刀具</w:t>
      </w:r>
      <w:r>
        <w:rPr>
          <w:rFonts w:hint="eastAsia"/>
          <w:highlight w:val="none"/>
          <w:lang w:eastAsia="zh-CN"/>
        </w:rPr>
        <w:t>，</w:t>
      </w:r>
      <w:r>
        <w:rPr>
          <w:rFonts w:hint="eastAsia"/>
          <w:highlight w:val="none"/>
        </w:rPr>
        <w:t>对50个</w:t>
      </w:r>
      <w:r>
        <w:rPr>
          <w:rFonts w:hint="eastAsia" w:cs="Times New Roman"/>
          <w:color w:val="000000"/>
          <w:szCs w:val="21"/>
          <w:highlight w:val="none"/>
          <w:lang w:val="en-US" w:eastAsia="zh-CN"/>
          <w:rPrChange w:id="182" w:author="lg" w:date="2026-01-14T17:24:29Z">
            <w:rPr>
              <w:rFonts w:hint="eastAsia" w:cs="Times New Roman"/>
              <w:color w:val="000000"/>
              <w:szCs w:val="20"/>
              <w:highlight w:val="none"/>
              <w:lang w:val="en-US" w:eastAsia="zh-CN"/>
            </w:rPr>
          </w:rPrChange>
        </w:rPr>
        <w:t>结果枝</w:t>
      </w:r>
      <w:r>
        <w:rPr>
          <w:rFonts w:hint="eastAsia"/>
          <w:highlight w:val="none"/>
        </w:rPr>
        <w:t>进行剪切试验，</w:t>
      </w:r>
      <w:r>
        <w:rPr>
          <w:rFonts w:hint="eastAsia"/>
          <w:highlight w:val="none"/>
          <w:lang w:val="en-US" w:eastAsia="zh-CN"/>
        </w:rPr>
        <w:t>剪切速度设为</w:t>
      </w:r>
      <w:r>
        <w:rPr>
          <w:rFonts w:hint="eastAsia"/>
          <w:kern w:val="0"/>
          <w:szCs w:val="21"/>
          <w:highlight w:val="none"/>
          <w:lang w:val="en-US" w:eastAsia="zh-CN" w:bidi="ar"/>
        </w:rPr>
        <w:t>8</w:t>
      </w:r>
      <w:r>
        <w:rPr>
          <w:rFonts w:hint="default" w:ascii="Times New Roman" w:hAnsi="Times New Roman"/>
          <w:kern w:val="2"/>
          <w:szCs w:val="21"/>
          <w:highlight w:val="none"/>
          <w:lang w:val="en-US" w:eastAsia="zh-CN"/>
        </w:rPr>
        <w:t>mm/</w:t>
      </w:r>
      <w:r>
        <w:rPr>
          <w:rFonts w:hint="eastAsia"/>
          <w:kern w:val="2"/>
          <w:szCs w:val="21"/>
          <w:highlight w:val="none"/>
          <w:lang w:val="en-US" w:eastAsia="zh-CN"/>
        </w:rPr>
        <w:t>s</w:t>
      </w:r>
      <w:r>
        <w:rPr>
          <w:rFonts w:hint="eastAsia"/>
          <w:highlight w:val="none"/>
        </w:rPr>
        <w:t>。试验结果</w:t>
      </w:r>
      <w:r>
        <w:rPr>
          <w:rFonts w:hint="eastAsia"/>
          <w:highlight w:val="none"/>
          <w:lang w:val="en-US" w:eastAsia="zh-CN"/>
        </w:rPr>
        <w:t>如</w:t>
      </w:r>
      <w:r>
        <w:rPr>
          <w:rFonts w:hint="eastAsia"/>
          <w:highlight w:val="none"/>
        </w:rPr>
        <w:t>表1</w:t>
      </w:r>
      <w:r>
        <w:rPr>
          <w:rFonts w:hint="eastAsia"/>
          <w:highlight w:val="none"/>
          <w:lang w:val="en-US" w:eastAsia="zh-CN"/>
        </w:rPr>
        <w:t>所示</w:t>
      </w:r>
      <w:r>
        <w:rPr>
          <w:rFonts w:hint="eastAsia"/>
          <w:highlight w:val="none"/>
        </w:rPr>
        <w:t>，</w:t>
      </w:r>
      <w:r>
        <w:rPr>
          <w:rFonts w:hint="eastAsia"/>
          <w:highlight w:val="none"/>
          <w:lang w:val="en-US" w:eastAsia="zh-CN"/>
        </w:rPr>
        <w:t>剪断</w:t>
      </w:r>
      <w:r>
        <w:rPr>
          <w:rFonts w:hint="eastAsia" w:cs="Times New Roman"/>
          <w:color w:val="000000"/>
          <w:szCs w:val="21"/>
          <w:highlight w:val="none"/>
          <w:lang w:val="en-US" w:eastAsia="zh-CN"/>
          <w:rPrChange w:id="183" w:author="lg" w:date="2026-01-14T17:24:29Z">
            <w:rPr>
              <w:rFonts w:hint="eastAsia" w:cs="Times New Roman"/>
              <w:color w:val="000000"/>
              <w:szCs w:val="20"/>
              <w:highlight w:val="none"/>
              <w:lang w:val="en-US" w:eastAsia="zh-CN"/>
            </w:rPr>
          </w:rPrChange>
        </w:rPr>
        <w:t>结果枝</w:t>
      </w:r>
      <w:r>
        <w:rPr>
          <w:rFonts w:hint="eastAsia"/>
          <w:highlight w:val="none"/>
          <w:lang w:val="en-US" w:eastAsia="zh-CN"/>
        </w:rPr>
        <w:t>所需的最大剪切力为73.01N。</w:t>
      </w:r>
    </w:p>
    <w:p w14:paraId="57B6CE78">
      <w:pPr>
        <w:ind w:firstLine="0"/>
        <w:jc w:val="center"/>
        <w:rPr>
          <w:rFonts w:hint="eastAsia" w:ascii="Times New Roman" w:hAnsi="Times New Roman" w:eastAsia="宋体"/>
          <w:kern w:val="2"/>
          <w:szCs w:val="21"/>
          <w:highlight w:val="none"/>
          <w:lang w:eastAsia="zh-CN"/>
        </w:rPr>
      </w:pPr>
      <w:r>
        <w:rPr>
          <w:rFonts w:hint="eastAsia" w:ascii="Times New Roman" w:hAnsi="Times New Roman" w:eastAsia="宋体"/>
          <w:kern w:val="2"/>
          <w:szCs w:val="21"/>
          <w:highlight w:val="none"/>
          <w:lang w:eastAsia="zh-CN"/>
        </w:rPr>
        <w:drawing>
          <wp:inline distT="0" distB="0" distL="114300" distR="114300">
            <wp:extent cx="2143760" cy="2145665"/>
            <wp:effectExtent l="0" t="0" r="0" b="0"/>
            <wp:docPr id="23" name="图片 23" descr="剪切试验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剪切试验照片"/>
                    <pic:cNvPicPr>
                      <a:picLocks noChangeAspect="1"/>
                    </pic:cNvPicPr>
                  </pic:nvPicPr>
                  <pic:blipFill>
                    <a:blip r:embed="rId6"/>
                    <a:srcRect l="15357" r="9720"/>
                    <a:stretch>
                      <a:fillRect/>
                    </a:stretch>
                  </pic:blipFill>
                  <pic:spPr>
                    <a:xfrm>
                      <a:off x="0" y="0"/>
                      <a:ext cx="2143760" cy="2145665"/>
                    </a:xfrm>
                    <a:prstGeom prst="rect">
                      <a:avLst/>
                    </a:prstGeom>
                  </pic:spPr>
                </pic:pic>
              </a:graphicData>
            </a:graphic>
          </wp:inline>
        </w:drawing>
      </w:r>
    </w:p>
    <w:p w14:paraId="23D6C16A">
      <w:pPr>
        <w:pStyle w:val="41"/>
        <w:bidi w:val="0"/>
        <w:rPr>
          <w:sz w:val="21"/>
          <w:szCs w:val="21"/>
          <w:highlight w:val="none"/>
          <w:rPrChange w:id="184" w:author="lg" w:date="2026-01-14T17:09:22Z">
            <w:rPr>
              <w:highlight w:val="none"/>
            </w:rPr>
          </w:rPrChange>
        </w:rPr>
      </w:pPr>
      <w:r>
        <w:rPr>
          <w:rFonts w:hint="eastAsia"/>
          <w:sz w:val="21"/>
          <w:szCs w:val="21"/>
          <w:highlight w:val="none"/>
          <w:rPrChange w:id="185" w:author="lg" w:date="2026-01-14T17:09:22Z">
            <w:rPr>
              <w:rFonts w:hint="eastAsia"/>
              <w:highlight w:val="none"/>
            </w:rPr>
          </w:rPrChange>
        </w:rPr>
        <w:t>图</w:t>
      </w:r>
      <w:r>
        <w:rPr>
          <w:rFonts w:hint="default"/>
          <w:sz w:val="21"/>
          <w:szCs w:val="21"/>
          <w:highlight w:val="none"/>
          <w:rPrChange w:id="186" w:author="lg" w:date="2026-01-14T17:09:22Z">
            <w:rPr>
              <w:rFonts w:hint="default"/>
              <w:highlight w:val="none"/>
            </w:rPr>
          </w:rPrChange>
        </w:rPr>
        <w:t>1</w:t>
      </w:r>
      <w:r>
        <w:rPr>
          <w:rFonts w:hint="eastAsia"/>
          <w:sz w:val="21"/>
          <w:szCs w:val="21"/>
          <w:highlight w:val="none"/>
          <w:lang w:val="en-US" w:eastAsia="zh-CN"/>
          <w:rPrChange w:id="187" w:author="lg" w:date="2026-01-14T17:09:22Z">
            <w:rPr>
              <w:rFonts w:hint="eastAsia"/>
              <w:highlight w:val="none"/>
              <w:lang w:val="en-US" w:eastAsia="zh-CN"/>
            </w:rPr>
          </w:rPrChange>
        </w:rPr>
        <w:t xml:space="preserve"> </w:t>
      </w:r>
      <w:r>
        <w:rPr>
          <w:rFonts w:hint="default"/>
          <w:sz w:val="21"/>
          <w:szCs w:val="21"/>
          <w:highlight w:val="none"/>
          <w:rPrChange w:id="188" w:author="lg" w:date="2026-01-14T17:09:22Z">
            <w:rPr>
              <w:rFonts w:hint="default"/>
              <w:highlight w:val="none"/>
            </w:rPr>
          </w:rPrChange>
        </w:rPr>
        <w:t xml:space="preserve"> ZQ-9908-01</w:t>
      </w:r>
      <w:r>
        <w:rPr>
          <w:rFonts w:hint="eastAsia"/>
          <w:sz w:val="21"/>
          <w:szCs w:val="21"/>
          <w:highlight w:val="none"/>
          <w:rPrChange w:id="189" w:author="lg" w:date="2026-01-14T17:09:22Z">
            <w:rPr>
              <w:rFonts w:hint="eastAsia"/>
              <w:highlight w:val="none"/>
            </w:rPr>
          </w:rPrChange>
        </w:rPr>
        <w:t>电动拉伸压缩试验机及试验场景</w:t>
      </w:r>
    </w:p>
    <w:p w14:paraId="620A3F0B">
      <w:pPr>
        <w:jc w:val="center"/>
        <w:rPr>
          <w:rFonts w:hint="default" w:ascii="Times New Roman" w:hAnsi="Times New Roman" w:eastAsia="宋体"/>
          <w:b w:val="0"/>
          <w:bCs w:val="0"/>
          <w:color w:val="333333"/>
          <w:kern w:val="0"/>
          <w:sz w:val="21"/>
          <w:szCs w:val="21"/>
          <w:highlight w:val="none"/>
          <w:shd w:val="clear" w:color="auto" w:fill="FFFFFF"/>
          <w:lang w:val="en-US" w:eastAsia="zh-CN"/>
          <w:rPrChange w:id="190" w:author="lg" w:date="2026-01-14T17:09:22Z">
            <w:rPr>
              <w:rFonts w:hint="default" w:ascii="Times New Roman" w:hAnsi="Times New Roman" w:eastAsia="宋体"/>
              <w:b w:val="0"/>
              <w:bCs w:val="0"/>
              <w:color w:val="333333"/>
              <w:kern w:val="0"/>
              <w:sz w:val="18"/>
              <w:szCs w:val="18"/>
              <w:highlight w:val="none"/>
              <w:shd w:val="clear" w:color="auto" w:fill="FFFFFF"/>
              <w:lang w:val="en-US" w:eastAsia="zh-CN"/>
            </w:rPr>
          </w:rPrChange>
        </w:rPr>
      </w:pPr>
      <w:r>
        <w:rPr>
          <w:rFonts w:hint="eastAsia"/>
          <w:b w:val="0"/>
          <w:bCs w:val="0"/>
          <w:sz w:val="21"/>
          <w:szCs w:val="21"/>
          <w:highlight w:val="none"/>
          <w:rPrChange w:id="191" w:author="lg" w:date="2026-01-14T17:09:22Z">
            <w:rPr>
              <w:rFonts w:hint="eastAsia"/>
              <w:b w:val="0"/>
              <w:bCs w:val="0"/>
              <w:sz w:val="18"/>
              <w:szCs w:val="18"/>
              <w:highlight w:val="none"/>
            </w:rPr>
          </w:rPrChange>
        </w:rPr>
        <w:t>FIG.</w:t>
      </w:r>
      <w:r>
        <w:rPr>
          <w:rFonts w:hint="eastAsia" w:ascii="Times New Roman" w:hAnsi="Times New Roman" w:eastAsia="楷体"/>
          <w:b w:val="0"/>
          <w:bCs w:val="0"/>
          <w:color w:val="000000"/>
          <w:kern w:val="0"/>
          <w:sz w:val="21"/>
          <w:szCs w:val="21"/>
          <w:highlight w:val="none"/>
          <w:rPrChange w:id="192" w:author="lg" w:date="2026-01-14T17:09:22Z">
            <w:rPr>
              <w:rFonts w:hint="eastAsia" w:ascii="Times New Roman" w:hAnsi="Times New Roman" w:eastAsia="楷体"/>
              <w:b w:val="0"/>
              <w:bCs w:val="0"/>
              <w:color w:val="000000"/>
              <w:kern w:val="0"/>
              <w:sz w:val="18"/>
              <w:szCs w:val="18"/>
              <w:highlight w:val="none"/>
            </w:rPr>
          </w:rPrChange>
        </w:rPr>
        <w:t>1</w:t>
      </w:r>
      <w:r>
        <w:rPr>
          <w:rFonts w:ascii="Times New Roman" w:hAnsi="Times New Roman" w:eastAsia="楷体"/>
          <w:b w:val="0"/>
          <w:bCs w:val="0"/>
          <w:color w:val="000000"/>
          <w:kern w:val="0"/>
          <w:sz w:val="21"/>
          <w:szCs w:val="21"/>
          <w:highlight w:val="none"/>
          <w:rPrChange w:id="193" w:author="lg" w:date="2026-01-14T17:09:22Z">
            <w:rPr>
              <w:rFonts w:ascii="Times New Roman" w:hAnsi="Times New Roman" w:eastAsia="楷体"/>
              <w:b w:val="0"/>
              <w:bCs w:val="0"/>
              <w:color w:val="000000"/>
              <w:kern w:val="0"/>
              <w:sz w:val="18"/>
              <w:szCs w:val="18"/>
              <w:highlight w:val="none"/>
            </w:rPr>
          </w:rPrChange>
        </w:rPr>
        <w:t xml:space="preserve"> </w:t>
      </w:r>
      <w:r>
        <w:rPr>
          <w:rFonts w:hint="eastAsia" w:ascii="Times New Roman" w:hAnsi="Times New Roman"/>
          <w:b w:val="0"/>
          <w:bCs w:val="0"/>
          <w:color w:val="333333"/>
          <w:kern w:val="0"/>
          <w:sz w:val="21"/>
          <w:szCs w:val="21"/>
          <w:highlight w:val="none"/>
          <w:shd w:val="clear" w:color="auto" w:fill="FFFFFF"/>
          <w:rPrChange w:id="194" w:author="lg" w:date="2026-01-14T17:09:22Z">
            <w:rPr>
              <w:rFonts w:hint="eastAsia" w:ascii="Times New Roman" w:hAnsi="Times New Roman"/>
              <w:b w:val="0"/>
              <w:bCs w:val="0"/>
              <w:color w:val="333333"/>
              <w:kern w:val="0"/>
              <w:sz w:val="18"/>
              <w:szCs w:val="18"/>
              <w:highlight w:val="none"/>
              <w:shd w:val="clear" w:color="auto" w:fill="FFFFFF"/>
            </w:rPr>
          </w:rPrChange>
        </w:rPr>
        <w:t>ZQ-9908-01 electric tensile compression testing machine</w:t>
      </w:r>
      <w:r>
        <w:rPr>
          <w:rFonts w:ascii="Times New Roman" w:hAnsi="Times New Roman"/>
          <w:b w:val="0"/>
          <w:bCs w:val="0"/>
          <w:color w:val="333333"/>
          <w:kern w:val="0"/>
          <w:sz w:val="21"/>
          <w:szCs w:val="21"/>
          <w:highlight w:val="none"/>
          <w:shd w:val="clear" w:color="auto" w:fill="FFFFFF"/>
          <w:rPrChange w:id="195" w:author="lg" w:date="2026-01-14T17:09:22Z">
            <w:rPr>
              <w:rFonts w:ascii="Times New Roman" w:hAnsi="Times New Roman"/>
              <w:b w:val="0"/>
              <w:bCs w:val="0"/>
              <w:color w:val="333333"/>
              <w:kern w:val="0"/>
              <w:sz w:val="18"/>
              <w:szCs w:val="18"/>
              <w:highlight w:val="none"/>
              <w:shd w:val="clear" w:color="auto" w:fill="FFFFFF"/>
            </w:rPr>
          </w:rPrChange>
        </w:rPr>
        <w:t xml:space="preserve"> and </w:t>
      </w:r>
      <w:r>
        <w:rPr>
          <w:rFonts w:hint="eastAsia" w:ascii="Times New Roman" w:hAnsi="Times New Roman"/>
          <w:b w:val="0"/>
          <w:bCs w:val="0"/>
          <w:color w:val="333333"/>
          <w:kern w:val="0"/>
          <w:sz w:val="21"/>
          <w:szCs w:val="21"/>
          <w:highlight w:val="none"/>
          <w:shd w:val="clear" w:color="auto" w:fill="FFFFFF"/>
          <w:rPrChange w:id="196" w:author="lg" w:date="2026-01-14T17:09:22Z">
            <w:rPr>
              <w:rFonts w:hint="eastAsia" w:ascii="Times New Roman" w:hAnsi="Times New Roman"/>
              <w:b w:val="0"/>
              <w:bCs w:val="0"/>
              <w:color w:val="333333"/>
              <w:kern w:val="0"/>
              <w:sz w:val="18"/>
              <w:szCs w:val="18"/>
              <w:highlight w:val="none"/>
              <w:shd w:val="clear" w:color="auto" w:fill="FFFFFF"/>
            </w:rPr>
          </w:rPrChange>
        </w:rPr>
        <w:t>t</w:t>
      </w:r>
      <w:r>
        <w:rPr>
          <w:rFonts w:ascii="Times New Roman" w:hAnsi="Times New Roman"/>
          <w:b w:val="0"/>
          <w:bCs w:val="0"/>
          <w:color w:val="333333"/>
          <w:kern w:val="0"/>
          <w:sz w:val="21"/>
          <w:szCs w:val="21"/>
          <w:highlight w:val="none"/>
          <w:shd w:val="clear" w:color="auto" w:fill="FFFFFF"/>
          <w:rPrChange w:id="197" w:author="lg" w:date="2026-01-14T17:09:22Z">
            <w:rPr>
              <w:rFonts w:ascii="Times New Roman" w:hAnsi="Times New Roman"/>
              <w:b w:val="0"/>
              <w:bCs w:val="0"/>
              <w:color w:val="333333"/>
              <w:kern w:val="0"/>
              <w:sz w:val="18"/>
              <w:szCs w:val="18"/>
              <w:highlight w:val="none"/>
              <w:shd w:val="clear" w:color="auto" w:fill="FFFFFF"/>
            </w:rPr>
          </w:rPrChange>
        </w:rPr>
        <w:t>est</w:t>
      </w:r>
      <w:r>
        <w:rPr>
          <w:rFonts w:hint="eastAsia"/>
          <w:b w:val="0"/>
          <w:bCs w:val="0"/>
          <w:color w:val="333333"/>
          <w:kern w:val="0"/>
          <w:sz w:val="21"/>
          <w:szCs w:val="21"/>
          <w:highlight w:val="none"/>
          <w:shd w:val="clear" w:color="auto" w:fill="FFFFFF"/>
          <w:lang w:val="en-US" w:eastAsia="zh-CN"/>
          <w:rPrChange w:id="198" w:author="lg" w:date="2026-01-14T17:09:22Z">
            <w:rPr>
              <w:rFonts w:hint="eastAsia"/>
              <w:b w:val="0"/>
              <w:bCs w:val="0"/>
              <w:color w:val="333333"/>
              <w:kern w:val="0"/>
              <w:sz w:val="18"/>
              <w:szCs w:val="18"/>
              <w:highlight w:val="none"/>
              <w:shd w:val="clear" w:color="auto" w:fill="FFFFFF"/>
              <w:lang w:val="en-US" w:eastAsia="zh-CN"/>
            </w:rPr>
          </w:rPrChange>
        </w:rPr>
        <w:t>ing</w:t>
      </w:r>
      <w:r>
        <w:rPr>
          <w:rFonts w:ascii="Times New Roman" w:hAnsi="Times New Roman"/>
          <w:b w:val="0"/>
          <w:bCs w:val="0"/>
          <w:color w:val="333333"/>
          <w:kern w:val="0"/>
          <w:sz w:val="21"/>
          <w:szCs w:val="21"/>
          <w:highlight w:val="none"/>
          <w:shd w:val="clear" w:color="auto" w:fill="FFFFFF"/>
          <w:rPrChange w:id="199" w:author="lg" w:date="2026-01-14T17:09:22Z">
            <w:rPr>
              <w:rFonts w:ascii="Times New Roman" w:hAnsi="Times New Roman"/>
              <w:b w:val="0"/>
              <w:bCs w:val="0"/>
              <w:color w:val="333333"/>
              <w:kern w:val="0"/>
              <w:sz w:val="18"/>
              <w:szCs w:val="18"/>
              <w:highlight w:val="none"/>
              <w:shd w:val="clear" w:color="auto" w:fill="FFFFFF"/>
            </w:rPr>
          </w:rPrChange>
        </w:rPr>
        <w:t xml:space="preserve"> </w:t>
      </w:r>
      <w:r>
        <w:rPr>
          <w:rFonts w:hint="eastAsia" w:ascii="Times New Roman" w:hAnsi="Times New Roman"/>
          <w:b w:val="0"/>
          <w:bCs w:val="0"/>
          <w:color w:val="333333"/>
          <w:kern w:val="0"/>
          <w:sz w:val="21"/>
          <w:szCs w:val="21"/>
          <w:highlight w:val="none"/>
          <w:shd w:val="clear" w:color="auto" w:fill="FFFFFF"/>
          <w:rPrChange w:id="200" w:author="lg" w:date="2026-01-14T17:09:22Z">
            <w:rPr>
              <w:rFonts w:hint="eastAsia" w:ascii="Times New Roman" w:hAnsi="Times New Roman"/>
              <w:b w:val="0"/>
              <w:bCs w:val="0"/>
              <w:color w:val="333333"/>
              <w:kern w:val="0"/>
              <w:sz w:val="18"/>
              <w:szCs w:val="18"/>
              <w:highlight w:val="none"/>
              <w:shd w:val="clear" w:color="auto" w:fill="FFFFFF"/>
            </w:rPr>
          </w:rPrChange>
        </w:rPr>
        <w:t>s</w:t>
      </w:r>
      <w:r>
        <w:rPr>
          <w:rFonts w:ascii="Times New Roman" w:hAnsi="Times New Roman"/>
          <w:b w:val="0"/>
          <w:bCs w:val="0"/>
          <w:color w:val="333333"/>
          <w:kern w:val="0"/>
          <w:sz w:val="21"/>
          <w:szCs w:val="21"/>
          <w:highlight w:val="none"/>
          <w:shd w:val="clear" w:color="auto" w:fill="FFFFFF"/>
          <w:rPrChange w:id="201" w:author="lg" w:date="2026-01-14T17:09:22Z">
            <w:rPr>
              <w:rFonts w:ascii="Times New Roman" w:hAnsi="Times New Roman"/>
              <w:b w:val="0"/>
              <w:bCs w:val="0"/>
              <w:color w:val="333333"/>
              <w:kern w:val="0"/>
              <w:sz w:val="18"/>
              <w:szCs w:val="18"/>
              <w:highlight w:val="none"/>
              <w:shd w:val="clear" w:color="auto" w:fill="FFFFFF"/>
            </w:rPr>
          </w:rPrChange>
        </w:rPr>
        <w:t>cene</w:t>
      </w:r>
    </w:p>
    <w:p w14:paraId="5BD08713">
      <w:pPr>
        <w:jc w:val="center"/>
        <w:rPr>
          <w:rFonts w:ascii="Times New Roman" w:hAnsi="Times New Roman"/>
          <w:b w:val="0"/>
          <w:bCs w:val="0"/>
          <w:color w:val="333333"/>
          <w:kern w:val="0"/>
          <w:sz w:val="21"/>
          <w:szCs w:val="21"/>
          <w:highlight w:val="none"/>
          <w:shd w:val="clear" w:color="auto" w:fill="FFFFFF"/>
          <w:rPrChange w:id="202" w:author="lg" w:date="2026-01-14T17:09:22Z">
            <w:rPr>
              <w:rFonts w:ascii="Times New Roman" w:hAnsi="Times New Roman"/>
              <w:b w:val="0"/>
              <w:bCs w:val="0"/>
              <w:color w:val="333333"/>
              <w:kern w:val="0"/>
              <w:sz w:val="18"/>
              <w:szCs w:val="18"/>
              <w:highlight w:val="none"/>
              <w:shd w:val="clear" w:color="auto" w:fill="FFFFFF"/>
            </w:rPr>
          </w:rPrChange>
        </w:rPr>
      </w:pPr>
    </w:p>
    <w:p w14:paraId="4CE81270">
      <w:pPr>
        <w:jc w:val="center"/>
        <w:rPr>
          <w:rFonts w:hint="eastAsia" w:ascii="黑体" w:hAnsi="黑体" w:eastAsia="黑体" w:cs="黑体"/>
          <w:kern w:val="0"/>
          <w:sz w:val="21"/>
          <w:szCs w:val="21"/>
          <w:highlight w:val="none"/>
          <w:rPrChange w:id="203" w:author="lg" w:date="2026-01-14T17:09:22Z">
            <w:rPr>
              <w:rFonts w:hint="eastAsia" w:ascii="黑体" w:hAnsi="黑体" w:eastAsia="黑体" w:cs="黑体"/>
              <w:kern w:val="0"/>
              <w:sz w:val="18"/>
              <w:szCs w:val="18"/>
              <w:highlight w:val="none"/>
            </w:rPr>
          </w:rPrChange>
        </w:rPr>
      </w:pPr>
      <w:r>
        <w:rPr>
          <w:rFonts w:hint="eastAsia" w:ascii="黑体" w:hAnsi="黑体" w:eastAsia="黑体" w:cs="黑体"/>
          <w:kern w:val="0"/>
          <w:sz w:val="21"/>
          <w:szCs w:val="21"/>
          <w:highlight w:val="none"/>
          <w:rPrChange w:id="204" w:author="lg" w:date="2026-01-14T17:09:22Z">
            <w:rPr>
              <w:rFonts w:hint="eastAsia" w:ascii="黑体" w:hAnsi="黑体" w:eastAsia="黑体" w:cs="黑体"/>
              <w:kern w:val="0"/>
              <w:sz w:val="18"/>
              <w:szCs w:val="18"/>
              <w:highlight w:val="none"/>
            </w:rPr>
          </w:rPrChange>
        </w:rPr>
        <w:t>表</w:t>
      </w:r>
      <w:r>
        <w:rPr>
          <w:rFonts w:hint="default" w:ascii="Times New Roman" w:hAnsi="Times New Roman" w:eastAsia="黑体" w:cs="Times New Roman"/>
          <w:kern w:val="0"/>
          <w:sz w:val="21"/>
          <w:szCs w:val="21"/>
          <w:highlight w:val="none"/>
          <w:rPrChange w:id="205" w:author="lg" w:date="2026-01-14T17:09:22Z">
            <w:rPr>
              <w:rFonts w:hint="default" w:ascii="Times New Roman" w:hAnsi="Times New Roman" w:eastAsia="黑体" w:cs="Times New Roman"/>
              <w:kern w:val="0"/>
              <w:sz w:val="18"/>
              <w:szCs w:val="18"/>
              <w:highlight w:val="none"/>
            </w:rPr>
          </w:rPrChange>
        </w:rPr>
        <w:t>1</w:t>
      </w:r>
      <w:r>
        <w:rPr>
          <w:rFonts w:hint="eastAsia" w:eastAsia="黑体" w:cs="Times New Roman"/>
          <w:kern w:val="0"/>
          <w:sz w:val="21"/>
          <w:szCs w:val="21"/>
          <w:highlight w:val="none"/>
          <w:lang w:val="en-US" w:eastAsia="zh-CN"/>
          <w:rPrChange w:id="206" w:author="lg" w:date="2026-01-14T17:09:22Z">
            <w:rPr>
              <w:rFonts w:hint="eastAsia" w:eastAsia="黑体" w:cs="Times New Roman"/>
              <w:kern w:val="0"/>
              <w:sz w:val="18"/>
              <w:szCs w:val="18"/>
              <w:highlight w:val="none"/>
              <w:lang w:val="en-US" w:eastAsia="zh-CN"/>
            </w:rPr>
          </w:rPrChange>
        </w:rPr>
        <w:t xml:space="preserve"> </w:t>
      </w:r>
      <w:bookmarkStart w:id="6" w:name="OLE_LINK55"/>
      <w:r>
        <w:rPr>
          <w:rFonts w:hint="eastAsia" w:ascii="黑体" w:hAnsi="黑体" w:eastAsia="黑体" w:cs="黑体"/>
          <w:kern w:val="0"/>
          <w:sz w:val="21"/>
          <w:szCs w:val="21"/>
          <w:highlight w:val="none"/>
          <w:rPrChange w:id="207" w:author="lg" w:date="2026-01-14T17:09:22Z">
            <w:rPr>
              <w:rFonts w:hint="eastAsia" w:ascii="黑体" w:hAnsi="黑体" w:eastAsia="黑体" w:cs="黑体"/>
              <w:kern w:val="0"/>
              <w:sz w:val="18"/>
              <w:szCs w:val="18"/>
              <w:highlight w:val="none"/>
            </w:rPr>
          </w:rPrChange>
        </w:rPr>
        <w:t>胭脂红番石榴</w:t>
      </w:r>
      <w:r>
        <w:rPr>
          <w:rFonts w:hint="eastAsia" w:ascii="黑体" w:hAnsi="黑体" w:eastAsia="黑体" w:cs="黑体"/>
          <w:kern w:val="0"/>
          <w:sz w:val="21"/>
          <w:szCs w:val="21"/>
          <w:highlight w:val="none"/>
          <w:lang w:val="en-US" w:eastAsia="zh-CN"/>
          <w:rPrChange w:id="208" w:author="lg" w:date="2026-01-14T17:09:22Z">
            <w:rPr>
              <w:rFonts w:hint="eastAsia" w:ascii="黑体" w:hAnsi="黑体" w:eastAsia="黑体" w:cs="黑体"/>
              <w:kern w:val="0"/>
              <w:sz w:val="18"/>
              <w:szCs w:val="18"/>
              <w:highlight w:val="none"/>
              <w:lang w:val="en-US" w:eastAsia="zh-CN"/>
            </w:rPr>
          </w:rPrChange>
        </w:rPr>
        <w:t>结果枝</w:t>
      </w:r>
      <w:r>
        <w:rPr>
          <w:rFonts w:hint="eastAsia" w:ascii="黑体" w:hAnsi="黑体" w:eastAsia="黑体" w:cs="黑体"/>
          <w:kern w:val="0"/>
          <w:sz w:val="21"/>
          <w:szCs w:val="21"/>
          <w:highlight w:val="none"/>
          <w:rPrChange w:id="209" w:author="lg" w:date="2026-01-14T17:09:22Z">
            <w:rPr>
              <w:rFonts w:hint="eastAsia" w:ascii="黑体" w:hAnsi="黑体" w:eastAsia="黑体" w:cs="黑体"/>
              <w:kern w:val="0"/>
              <w:sz w:val="18"/>
              <w:szCs w:val="18"/>
              <w:highlight w:val="none"/>
            </w:rPr>
          </w:rPrChange>
        </w:rPr>
        <w:t>直径、长度和极限剪切力</w:t>
      </w:r>
      <w:bookmarkEnd w:id="6"/>
    </w:p>
    <w:p w14:paraId="32853558">
      <w:pPr>
        <w:jc w:val="center"/>
        <w:rPr>
          <w:rFonts w:hint="default" w:ascii="Times New Roman" w:hAnsi="Times New Roman" w:eastAsia="黑体" w:cs="Times New Roman"/>
          <w:b/>
          <w:bCs/>
          <w:kern w:val="0"/>
          <w:sz w:val="21"/>
          <w:szCs w:val="21"/>
          <w:highlight w:val="none"/>
          <w:rPrChange w:id="210" w:author="lg" w:date="2026-01-14T17:09:22Z">
            <w:rPr>
              <w:rFonts w:hint="default" w:ascii="Times New Roman" w:hAnsi="Times New Roman" w:eastAsia="黑体" w:cs="Times New Roman"/>
              <w:b/>
              <w:bCs/>
              <w:kern w:val="0"/>
              <w:sz w:val="18"/>
              <w:szCs w:val="18"/>
              <w:highlight w:val="none"/>
            </w:rPr>
          </w:rPrChange>
        </w:rPr>
      </w:pPr>
      <w:r>
        <w:rPr>
          <w:rFonts w:hint="default" w:ascii="Times New Roman" w:hAnsi="Times New Roman" w:eastAsia="黑体" w:cs="Times New Roman"/>
          <w:b/>
          <w:bCs/>
          <w:kern w:val="0"/>
          <w:sz w:val="21"/>
          <w:szCs w:val="21"/>
          <w:highlight w:val="none"/>
          <w:rPrChange w:id="211" w:author="lg" w:date="2026-01-14T17:09:22Z">
            <w:rPr>
              <w:rFonts w:hint="default" w:ascii="Times New Roman" w:hAnsi="Times New Roman" w:eastAsia="黑体" w:cs="Times New Roman"/>
              <w:b/>
              <w:bCs/>
              <w:kern w:val="0"/>
              <w:sz w:val="18"/>
              <w:szCs w:val="18"/>
              <w:highlight w:val="none"/>
            </w:rPr>
          </w:rPrChange>
        </w:rPr>
        <w:t xml:space="preserve">Table 1 Diameter, length and ultimate shear force of </w:t>
      </w:r>
      <w:r>
        <w:rPr>
          <w:rFonts w:hint="eastAsia" w:eastAsia="黑体" w:cs="Times New Roman"/>
          <w:b/>
          <w:bCs/>
          <w:kern w:val="0"/>
          <w:sz w:val="21"/>
          <w:szCs w:val="21"/>
          <w:highlight w:val="none"/>
          <w:lang w:val="en-US" w:eastAsia="zh-CN"/>
          <w:rPrChange w:id="212" w:author="lg" w:date="2026-01-14T17:09:22Z">
            <w:rPr>
              <w:rFonts w:hint="eastAsia" w:eastAsia="黑体" w:cs="Times New Roman"/>
              <w:b/>
              <w:bCs/>
              <w:kern w:val="0"/>
              <w:sz w:val="18"/>
              <w:szCs w:val="18"/>
              <w:highlight w:val="none"/>
              <w:lang w:val="en-US" w:eastAsia="zh-CN"/>
            </w:rPr>
          </w:rPrChange>
        </w:rPr>
        <w:t xml:space="preserve">fruit-bearing branches in </w:t>
      </w:r>
      <w:r>
        <w:rPr>
          <w:rFonts w:hint="default" w:eastAsia="黑体" w:cs="Times New Roman"/>
          <w:b/>
          <w:bCs/>
          <w:kern w:val="0"/>
          <w:sz w:val="21"/>
          <w:szCs w:val="21"/>
          <w:highlight w:val="none"/>
          <w:lang w:val="en-US" w:eastAsia="zh-CN"/>
          <w:rPrChange w:id="213" w:author="lg" w:date="2026-01-14T17:09:22Z">
            <w:rPr>
              <w:rFonts w:hint="default" w:eastAsia="黑体" w:cs="Times New Roman"/>
              <w:b/>
              <w:bCs/>
              <w:kern w:val="0"/>
              <w:sz w:val="18"/>
              <w:szCs w:val="18"/>
              <w:highlight w:val="none"/>
              <w:lang w:val="en-US" w:eastAsia="zh-CN"/>
            </w:rPr>
          </w:rPrChange>
        </w:rPr>
        <w:t>‘</w:t>
      </w:r>
      <w:r>
        <w:rPr>
          <w:rFonts w:hint="eastAsia" w:eastAsia="黑体" w:cs="Times New Roman"/>
          <w:b/>
          <w:bCs/>
          <w:kern w:val="0"/>
          <w:sz w:val="21"/>
          <w:szCs w:val="21"/>
          <w:highlight w:val="none"/>
          <w:lang w:val="en-US" w:eastAsia="zh-CN"/>
          <w:rPrChange w:id="214" w:author="lg" w:date="2026-01-14T17:09:22Z">
            <w:rPr>
              <w:rFonts w:hint="eastAsia" w:eastAsia="黑体" w:cs="Times New Roman"/>
              <w:b/>
              <w:bCs/>
              <w:kern w:val="0"/>
              <w:sz w:val="18"/>
              <w:szCs w:val="18"/>
              <w:highlight w:val="none"/>
              <w:lang w:val="en-US" w:eastAsia="zh-CN"/>
            </w:rPr>
          </w:rPrChange>
        </w:rPr>
        <w:t>Yanzhi Red</w:t>
      </w:r>
      <w:r>
        <w:rPr>
          <w:rFonts w:hint="default" w:eastAsia="黑体" w:cs="Times New Roman"/>
          <w:b/>
          <w:bCs/>
          <w:kern w:val="0"/>
          <w:sz w:val="21"/>
          <w:szCs w:val="21"/>
          <w:highlight w:val="none"/>
          <w:lang w:val="en-US" w:eastAsia="zh-CN"/>
          <w:rPrChange w:id="215" w:author="lg" w:date="2026-01-14T17:09:22Z">
            <w:rPr>
              <w:rFonts w:hint="default" w:eastAsia="黑体" w:cs="Times New Roman"/>
              <w:b/>
              <w:bCs/>
              <w:kern w:val="0"/>
              <w:sz w:val="18"/>
              <w:szCs w:val="18"/>
              <w:highlight w:val="none"/>
              <w:lang w:val="en-US" w:eastAsia="zh-CN"/>
            </w:rPr>
          </w:rPrChange>
        </w:rPr>
        <w:t>’</w:t>
      </w:r>
      <w:r>
        <w:rPr>
          <w:rFonts w:hint="eastAsia" w:eastAsia="黑体" w:cs="Times New Roman"/>
          <w:b/>
          <w:bCs/>
          <w:kern w:val="0"/>
          <w:sz w:val="21"/>
          <w:szCs w:val="21"/>
          <w:highlight w:val="none"/>
          <w:lang w:val="en-US" w:eastAsia="zh-CN"/>
          <w:rPrChange w:id="216" w:author="lg" w:date="2026-01-14T17:09:22Z">
            <w:rPr>
              <w:rFonts w:hint="eastAsia" w:eastAsia="黑体" w:cs="Times New Roman"/>
              <w:b/>
              <w:bCs/>
              <w:kern w:val="0"/>
              <w:sz w:val="18"/>
              <w:szCs w:val="18"/>
              <w:highlight w:val="none"/>
              <w:lang w:val="en-US" w:eastAsia="zh-CN"/>
            </w:rPr>
          </w:rPrChange>
        </w:rPr>
        <w:t xml:space="preserve"> guava</w:t>
      </w:r>
    </w:p>
    <w:tbl>
      <w:tblPr>
        <w:tblStyle w:val="15"/>
        <w:tblW w:w="4661" w:type="dxa"/>
        <w:tblInd w:w="6"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Change w:id="217" w:author="lg" w:date="2026-01-14T21:59:48Z">
          <w:tblPr>
            <w:tblStyle w:val="15"/>
            <w:tblW w:w="0" w:type="auto"/>
            <w:tblInd w:w="6"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PrChange>
      </w:tblPr>
      <w:tblGrid>
        <w:gridCol w:w="1076"/>
        <w:gridCol w:w="868"/>
        <w:gridCol w:w="925"/>
        <w:gridCol w:w="877"/>
        <w:gridCol w:w="915"/>
        <w:tblGridChange w:id="218">
          <w:tblGrid>
            <w:gridCol w:w="1552"/>
            <w:gridCol w:w="794"/>
            <w:gridCol w:w="794"/>
            <w:gridCol w:w="794"/>
            <w:gridCol w:w="794"/>
          </w:tblGrid>
        </w:tblGridChange>
      </w:tblGrid>
      <w:tr w14:paraId="541FA4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Change w:id="219" w:author="lg" w:date="2026-01-14T21:59:48Z">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c>
          <w:tcPr>
            <w:tcW w:w="1076" w:type="dxa"/>
            <w:tcBorders>
              <w:bottom w:val="single" w:color="auto" w:sz="4" w:space="0"/>
            </w:tcBorders>
            <w:vAlign w:val="top"/>
            <w:tcPrChange w:id="220" w:author="lg" w:date="2026-01-14T21:59:48Z">
              <w:tcPr>
                <w:tcW w:w="1552" w:type="dxa"/>
                <w:tcBorders>
                  <w:bottom w:val="single" w:color="auto" w:sz="4" w:space="0"/>
                </w:tcBorders>
              </w:tcPr>
            </w:tcPrChange>
          </w:tcPr>
          <w:p w14:paraId="6617AFB4">
            <w:pPr>
              <w:jc w:val="center"/>
              <w:rPr>
                <w:rFonts w:ascii="Times New Roman" w:hAnsi="Times New Roman"/>
                <w:color w:val="333333"/>
                <w:kern w:val="0"/>
                <w:sz w:val="21"/>
                <w:szCs w:val="21"/>
                <w:highlight w:val="none"/>
                <w:shd w:val="clear" w:color="auto" w:fill="FFFFFF"/>
                <w:rPrChange w:id="221" w:author="lg" w:date="2026-01-14T17:09:37Z">
                  <w:rPr>
                    <w:rFonts w:ascii="Times New Roman" w:hAnsi="Times New Roman"/>
                    <w:color w:val="333333"/>
                    <w:kern w:val="0"/>
                    <w:sz w:val="18"/>
                    <w:szCs w:val="18"/>
                    <w:highlight w:val="none"/>
                    <w:shd w:val="clear" w:color="auto" w:fill="FFFFFF"/>
                  </w:rPr>
                </w:rPrChange>
              </w:rPr>
            </w:pPr>
          </w:p>
        </w:tc>
        <w:tc>
          <w:tcPr>
            <w:tcW w:w="868" w:type="dxa"/>
            <w:tcBorders>
              <w:bottom w:val="single" w:color="auto" w:sz="4" w:space="0"/>
            </w:tcBorders>
            <w:vAlign w:val="top"/>
            <w:tcPrChange w:id="222" w:author="lg" w:date="2026-01-14T21:59:48Z">
              <w:tcPr>
                <w:tcW w:w="794" w:type="dxa"/>
                <w:tcBorders>
                  <w:bottom w:val="single" w:color="auto" w:sz="4" w:space="0"/>
                </w:tcBorders>
                <w:vAlign w:val="top"/>
              </w:tcPr>
            </w:tcPrChange>
          </w:tcPr>
          <w:p w14:paraId="32D9852B">
            <w:pPr>
              <w:jc w:val="center"/>
              <w:rPr>
                <w:rFonts w:hint="default" w:ascii="Times New Roman" w:hAnsi="Times New Roman" w:eastAsia="宋体"/>
                <w:color w:val="333333"/>
                <w:kern w:val="0"/>
                <w:sz w:val="21"/>
                <w:szCs w:val="21"/>
                <w:highlight w:val="none"/>
                <w:shd w:val="clear" w:color="auto" w:fill="FFFFFF"/>
                <w:lang w:val="en-US" w:eastAsia="zh-CN"/>
                <w:rPrChange w:id="223" w:author="lg" w:date="2026-01-14T17:09:37Z">
                  <w:rPr>
                    <w:rFonts w:hint="default" w:ascii="Times New Roman" w:hAnsi="Times New Roman" w:eastAsia="宋体"/>
                    <w:color w:val="333333"/>
                    <w:kern w:val="0"/>
                    <w:sz w:val="18"/>
                    <w:szCs w:val="18"/>
                    <w:highlight w:val="none"/>
                    <w:shd w:val="clear" w:color="auto" w:fill="FFFFFF"/>
                    <w:lang w:val="en-US" w:eastAsia="zh-CN"/>
                  </w:rPr>
                </w:rPrChange>
              </w:rPr>
            </w:pPr>
            <w:r>
              <w:rPr>
                <w:rFonts w:hint="eastAsia" w:ascii="Times New Roman" w:hAnsi="Times New Roman"/>
                <w:color w:val="333333"/>
                <w:kern w:val="0"/>
                <w:sz w:val="21"/>
                <w:szCs w:val="21"/>
                <w:highlight w:val="none"/>
                <w:shd w:val="clear" w:color="auto" w:fill="FFFFFF"/>
                <w:rPrChange w:id="224" w:author="lg" w:date="2026-01-14T17:09:37Z">
                  <w:rPr>
                    <w:rFonts w:hint="eastAsia" w:ascii="Times New Roman" w:hAnsi="Times New Roman"/>
                    <w:color w:val="333333"/>
                    <w:kern w:val="0"/>
                    <w:sz w:val="18"/>
                    <w:szCs w:val="18"/>
                    <w:highlight w:val="none"/>
                    <w:shd w:val="clear" w:color="auto" w:fill="FFFFFF"/>
                  </w:rPr>
                </w:rPrChange>
              </w:rPr>
              <w:t>最小值</w:t>
            </w:r>
          </w:p>
        </w:tc>
        <w:tc>
          <w:tcPr>
            <w:tcW w:w="925" w:type="dxa"/>
            <w:tcBorders>
              <w:bottom w:val="single" w:color="auto" w:sz="4" w:space="0"/>
            </w:tcBorders>
            <w:vAlign w:val="top"/>
            <w:tcPrChange w:id="225" w:author="lg" w:date="2026-01-14T21:59:48Z">
              <w:tcPr>
                <w:tcW w:w="794" w:type="dxa"/>
                <w:tcBorders>
                  <w:bottom w:val="single" w:color="auto" w:sz="4" w:space="0"/>
                </w:tcBorders>
                <w:vAlign w:val="top"/>
              </w:tcPr>
            </w:tcPrChange>
          </w:tcPr>
          <w:p w14:paraId="200F325A">
            <w:pPr>
              <w:jc w:val="center"/>
              <w:rPr>
                <w:rFonts w:ascii="Times New Roman" w:hAnsi="Times New Roman"/>
                <w:color w:val="333333"/>
                <w:kern w:val="0"/>
                <w:sz w:val="21"/>
                <w:szCs w:val="21"/>
                <w:highlight w:val="none"/>
                <w:shd w:val="clear" w:color="auto" w:fill="FFFFFF"/>
                <w:rPrChange w:id="226" w:author="lg" w:date="2026-01-14T17:09:37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rPrChange w:id="227" w:author="lg" w:date="2026-01-14T17:09:37Z">
                  <w:rPr>
                    <w:rFonts w:hint="eastAsia" w:ascii="Times New Roman" w:hAnsi="Times New Roman"/>
                    <w:color w:val="333333"/>
                    <w:kern w:val="0"/>
                    <w:sz w:val="18"/>
                    <w:szCs w:val="18"/>
                    <w:highlight w:val="none"/>
                    <w:shd w:val="clear" w:color="auto" w:fill="FFFFFF"/>
                  </w:rPr>
                </w:rPrChange>
              </w:rPr>
              <w:t>最大值</w:t>
            </w:r>
          </w:p>
        </w:tc>
        <w:tc>
          <w:tcPr>
            <w:tcW w:w="877" w:type="dxa"/>
            <w:tcBorders>
              <w:bottom w:val="single" w:color="auto" w:sz="4" w:space="0"/>
            </w:tcBorders>
            <w:vAlign w:val="top"/>
            <w:tcPrChange w:id="228" w:author="lg" w:date="2026-01-14T21:59:48Z">
              <w:tcPr>
                <w:tcW w:w="794" w:type="dxa"/>
                <w:tcBorders>
                  <w:bottom w:val="single" w:color="auto" w:sz="4" w:space="0"/>
                </w:tcBorders>
                <w:vAlign w:val="top"/>
              </w:tcPr>
            </w:tcPrChange>
          </w:tcPr>
          <w:p w14:paraId="4A93E3F7">
            <w:pPr>
              <w:jc w:val="center"/>
              <w:rPr>
                <w:rFonts w:ascii="Times New Roman" w:hAnsi="Times New Roman"/>
                <w:color w:val="333333"/>
                <w:kern w:val="0"/>
                <w:sz w:val="21"/>
                <w:szCs w:val="21"/>
                <w:highlight w:val="none"/>
                <w:shd w:val="clear" w:color="auto" w:fill="FFFFFF"/>
                <w:rPrChange w:id="229" w:author="lg" w:date="2026-01-14T17:09:37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rPrChange w:id="230" w:author="lg" w:date="2026-01-14T17:09:37Z">
                  <w:rPr>
                    <w:rFonts w:hint="eastAsia" w:ascii="Times New Roman" w:hAnsi="Times New Roman"/>
                    <w:color w:val="333333"/>
                    <w:kern w:val="0"/>
                    <w:sz w:val="18"/>
                    <w:szCs w:val="18"/>
                    <w:highlight w:val="none"/>
                    <w:shd w:val="clear" w:color="auto" w:fill="FFFFFF"/>
                  </w:rPr>
                </w:rPrChange>
              </w:rPr>
              <w:t>平均值</w:t>
            </w:r>
          </w:p>
        </w:tc>
        <w:tc>
          <w:tcPr>
            <w:tcW w:w="915" w:type="dxa"/>
            <w:tcBorders>
              <w:bottom w:val="single" w:color="auto" w:sz="4" w:space="0"/>
            </w:tcBorders>
            <w:vAlign w:val="top"/>
            <w:tcPrChange w:id="231" w:author="lg" w:date="2026-01-14T21:59:48Z">
              <w:tcPr>
                <w:tcW w:w="794" w:type="dxa"/>
                <w:tcBorders>
                  <w:bottom w:val="single" w:color="auto" w:sz="4" w:space="0"/>
                </w:tcBorders>
                <w:vAlign w:val="top"/>
              </w:tcPr>
            </w:tcPrChange>
          </w:tcPr>
          <w:p w14:paraId="7C50495E">
            <w:pPr>
              <w:jc w:val="center"/>
              <w:rPr>
                <w:rFonts w:ascii="Times New Roman" w:hAnsi="Times New Roman"/>
                <w:color w:val="333333"/>
                <w:kern w:val="0"/>
                <w:sz w:val="21"/>
                <w:szCs w:val="21"/>
                <w:highlight w:val="none"/>
                <w:shd w:val="clear" w:color="auto" w:fill="FFFFFF"/>
                <w:rPrChange w:id="232" w:author="lg" w:date="2026-01-14T17:09:37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rPrChange w:id="233" w:author="lg" w:date="2026-01-14T17:09:37Z">
                  <w:rPr>
                    <w:rFonts w:hint="eastAsia" w:ascii="Times New Roman" w:hAnsi="Times New Roman"/>
                    <w:color w:val="333333"/>
                    <w:kern w:val="0"/>
                    <w:sz w:val="18"/>
                    <w:szCs w:val="18"/>
                    <w:highlight w:val="none"/>
                    <w:shd w:val="clear" w:color="auto" w:fill="FFFFFF"/>
                  </w:rPr>
                </w:rPrChange>
              </w:rPr>
              <w:t>标准差</w:t>
            </w:r>
          </w:p>
        </w:tc>
      </w:tr>
      <w:tr w14:paraId="0E7605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Change w:id="234" w:author="lg" w:date="2026-01-14T21:59:48Z">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c>
          <w:tcPr>
            <w:tcW w:w="1076" w:type="dxa"/>
            <w:tcBorders>
              <w:top w:val="single" w:color="auto" w:sz="4" w:space="0"/>
            </w:tcBorders>
            <w:vAlign w:val="top"/>
            <w:tcPrChange w:id="235" w:author="lg" w:date="2026-01-14T21:59:48Z">
              <w:tcPr>
                <w:tcW w:w="1552" w:type="dxa"/>
                <w:tcBorders>
                  <w:top w:val="single" w:color="auto" w:sz="4" w:space="0"/>
                </w:tcBorders>
              </w:tcPr>
            </w:tcPrChange>
          </w:tcPr>
          <w:p w14:paraId="51E6C126">
            <w:pPr>
              <w:jc w:val="center"/>
              <w:rPr>
                <w:rFonts w:ascii="Times New Roman" w:hAnsi="Times New Roman"/>
                <w:color w:val="333333"/>
                <w:kern w:val="0"/>
                <w:sz w:val="21"/>
                <w:szCs w:val="21"/>
                <w:highlight w:val="none"/>
                <w:shd w:val="clear" w:color="auto" w:fill="FFFFFF"/>
                <w:rPrChange w:id="236" w:author="lg" w:date="2026-01-14T17:09:37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lang w:val="en-US" w:eastAsia="zh-CN"/>
                <w:rPrChange w:id="237" w:author="lg" w:date="2026-01-14T17:09:37Z">
                  <w:rPr>
                    <w:rFonts w:hint="eastAsia" w:ascii="Times New Roman" w:hAnsi="Times New Roman"/>
                    <w:color w:val="333333"/>
                    <w:kern w:val="0"/>
                    <w:sz w:val="18"/>
                    <w:szCs w:val="18"/>
                    <w:highlight w:val="none"/>
                    <w:shd w:val="clear" w:color="auto" w:fill="FFFFFF"/>
                    <w:lang w:val="en-US" w:eastAsia="zh-CN"/>
                  </w:rPr>
                </w:rPrChange>
              </w:rPr>
              <w:t>结果枝</w:t>
            </w:r>
            <w:r>
              <w:rPr>
                <w:rFonts w:hint="eastAsia" w:ascii="Times New Roman" w:hAnsi="Times New Roman"/>
                <w:color w:val="333333"/>
                <w:kern w:val="0"/>
                <w:sz w:val="21"/>
                <w:szCs w:val="21"/>
                <w:highlight w:val="none"/>
                <w:shd w:val="clear" w:color="auto" w:fill="FFFFFF"/>
                <w:rPrChange w:id="238" w:author="lg" w:date="2026-01-14T17:09:37Z">
                  <w:rPr>
                    <w:rFonts w:hint="eastAsia" w:ascii="Times New Roman" w:hAnsi="Times New Roman"/>
                    <w:color w:val="333333"/>
                    <w:kern w:val="0"/>
                    <w:sz w:val="18"/>
                    <w:szCs w:val="18"/>
                    <w:highlight w:val="none"/>
                    <w:shd w:val="clear" w:color="auto" w:fill="FFFFFF"/>
                  </w:rPr>
                </w:rPrChange>
              </w:rPr>
              <w:t>直径/mm</w:t>
            </w:r>
          </w:p>
        </w:tc>
        <w:tc>
          <w:tcPr>
            <w:tcW w:w="868" w:type="dxa"/>
            <w:tcBorders>
              <w:top w:val="single" w:color="auto" w:sz="4" w:space="0"/>
            </w:tcBorders>
            <w:vAlign w:val="top"/>
            <w:tcPrChange w:id="239" w:author="lg" w:date="2026-01-14T21:59:48Z">
              <w:tcPr>
                <w:tcW w:w="794" w:type="dxa"/>
                <w:tcBorders>
                  <w:top w:val="single" w:color="auto" w:sz="4" w:space="0"/>
                </w:tcBorders>
                <w:vAlign w:val="top"/>
              </w:tcPr>
            </w:tcPrChange>
          </w:tcPr>
          <w:p w14:paraId="0E4CBB04">
            <w:pPr>
              <w:jc w:val="center"/>
              <w:rPr>
                <w:rFonts w:ascii="Times New Roman" w:hAnsi="Times New Roman"/>
                <w:color w:val="333333"/>
                <w:kern w:val="0"/>
                <w:sz w:val="21"/>
                <w:szCs w:val="21"/>
                <w:highlight w:val="none"/>
                <w:shd w:val="clear" w:color="auto" w:fill="FFFFFF"/>
                <w:rPrChange w:id="240" w:author="lg" w:date="2026-01-14T17:09:37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rPrChange w:id="241" w:author="lg" w:date="2026-01-14T17:09:37Z">
                  <w:rPr>
                    <w:rFonts w:hint="eastAsia" w:ascii="Times New Roman" w:hAnsi="Times New Roman"/>
                    <w:color w:val="333333"/>
                    <w:kern w:val="0"/>
                    <w:sz w:val="18"/>
                    <w:szCs w:val="18"/>
                    <w:highlight w:val="none"/>
                    <w:shd w:val="clear" w:color="auto" w:fill="FFFFFF"/>
                  </w:rPr>
                </w:rPrChange>
              </w:rPr>
              <w:t>1.83</w:t>
            </w:r>
          </w:p>
        </w:tc>
        <w:tc>
          <w:tcPr>
            <w:tcW w:w="925" w:type="dxa"/>
            <w:tcBorders>
              <w:top w:val="single" w:color="auto" w:sz="4" w:space="0"/>
            </w:tcBorders>
            <w:vAlign w:val="top"/>
            <w:tcPrChange w:id="242" w:author="lg" w:date="2026-01-14T21:59:48Z">
              <w:tcPr>
                <w:tcW w:w="794" w:type="dxa"/>
                <w:tcBorders>
                  <w:top w:val="single" w:color="auto" w:sz="4" w:space="0"/>
                </w:tcBorders>
                <w:vAlign w:val="top"/>
              </w:tcPr>
            </w:tcPrChange>
          </w:tcPr>
          <w:p w14:paraId="41428A01">
            <w:pPr>
              <w:jc w:val="center"/>
              <w:rPr>
                <w:rFonts w:ascii="Times New Roman" w:hAnsi="Times New Roman"/>
                <w:color w:val="333333"/>
                <w:kern w:val="0"/>
                <w:sz w:val="21"/>
                <w:szCs w:val="21"/>
                <w:highlight w:val="none"/>
                <w:shd w:val="clear" w:color="auto" w:fill="FFFFFF"/>
                <w:rPrChange w:id="243" w:author="lg" w:date="2026-01-14T17:09:37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rPrChange w:id="244" w:author="lg" w:date="2026-01-14T17:09:37Z">
                  <w:rPr>
                    <w:rFonts w:hint="eastAsia" w:ascii="Times New Roman" w:hAnsi="Times New Roman"/>
                    <w:color w:val="333333"/>
                    <w:kern w:val="0"/>
                    <w:sz w:val="18"/>
                    <w:szCs w:val="18"/>
                    <w:highlight w:val="none"/>
                    <w:shd w:val="clear" w:color="auto" w:fill="FFFFFF"/>
                  </w:rPr>
                </w:rPrChange>
              </w:rPr>
              <w:t>4.13</w:t>
            </w:r>
          </w:p>
        </w:tc>
        <w:tc>
          <w:tcPr>
            <w:tcW w:w="877" w:type="dxa"/>
            <w:tcBorders>
              <w:top w:val="single" w:color="auto" w:sz="4" w:space="0"/>
            </w:tcBorders>
            <w:vAlign w:val="top"/>
            <w:tcPrChange w:id="245" w:author="lg" w:date="2026-01-14T21:59:48Z">
              <w:tcPr>
                <w:tcW w:w="794" w:type="dxa"/>
                <w:tcBorders>
                  <w:top w:val="single" w:color="auto" w:sz="4" w:space="0"/>
                </w:tcBorders>
                <w:vAlign w:val="top"/>
              </w:tcPr>
            </w:tcPrChange>
          </w:tcPr>
          <w:p w14:paraId="74A7CDD3">
            <w:pPr>
              <w:jc w:val="center"/>
              <w:rPr>
                <w:rFonts w:ascii="Times New Roman" w:hAnsi="Times New Roman"/>
                <w:color w:val="333333"/>
                <w:kern w:val="0"/>
                <w:sz w:val="21"/>
                <w:szCs w:val="21"/>
                <w:highlight w:val="none"/>
                <w:shd w:val="clear" w:color="auto" w:fill="FFFFFF"/>
                <w:rPrChange w:id="246" w:author="lg" w:date="2026-01-14T17:09:37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rPrChange w:id="247" w:author="lg" w:date="2026-01-14T17:09:37Z">
                  <w:rPr>
                    <w:rFonts w:hint="eastAsia" w:ascii="Times New Roman" w:hAnsi="Times New Roman"/>
                    <w:color w:val="333333"/>
                    <w:kern w:val="0"/>
                    <w:sz w:val="18"/>
                    <w:szCs w:val="18"/>
                    <w:highlight w:val="none"/>
                    <w:shd w:val="clear" w:color="auto" w:fill="FFFFFF"/>
                  </w:rPr>
                </w:rPrChange>
              </w:rPr>
              <w:t>2.68</w:t>
            </w:r>
          </w:p>
        </w:tc>
        <w:tc>
          <w:tcPr>
            <w:tcW w:w="915" w:type="dxa"/>
            <w:tcBorders>
              <w:top w:val="single" w:color="auto" w:sz="4" w:space="0"/>
            </w:tcBorders>
            <w:vAlign w:val="top"/>
            <w:tcPrChange w:id="248" w:author="lg" w:date="2026-01-14T21:59:48Z">
              <w:tcPr>
                <w:tcW w:w="794" w:type="dxa"/>
                <w:tcBorders>
                  <w:top w:val="single" w:color="auto" w:sz="4" w:space="0"/>
                </w:tcBorders>
                <w:vAlign w:val="top"/>
              </w:tcPr>
            </w:tcPrChange>
          </w:tcPr>
          <w:p w14:paraId="23B47960">
            <w:pPr>
              <w:jc w:val="center"/>
              <w:rPr>
                <w:rFonts w:ascii="Times New Roman" w:hAnsi="Times New Roman"/>
                <w:color w:val="333333"/>
                <w:kern w:val="0"/>
                <w:sz w:val="21"/>
                <w:szCs w:val="21"/>
                <w:highlight w:val="none"/>
                <w:shd w:val="clear" w:color="auto" w:fill="FFFFFF"/>
                <w:rPrChange w:id="249" w:author="lg" w:date="2026-01-14T17:09:37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rPrChange w:id="250" w:author="lg" w:date="2026-01-14T17:09:37Z">
                  <w:rPr>
                    <w:rFonts w:hint="eastAsia" w:ascii="Times New Roman" w:hAnsi="Times New Roman"/>
                    <w:color w:val="333333"/>
                    <w:kern w:val="0"/>
                    <w:sz w:val="18"/>
                    <w:szCs w:val="18"/>
                    <w:highlight w:val="none"/>
                    <w:shd w:val="clear" w:color="auto" w:fill="FFFFFF"/>
                  </w:rPr>
                </w:rPrChange>
              </w:rPr>
              <w:t>0.51</w:t>
            </w:r>
          </w:p>
        </w:tc>
      </w:tr>
      <w:tr w14:paraId="0A899F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Change w:id="251" w:author="lg" w:date="2026-01-14T21:59:48Z">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c>
          <w:tcPr>
            <w:tcW w:w="1076" w:type="dxa"/>
            <w:vAlign w:val="top"/>
            <w:tcPrChange w:id="252" w:author="lg" w:date="2026-01-14T21:59:48Z">
              <w:tcPr>
                <w:tcW w:w="1552" w:type="dxa"/>
              </w:tcPr>
            </w:tcPrChange>
          </w:tcPr>
          <w:p w14:paraId="433C8DE2">
            <w:pPr>
              <w:jc w:val="center"/>
              <w:rPr>
                <w:rFonts w:ascii="Times New Roman" w:hAnsi="Times New Roman"/>
                <w:color w:val="333333"/>
                <w:kern w:val="0"/>
                <w:sz w:val="21"/>
                <w:szCs w:val="21"/>
                <w:highlight w:val="none"/>
                <w:shd w:val="clear" w:color="auto" w:fill="FFFFFF"/>
                <w:rPrChange w:id="253" w:author="lg" w:date="2026-01-14T17:09:37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lang w:val="en-US" w:eastAsia="zh-CN"/>
                <w:rPrChange w:id="254" w:author="lg" w:date="2026-01-14T17:09:37Z">
                  <w:rPr>
                    <w:rFonts w:hint="eastAsia" w:ascii="Times New Roman" w:hAnsi="Times New Roman"/>
                    <w:color w:val="333333"/>
                    <w:kern w:val="0"/>
                    <w:sz w:val="18"/>
                    <w:szCs w:val="18"/>
                    <w:highlight w:val="none"/>
                    <w:shd w:val="clear" w:color="auto" w:fill="FFFFFF"/>
                    <w:lang w:val="en-US" w:eastAsia="zh-CN"/>
                  </w:rPr>
                </w:rPrChange>
              </w:rPr>
              <w:t>结果枝</w:t>
            </w:r>
            <w:r>
              <w:rPr>
                <w:rFonts w:hint="eastAsia" w:ascii="Times New Roman" w:hAnsi="Times New Roman"/>
                <w:color w:val="333333"/>
                <w:kern w:val="0"/>
                <w:sz w:val="21"/>
                <w:szCs w:val="21"/>
                <w:highlight w:val="none"/>
                <w:shd w:val="clear" w:color="auto" w:fill="FFFFFF"/>
                <w:rPrChange w:id="255" w:author="lg" w:date="2026-01-14T17:09:37Z">
                  <w:rPr>
                    <w:rFonts w:hint="eastAsia" w:ascii="Times New Roman" w:hAnsi="Times New Roman"/>
                    <w:color w:val="333333"/>
                    <w:kern w:val="0"/>
                    <w:sz w:val="18"/>
                    <w:szCs w:val="18"/>
                    <w:highlight w:val="none"/>
                    <w:shd w:val="clear" w:color="auto" w:fill="FFFFFF"/>
                  </w:rPr>
                </w:rPrChange>
              </w:rPr>
              <w:t>长度/mm</w:t>
            </w:r>
          </w:p>
        </w:tc>
        <w:tc>
          <w:tcPr>
            <w:tcW w:w="868" w:type="dxa"/>
            <w:vAlign w:val="top"/>
            <w:tcPrChange w:id="256" w:author="lg" w:date="2026-01-14T21:59:48Z">
              <w:tcPr>
                <w:tcW w:w="794" w:type="dxa"/>
                <w:vAlign w:val="top"/>
              </w:tcPr>
            </w:tcPrChange>
          </w:tcPr>
          <w:p w14:paraId="4A4231D7">
            <w:pPr>
              <w:jc w:val="center"/>
              <w:rPr>
                <w:rFonts w:ascii="Times New Roman" w:hAnsi="Times New Roman"/>
                <w:color w:val="333333"/>
                <w:kern w:val="0"/>
                <w:sz w:val="21"/>
                <w:szCs w:val="21"/>
                <w:highlight w:val="none"/>
                <w:shd w:val="clear" w:color="auto" w:fill="FFFFFF"/>
                <w:rPrChange w:id="257" w:author="lg" w:date="2026-01-14T17:09:37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rPrChange w:id="258" w:author="lg" w:date="2026-01-14T17:09:37Z">
                  <w:rPr>
                    <w:rFonts w:hint="eastAsia" w:ascii="Times New Roman" w:hAnsi="Times New Roman"/>
                    <w:color w:val="333333"/>
                    <w:kern w:val="0"/>
                    <w:sz w:val="18"/>
                    <w:szCs w:val="18"/>
                    <w:highlight w:val="none"/>
                    <w:shd w:val="clear" w:color="auto" w:fill="FFFFFF"/>
                  </w:rPr>
                </w:rPrChange>
              </w:rPr>
              <w:t>12.22</w:t>
            </w:r>
          </w:p>
        </w:tc>
        <w:tc>
          <w:tcPr>
            <w:tcW w:w="925" w:type="dxa"/>
            <w:vAlign w:val="top"/>
            <w:tcPrChange w:id="259" w:author="lg" w:date="2026-01-14T21:59:48Z">
              <w:tcPr>
                <w:tcW w:w="794" w:type="dxa"/>
                <w:vAlign w:val="top"/>
              </w:tcPr>
            </w:tcPrChange>
          </w:tcPr>
          <w:p w14:paraId="770C575C">
            <w:pPr>
              <w:jc w:val="center"/>
              <w:rPr>
                <w:rFonts w:ascii="Times New Roman" w:hAnsi="Times New Roman"/>
                <w:color w:val="333333"/>
                <w:kern w:val="0"/>
                <w:sz w:val="21"/>
                <w:szCs w:val="21"/>
                <w:highlight w:val="none"/>
                <w:shd w:val="clear" w:color="auto" w:fill="FFFFFF"/>
                <w:rPrChange w:id="260" w:author="lg" w:date="2026-01-14T17:09:37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rPrChange w:id="261" w:author="lg" w:date="2026-01-14T17:09:37Z">
                  <w:rPr>
                    <w:rFonts w:hint="eastAsia" w:ascii="Times New Roman" w:hAnsi="Times New Roman"/>
                    <w:color w:val="333333"/>
                    <w:kern w:val="0"/>
                    <w:sz w:val="18"/>
                    <w:szCs w:val="18"/>
                    <w:highlight w:val="none"/>
                    <w:shd w:val="clear" w:color="auto" w:fill="FFFFFF"/>
                  </w:rPr>
                </w:rPrChange>
              </w:rPr>
              <w:t>37.05</w:t>
            </w:r>
          </w:p>
        </w:tc>
        <w:tc>
          <w:tcPr>
            <w:tcW w:w="877" w:type="dxa"/>
            <w:vAlign w:val="top"/>
            <w:tcPrChange w:id="262" w:author="lg" w:date="2026-01-14T21:59:48Z">
              <w:tcPr>
                <w:tcW w:w="794" w:type="dxa"/>
                <w:vAlign w:val="top"/>
              </w:tcPr>
            </w:tcPrChange>
          </w:tcPr>
          <w:p w14:paraId="4581D8ED">
            <w:pPr>
              <w:jc w:val="center"/>
              <w:rPr>
                <w:rFonts w:ascii="Times New Roman" w:hAnsi="Times New Roman"/>
                <w:color w:val="333333"/>
                <w:kern w:val="0"/>
                <w:sz w:val="21"/>
                <w:szCs w:val="21"/>
                <w:highlight w:val="none"/>
                <w:shd w:val="clear" w:color="auto" w:fill="FFFFFF"/>
                <w:rPrChange w:id="263" w:author="lg" w:date="2026-01-14T17:09:37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rPrChange w:id="264" w:author="lg" w:date="2026-01-14T17:09:37Z">
                  <w:rPr>
                    <w:rFonts w:hint="eastAsia" w:ascii="Times New Roman" w:hAnsi="Times New Roman"/>
                    <w:color w:val="333333"/>
                    <w:kern w:val="0"/>
                    <w:sz w:val="18"/>
                    <w:szCs w:val="18"/>
                    <w:highlight w:val="none"/>
                    <w:shd w:val="clear" w:color="auto" w:fill="FFFFFF"/>
                  </w:rPr>
                </w:rPrChange>
              </w:rPr>
              <w:t>24.51</w:t>
            </w:r>
          </w:p>
        </w:tc>
        <w:tc>
          <w:tcPr>
            <w:tcW w:w="915" w:type="dxa"/>
            <w:vAlign w:val="top"/>
            <w:tcPrChange w:id="265" w:author="lg" w:date="2026-01-14T21:59:48Z">
              <w:tcPr>
                <w:tcW w:w="794" w:type="dxa"/>
                <w:vAlign w:val="top"/>
              </w:tcPr>
            </w:tcPrChange>
          </w:tcPr>
          <w:p w14:paraId="68D0BBF3">
            <w:pPr>
              <w:jc w:val="center"/>
              <w:rPr>
                <w:rFonts w:ascii="Times New Roman" w:hAnsi="Times New Roman"/>
                <w:color w:val="333333"/>
                <w:kern w:val="0"/>
                <w:sz w:val="21"/>
                <w:szCs w:val="21"/>
                <w:highlight w:val="none"/>
                <w:shd w:val="clear" w:color="auto" w:fill="FFFFFF"/>
                <w:rPrChange w:id="266" w:author="lg" w:date="2026-01-14T17:09:37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rPrChange w:id="267" w:author="lg" w:date="2026-01-14T17:09:37Z">
                  <w:rPr>
                    <w:rFonts w:hint="eastAsia" w:ascii="Times New Roman" w:hAnsi="Times New Roman"/>
                    <w:color w:val="333333"/>
                    <w:kern w:val="0"/>
                    <w:sz w:val="18"/>
                    <w:szCs w:val="18"/>
                    <w:highlight w:val="none"/>
                    <w:shd w:val="clear" w:color="auto" w:fill="FFFFFF"/>
                  </w:rPr>
                </w:rPrChange>
              </w:rPr>
              <w:t>5.51</w:t>
            </w:r>
          </w:p>
        </w:tc>
      </w:tr>
      <w:tr w14:paraId="0234A4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Change w:id="268" w:author="lg" w:date="2026-01-14T21:59:48Z">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c>
          <w:tcPr>
            <w:tcW w:w="1076" w:type="dxa"/>
            <w:vAlign w:val="top"/>
            <w:tcPrChange w:id="269" w:author="lg" w:date="2026-01-14T21:59:48Z">
              <w:tcPr>
                <w:tcW w:w="1552" w:type="dxa"/>
              </w:tcPr>
            </w:tcPrChange>
          </w:tcPr>
          <w:p w14:paraId="552B2DA0">
            <w:pPr>
              <w:jc w:val="center"/>
              <w:rPr>
                <w:rFonts w:ascii="Times New Roman" w:hAnsi="Times New Roman"/>
                <w:color w:val="333333"/>
                <w:kern w:val="0"/>
                <w:sz w:val="21"/>
                <w:szCs w:val="21"/>
                <w:highlight w:val="none"/>
                <w:shd w:val="clear" w:color="auto" w:fill="FFFFFF"/>
                <w:rPrChange w:id="270" w:author="lg" w:date="2026-01-14T17:09:37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rPrChange w:id="271" w:author="lg" w:date="2026-01-14T17:09:37Z">
                  <w:rPr>
                    <w:rFonts w:hint="eastAsia" w:ascii="Times New Roman" w:hAnsi="Times New Roman"/>
                    <w:color w:val="333333"/>
                    <w:kern w:val="0"/>
                    <w:sz w:val="18"/>
                    <w:szCs w:val="18"/>
                    <w:highlight w:val="none"/>
                    <w:shd w:val="clear" w:color="auto" w:fill="FFFFFF"/>
                  </w:rPr>
                </w:rPrChange>
              </w:rPr>
              <w:t>果实重量/g</w:t>
            </w:r>
          </w:p>
        </w:tc>
        <w:tc>
          <w:tcPr>
            <w:tcW w:w="868" w:type="dxa"/>
            <w:vAlign w:val="top"/>
            <w:tcPrChange w:id="272" w:author="lg" w:date="2026-01-14T21:59:48Z">
              <w:tcPr>
                <w:tcW w:w="794" w:type="dxa"/>
                <w:vAlign w:val="top"/>
              </w:tcPr>
            </w:tcPrChange>
          </w:tcPr>
          <w:p w14:paraId="4A9080F1">
            <w:pPr>
              <w:jc w:val="center"/>
              <w:rPr>
                <w:rFonts w:ascii="Times New Roman" w:hAnsi="Times New Roman"/>
                <w:color w:val="333333"/>
                <w:kern w:val="0"/>
                <w:sz w:val="21"/>
                <w:szCs w:val="21"/>
                <w:highlight w:val="none"/>
                <w:shd w:val="clear" w:color="auto" w:fill="FFFFFF"/>
                <w:rPrChange w:id="273" w:author="lg" w:date="2026-01-14T17:09:37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rPrChange w:id="274" w:author="lg" w:date="2026-01-14T17:09:37Z">
                  <w:rPr>
                    <w:rFonts w:hint="eastAsia" w:ascii="Times New Roman" w:hAnsi="Times New Roman"/>
                    <w:color w:val="333333"/>
                    <w:kern w:val="0"/>
                    <w:sz w:val="18"/>
                    <w:szCs w:val="18"/>
                    <w:highlight w:val="none"/>
                    <w:shd w:val="clear" w:color="auto" w:fill="FFFFFF"/>
                  </w:rPr>
                </w:rPrChange>
              </w:rPr>
              <w:t>65</w:t>
            </w:r>
          </w:p>
        </w:tc>
        <w:tc>
          <w:tcPr>
            <w:tcW w:w="925" w:type="dxa"/>
            <w:vAlign w:val="top"/>
            <w:tcPrChange w:id="275" w:author="lg" w:date="2026-01-14T21:59:48Z">
              <w:tcPr>
                <w:tcW w:w="794" w:type="dxa"/>
                <w:vAlign w:val="top"/>
              </w:tcPr>
            </w:tcPrChange>
          </w:tcPr>
          <w:p w14:paraId="3FCF5639">
            <w:pPr>
              <w:jc w:val="center"/>
              <w:rPr>
                <w:rFonts w:ascii="Times New Roman" w:hAnsi="Times New Roman"/>
                <w:color w:val="333333"/>
                <w:kern w:val="0"/>
                <w:sz w:val="21"/>
                <w:szCs w:val="21"/>
                <w:highlight w:val="none"/>
                <w:shd w:val="clear" w:color="auto" w:fill="FFFFFF"/>
                <w:rPrChange w:id="276" w:author="lg" w:date="2026-01-14T17:09:37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rPrChange w:id="277" w:author="lg" w:date="2026-01-14T17:09:37Z">
                  <w:rPr>
                    <w:rFonts w:hint="eastAsia" w:ascii="Times New Roman" w:hAnsi="Times New Roman"/>
                    <w:color w:val="333333"/>
                    <w:kern w:val="0"/>
                    <w:sz w:val="18"/>
                    <w:szCs w:val="18"/>
                    <w:highlight w:val="none"/>
                    <w:shd w:val="clear" w:color="auto" w:fill="FFFFFF"/>
                  </w:rPr>
                </w:rPrChange>
              </w:rPr>
              <w:t>475</w:t>
            </w:r>
          </w:p>
        </w:tc>
        <w:tc>
          <w:tcPr>
            <w:tcW w:w="877" w:type="dxa"/>
            <w:vAlign w:val="top"/>
            <w:tcPrChange w:id="278" w:author="lg" w:date="2026-01-14T21:59:48Z">
              <w:tcPr>
                <w:tcW w:w="794" w:type="dxa"/>
                <w:vAlign w:val="top"/>
              </w:tcPr>
            </w:tcPrChange>
          </w:tcPr>
          <w:p w14:paraId="33924C9D">
            <w:pPr>
              <w:jc w:val="center"/>
              <w:rPr>
                <w:rFonts w:ascii="Times New Roman" w:hAnsi="Times New Roman"/>
                <w:color w:val="333333"/>
                <w:kern w:val="0"/>
                <w:sz w:val="21"/>
                <w:szCs w:val="21"/>
                <w:highlight w:val="none"/>
                <w:shd w:val="clear" w:color="auto" w:fill="FFFFFF"/>
                <w:rPrChange w:id="279" w:author="lg" w:date="2026-01-14T17:09:37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rPrChange w:id="280" w:author="lg" w:date="2026-01-14T17:09:37Z">
                  <w:rPr>
                    <w:rFonts w:hint="eastAsia" w:ascii="Times New Roman" w:hAnsi="Times New Roman"/>
                    <w:color w:val="333333"/>
                    <w:kern w:val="0"/>
                    <w:sz w:val="18"/>
                    <w:szCs w:val="18"/>
                    <w:highlight w:val="none"/>
                    <w:shd w:val="clear" w:color="auto" w:fill="FFFFFF"/>
                  </w:rPr>
                </w:rPrChange>
              </w:rPr>
              <w:t>175</w:t>
            </w:r>
          </w:p>
        </w:tc>
        <w:tc>
          <w:tcPr>
            <w:tcW w:w="915" w:type="dxa"/>
            <w:vAlign w:val="top"/>
            <w:tcPrChange w:id="281" w:author="lg" w:date="2026-01-14T21:59:48Z">
              <w:tcPr>
                <w:tcW w:w="794" w:type="dxa"/>
                <w:vAlign w:val="top"/>
              </w:tcPr>
            </w:tcPrChange>
          </w:tcPr>
          <w:p w14:paraId="11D8AC4F">
            <w:pPr>
              <w:jc w:val="center"/>
              <w:rPr>
                <w:rFonts w:ascii="Times New Roman" w:hAnsi="Times New Roman"/>
                <w:color w:val="333333"/>
                <w:kern w:val="0"/>
                <w:sz w:val="21"/>
                <w:szCs w:val="21"/>
                <w:highlight w:val="none"/>
                <w:shd w:val="clear" w:color="auto" w:fill="FFFFFF"/>
                <w:rPrChange w:id="282" w:author="lg" w:date="2026-01-14T17:09:37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rPrChange w:id="283" w:author="lg" w:date="2026-01-14T17:09:37Z">
                  <w:rPr>
                    <w:rFonts w:hint="eastAsia" w:ascii="Times New Roman" w:hAnsi="Times New Roman"/>
                    <w:color w:val="333333"/>
                    <w:kern w:val="0"/>
                    <w:sz w:val="18"/>
                    <w:szCs w:val="18"/>
                    <w:highlight w:val="none"/>
                    <w:shd w:val="clear" w:color="auto" w:fill="FFFFFF"/>
                  </w:rPr>
                </w:rPrChange>
              </w:rPr>
              <w:t>75</w:t>
            </w:r>
          </w:p>
        </w:tc>
      </w:tr>
      <w:tr w14:paraId="234B44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Change w:id="284" w:author="lg" w:date="2026-01-14T21:59:48Z">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1" w:hRule="atLeast"/>
          <w:trPrChange w:id="284" w:author="lg" w:date="2026-01-14T21:59:48Z">
            <w:trPr>
              <w:trHeight w:val="341" w:hRule="atLeast"/>
            </w:trPr>
          </w:trPrChange>
        </w:trPr>
        <w:tc>
          <w:tcPr>
            <w:tcW w:w="1076" w:type="dxa"/>
            <w:vAlign w:val="top"/>
            <w:tcPrChange w:id="285" w:author="lg" w:date="2026-01-14T21:59:48Z">
              <w:tcPr>
                <w:tcW w:w="1552" w:type="dxa"/>
              </w:tcPr>
            </w:tcPrChange>
          </w:tcPr>
          <w:p w14:paraId="31238E7D">
            <w:pPr>
              <w:jc w:val="center"/>
              <w:rPr>
                <w:rFonts w:hint="default" w:ascii="Times New Roman" w:hAnsi="Times New Roman" w:eastAsia="宋体"/>
                <w:color w:val="333333"/>
                <w:kern w:val="0"/>
                <w:sz w:val="21"/>
                <w:szCs w:val="21"/>
                <w:highlight w:val="none"/>
                <w:shd w:val="clear" w:color="auto" w:fill="FFFFFF"/>
                <w:lang w:val="en-US" w:eastAsia="zh-CN"/>
                <w:rPrChange w:id="286" w:author="lg" w:date="2026-01-14T17:09:37Z">
                  <w:rPr>
                    <w:rFonts w:hint="default" w:ascii="Times New Roman" w:hAnsi="Times New Roman" w:eastAsia="宋体"/>
                    <w:color w:val="333333"/>
                    <w:kern w:val="0"/>
                    <w:sz w:val="18"/>
                    <w:szCs w:val="18"/>
                    <w:highlight w:val="none"/>
                    <w:shd w:val="clear" w:color="auto" w:fill="FFFFFF"/>
                    <w:lang w:val="en-US" w:eastAsia="zh-CN"/>
                  </w:rPr>
                </w:rPrChange>
              </w:rPr>
            </w:pPr>
            <w:r>
              <w:rPr>
                <w:rFonts w:hint="eastAsia" w:ascii="Times New Roman" w:hAnsi="Times New Roman"/>
                <w:color w:val="333333"/>
                <w:kern w:val="0"/>
                <w:sz w:val="21"/>
                <w:szCs w:val="21"/>
                <w:highlight w:val="none"/>
                <w:shd w:val="clear" w:color="auto" w:fill="FFFFFF"/>
                <w:rPrChange w:id="287" w:author="lg" w:date="2026-01-14T17:09:37Z">
                  <w:rPr>
                    <w:rFonts w:hint="eastAsia" w:ascii="Times New Roman" w:hAnsi="Times New Roman"/>
                    <w:color w:val="333333"/>
                    <w:kern w:val="0"/>
                    <w:sz w:val="18"/>
                    <w:szCs w:val="18"/>
                    <w:highlight w:val="none"/>
                    <w:shd w:val="clear" w:color="auto" w:fill="FFFFFF"/>
                  </w:rPr>
                </w:rPrChange>
              </w:rPr>
              <w:t>极限剪切力/N</w:t>
            </w:r>
          </w:p>
        </w:tc>
        <w:tc>
          <w:tcPr>
            <w:tcW w:w="868" w:type="dxa"/>
            <w:shd w:val="clear" w:color="auto" w:fill="auto"/>
            <w:vAlign w:val="top"/>
            <w:tcPrChange w:id="288" w:author="lg" w:date="2026-01-14T21:59:48Z">
              <w:tcPr>
                <w:tcW w:w="794" w:type="dxa"/>
                <w:shd w:val="clear" w:color="auto" w:fill="auto"/>
                <w:vAlign w:val="top"/>
              </w:tcPr>
            </w:tcPrChange>
          </w:tcPr>
          <w:p w14:paraId="0C2D7E55">
            <w:pPr>
              <w:jc w:val="center"/>
              <w:rPr>
                <w:rFonts w:hint="eastAsia" w:ascii="Times New Roman" w:hAnsi="Times New Roman" w:eastAsia="宋体" w:cs="Times New Roman"/>
                <w:color w:val="333333"/>
                <w:kern w:val="0"/>
                <w:sz w:val="21"/>
                <w:szCs w:val="21"/>
                <w:highlight w:val="none"/>
                <w:shd w:val="clear" w:color="auto" w:fill="FFFFFF"/>
                <w:vertAlign w:val="baseline"/>
                <w:lang w:val="en-US" w:eastAsia="zh-CN" w:bidi="ar-SA"/>
                <w:rPrChange w:id="289" w:author="lg" w:date="2026-01-14T17:09:37Z">
                  <w:rPr>
                    <w:rFonts w:hint="eastAsia" w:ascii="Times New Roman" w:hAnsi="Times New Roman" w:eastAsia="宋体" w:cs="Times New Roman"/>
                    <w:color w:val="333333"/>
                    <w:kern w:val="0"/>
                    <w:sz w:val="18"/>
                    <w:szCs w:val="18"/>
                    <w:highlight w:val="none"/>
                    <w:shd w:val="clear" w:color="auto" w:fill="FFFFFF"/>
                    <w:vertAlign w:val="baseline"/>
                    <w:lang w:val="en-US" w:eastAsia="zh-CN" w:bidi="ar-SA"/>
                  </w:rPr>
                </w:rPrChange>
              </w:rPr>
            </w:pPr>
            <w:r>
              <w:rPr>
                <w:rFonts w:hint="eastAsia" w:ascii="Times New Roman" w:hAnsi="Times New Roman" w:cs="Times New Roman"/>
                <w:color w:val="333333"/>
                <w:kern w:val="0"/>
                <w:sz w:val="21"/>
                <w:szCs w:val="21"/>
                <w:highlight w:val="none"/>
                <w:shd w:val="clear" w:color="auto" w:fill="FFFFFF"/>
                <w:vertAlign w:val="baseline"/>
                <w:lang w:val="en-US" w:eastAsia="zh-CN"/>
                <w:rPrChange w:id="290" w:author="lg" w:date="2026-01-14T17:09:37Z">
                  <w:rPr>
                    <w:rFonts w:hint="eastAsia" w:ascii="Times New Roman" w:hAnsi="Times New Roman" w:cs="Times New Roman"/>
                    <w:color w:val="333333"/>
                    <w:kern w:val="0"/>
                    <w:sz w:val="18"/>
                    <w:szCs w:val="18"/>
                    <w:highlight w:val="none"/>
                    <w:shd w:val="clear" w:color="auto" w:fill="FFFFFF"/>
                    <w:vertAlign w:val="baseline"/>
                    <w:lang w:val="en-US" w:eastAsia="zh-CN"/>
                  </w:rPr>
                </w:rPrChange>
              </w:rPr>
              <w:t>9.51</w:t>
            </w:r>
          </w:p>
        </w:tc>
        <w:tc>
          <w:tcPr>
            <w:tcW w:w="925" w:type="dxa"/>
            <w:shd w:val="clear" w:color="auto" w:fill="auto"/>
            <w:vAlign w:val="top"/>
            <w:tcPrChange w:id="291" w:author="lg" w:date="2026-01-14T21:59:48Z">
              <w:tcPr>
                <w:tcW w:w="794" w:type="dxa"/>
                <w:shd w:val="clear" w:color="auto" w:fill="auto"/>
                <w:vAlign w:val="top"/>
              </w:tcPr>
            </w:tcPrChange>
          </w:tcPr>
          <w:p w14:paraId="2D35C358">
            <w:pPr>
              <w:jc w:val="center"/>
              <w:rPr>
                <w:rFonts w:hint="default" w:ascii="Times New Roman" w:hAnsi="Times New Roman" w:eastAsia="宋体" w:cs="Times New Roman"/>
                <w:color w:val="333333"/>
                <w:kern w:val="0"/>
                <w:sz w:val="21"/>
                <w:szCs w:val="21"/>
                <w:highlight w:val="none"/>
                <w:shd w:val="clear" w:color="auto" w:fill="FFFFFF"/>
                <w:vertAlign w:val="baseline"/>
                <w:lang w:val="en-US" w:eastAsia="zh-CN" w:bidi="ar-SA"/>
                <w:rPrChange w:id="292" w:author="lg" w:date="2026-01-14T17:09:37Z">
                  <w:rPr>
                    <w:rFonts w:hint="default" w:ascii="Times New Roman" w:hAnsi="Times New Roman" w:eastAsia="宋体" w:cs="Times New Roman"/>
                    <w:color w:val="333333"/>
                    <w:kern w:val="0"/>
                    <w:sz w:val="18"/>
                    <w:szCs w:val="18"/>
                    <w:highlight w:val="none"/>
                    <w:shd w:val="clear" w:color="auto" w:fill="FFFFFF"/>
                    <w:vertAlign w:val="baseline"/>
                    <w:lang w:val="en-US" w:eastAsia="zh-CN" w:bidi="ar-SA"/>
                  </w:rPr>
                </w:rPrChange>
              </w:rPr>
            </w:pPr>
            <w:r>
              <w:rPr>
                <w:rFonts w:hint="eastAsia" w:ascii="Times New Roman" w:hAnsi="Times New Roman" w:cs="Times New Roman"/>
                <w:color w:val="333333"/>
                <w:kern w:val="0"/>
                <w:sz w:val="21"/>
                <w:szCs w:val="21"/>
                <w:highlight w:val="none"/>
                <w:shd w:val="clear" w:color="auto" w:fill="FFFFFF"/>
                <w:vertAlign w:val="baseline"/>
                <w:lang w:val="en-US" w:eastAsia="zh-CN"/>
                <w:rPrChange w:id="293" w:author="lg" w:date="2026-01-14T17:09:37Z">
                  <w:rPr>
                    <w:rFonts w:hint="eastAsia" w:ascii="Times New Roman" w:hAnsi="Times New Roman" w:cs="Times New Roman"/>
                    <w:color w:val="333333"/>
                    <w:kern w:val="0"/>
                    <w:sz w:val="18"/>
                    <w:szCs w:val="18"/>
                    <w:highlight w:val="none"/>
                    <w:shd w:val="clear" w:color="auto" w:fill="FFFFFF"/>
                    <w:vertAlign w:val="baseline"/>
                    <w:lang w:val="en-US" w:eastAsia="zh-CN"/>
                  </w:rPr>
                </w:rPrChange>
              </w:rPr>
              <w:t>73.01</w:t>
            </w:r>
          </w:p>
        </w:tc>
        <w:tc>
          <w:tcPr>
            <w:tcW w:w="877" w:type="dxa"/>
            <w:shd w:val="clear" w:color="auto" w:fill="auto"/>
            <w:vAlign w:val="top"/>
            <w:tcPrChange w:id="294" w:author="lg" w:date="2026-01-14T21:59:48Z">
              <w:tcPr>
                <w:tcW w:w="794" w:type="dxa"/>
                <w:shd w:val="clear" w:color="auto" w:fill="auto"/>
                <w:vAlign w:val="top"/>
              </w:tcPr>
            </w:tcPrChange>
          </w:tcPr>
          <w:p w14:paraId="6C9A79B2">
            <w:pPr>
              <w:jc w:val="center"/>
              <w:rPr>
                <w:rFonts w:hint="default" w:ascii="Times New Roman" w:hAnsi="Times New Roman" w:eastAsia="宋体" w:cs="Times New Roman"/>
                <w:color w:val="333333"/>
                <w:kern w:val="0"/>
                <w:sz w:val="21"/>
                <w:szCs w:val="21"/>
                <w:highlight w:val="none"/>
                <w:shd w:val="clear" w:color="auto" w:fill="FFFFFF"/>
                <w:vertAlign w:val="baseline"/>
                <w:lang w:val="en-US" w:eastAsia="zh-CN" w:bidi="ar-SA"/>
                <w:rPrChange w:id="295" w:author="lg" w:date="2026-01-14T17:09:37Z">
                  <w:rPr>
                    <w:rFonts w:hint="default" w:ascii="Times New Roman" w:hAnsi="Times New Roman" w:eastAsia="宋体" w:cs="Times New Roman"/>
                    <w:color w:val="333333"/>
                    <w:kern w:val="0"/>
                    <w:sz w:val="18"/>
                    <w:szCs w:val="18"/>
                    <w:highlight w:val="none"/>
                    <w:shd w:val="clear" w:color="auto" w:fill="FFFFFF"/>
                    <w:vertAlign w:val="baseline"/>
                    <w:lang w:val="en-US" w:eastAsia="zh-CN" w:bidi="ar-SA"/>
                  </w:rPr>
                </w:rPrChange>
              </w:rPr>
            </w:pPr>
            <w:r>
              <w:rPr>
                <w:rFonts w:hint="eastAsia" w:ascii="Times New Roman" w:hAnsi="Times New Roman" w:cs="Times New Roman"/>
                <w:color w:val="333333"/>
                <w:kern w:val="0"/>
                <w:sz w:val="21"/>
                <w:szCs w:val="21"/>
                <w:highlight w:val="none"/>
                <w:shd w:val="clear" w:color="auto" w:fill="FFFFFF"/>
                <w:vertAlign w:val="baseline"/>
                <w:lang w:val="en-US" w:eastAsia="zh-CN"/>
                <w:rPrChange w:id="296" w:author="lg" w:date="2026-01-14T17:09:37Z">
                  <w:rPr>
                    <w:rFonts w:hint="eastAsia" w:ascii="Times New Roman" w:hAnsi="Times New Roman" w:cs="Times New Roman"/>
                    <w:color w:val="333333"/>
                    <w:kern w:val="0"/>
                    <w:sz w:val="18"/>
                    <w:szCs w:val="18"/>
                    <w:highlight w:val="none"/>
                    <w:shd w:val="clear" w:color="auto" w:fill="FFFFFF"/>
                    <w:vertAlign w:val="baseline"/>
                    <w:lang w:val="en-US" w:eastAsia="zh-CN"/>
                  </w:rPr>
                </w:rPrChange>
              </w:rPr>
              <w:t>29.60</w:t>
            </w:r>
          </w:p>
        </w:tc>
        <w:tc>
          <w:tcPr>
            <w:tcW w:w="915" w:type="dxa"/>
            <w:shd w:val="clear" w:color="auto" w:fill="auto"/>
            <w:vAlign w:val="top"/>
            <w:tcPrChange w:id="297" w:author="lg" w:date="2026-01-14T21:59:48Z">
              <w:tcPr>
                <w:tcW w:w="794" w:type="dxa"/>
                <w:shd w:val="clear" w:color="auto" w:fill="auto"/>
                <w:vAlign w:val="top"/>
              </w:tcPr>
            </w:tcPrChange>
          </w:tcPr>
          <w:p w14:paraId="7A1DD506">
            <w:pPr>
              <w:jc w:val="center"/>
              <w:rPr>
                <w:rFonts w:hint="default" w:ascii="Times New Roman" w:hAnsi="Times New Roman" w:eastAsia="宋体" w:cs="Times New Roman"/>
                <w:color w:val="333333"/>
                <w:kern w:val="0"/>
                <w:sz w:val="21"/>
                <w:szCs w:val="21"/>
                <w:highlight w:val="none"/>
                <w:shd w:val="clear" w:color="auto" w:fill="FFFFFF"/>
                <w:vertAlign w:val="baseline"/>
                <w:lang w:val="en-US" w:eastAsia="zh-CN" w:bidi="ar-SA"/>
                <w:rPrChange w:id="298" w:author="lg" w:date="2026-01-14T17:09:37Z">
                  <w:rPr>
                    <w:rFonts w:hint="default" w:ascii="Times New Roman" w:hAnsi="Times New Roman" w:eastAsia="宋体" w:cs="Times New Roman"/>
                    <w:color w:val="333333"/>
                    <w:kern w:val="0"/>
                    <w:sz w:val="18"/>
                    <w:szCs w:val="18"/>
                    <w:highlight w:val="none"/>
                    <w:shd w:val="clear" w:color="auto" w:fill="FFFFFF"/>
                    <w:vertAlign w:val="baseline"/>
                    <w:lang w:val="en-US" w:eastAsia="zh-CN" w:bidi="ar-SA"/>
                  </w:rPr>
                </w:rPrChange>
              </w:rPr>
            </w:pPr>
            <w:r>
              <w:rPr>
                <w:rFonts w:hint="eastAsia" w:ascii="Times New Roman" w:hAnsi="Times New Roman" w:cs="Times New Roman"/>
                <w:color w:val="333333"/>
                <w:kern w:val="0"/>
                <w:sz w:val="21"/>
                <w:szCs w:val="21"/>
                <w:highlight w:val="none"/>
                <w:shd w:val="clear" w:color="auto" w:fill="FFFFFF"/>
                <w:vertAlign w:val="baseline"/>
                <w:lang w:val="en-US" w:eastAsia="zh-CN"/>
                <w:rPrChange w:id="299" w:author="lg" w:date="2026-01-14T17:09:37Z">
                  <w:rPr>
                    <w:rFonts w:hint="eastAsia" w:ascii="Times New Roman" w:hAnsi="Times New Roman" w:cs="Times New Roman"/>
                    <w:color w:val="333333"/>
                    <w:kern w:val="0"/>
                    <w:sz w:val="18"/>
                    <w:szCs w:val="18"/>
                    <w:highlight w:val="none"/>
                    <w:shd w:val="clear" w:color="auto" w:fill="FFFFFF"/>
                    <w:vertAlign w:val="baseline"/>
                    <w:lang w:val="en-US" w:eastAsia="zh-CN"/>
                  </w:rPr>
                </w:rPrChange>
              </w:rPr>
              <w:t>11.94</w:t>
            </w:r>
          </w:p>
        </w:tc>
      </w:tr>
    </w:tbl>
    <w:p w14:paraId="4288F464">
      <w:pPr>
        <w:rPr>
          <w:del w:id="300" w:author="lg" w:date="2026-01-14T15:38:55Z"/>
          <w:rFonts w:ascii="Times New Roman" w:hAnsi="Times New Roman"/>
          <w:color w:val="333333"/>
          <w:kern w:val="0"/>
          <w:sz w:val="21"/>
          <w:szCs w:val="21"/>
          <w:highlight w:val="none"/>
          <w:shd w:val="clear" w:color="auto" w:fill="FFFFFF"/>
          <w:rPrChange w:id="301" w:author="lg" w:date="2026-01-14T17:24:29Z">
            <w:rPr>
              <w:del w:id="302" w:author="lg" w:date="2026-01-14T15:38:55Z"/>
              <w:rFonts w:ascii="Times New Roman" w:hAnsi="Times New Roman"/>
              <w:color w:val="333333"/>
              <w:kern w:val="0"/>
              <w:sz w:val="18"/>
              <w:szCs w:val="18"/>
              <w:highlight w:val="none"/>
              <w:shd w:val="clear" w:color="auto" w:fill="FFFFFF"/>
            </w:rPr>
          </w:rPrChange>
        </w:rPr>
      </w:pPr>
    </w:p>
    <w:p w14:paraId="179C2DCF">
      <w:pPr>
        <w:spacing w:before="156" w:beforeLines="50" w:after="156" w:afterLines="50"/>
        <w:rPr>
          <w:rFonts w:ascii="Times New Roman" w:hAnsi="Times New Roman" w:eastAsia="黑体"/>
          <w:color w:val="000000"/>
          <w:kern w:val="0"/>
          <w:sz w:val="21"/>
          <w:szCs w:val="21"/>
          <w:highlight w:val="none"/>
          <w:rPrChange w:id="303" w:author="lg" w:date="2026-01-14T17:24:29Z">
            <w:rPr>
              <w:rFonts w:ascii="Times New Roman" w:hAnsi="Times New Roman" w:eastAsia="黑体"/>
              <w:color w:val="000000"/>
              <w:kern w:val="0"/>
              <w:sz w:val="24"/>
              <w:szCs w:val="24"/>
              <w:highlight w:val="none"/>
            </w:rPr>
          </w:rPrChange>
        </w:rPr>
      </w:pPr>
      <w:r>
        <w:rPr>
          <w:rFonts w:ascii="Times New Roman" w:hAnsi="Times New Roman" w:eastAsia="黑体"/>
          <w:color w:val="000000"/>
          <w:kern w:val="0"/>
          <w:sz w:val="21"/>
          <w:szCs w:val="21"/>
          <w:highlight w:val="none"/>
          <w:rPrChange w:id="304" w:author="lg" w:date="2026-01-14T17:24:29Z">
            <w:rPr>
              <w:rFonts w:ascii="Times New Roman" w:hAnsi="Times New Roman" w:eastAsia="黑体"/>
              <w:color w:val="000000"/>
              <w:kern w:val="0"/>
              <w:sz w:val="24"/>
              <w:szCs w:val="24"/>
              <w:highlight w:val="none"/>
            </w:rPr>
          </w:rPrChange>
        </w:rPr>
        <w:t>2</w:t>
      </w:r>
      <w:r>
        <w:rPr>
          <w:rFonts w:hint="eastAsia" w:eastAsia="黑体"/>
          <w:color w:val="000000"/>
          <w:kern w:val="0"/>
          <w:sz w:val="21"/>
          <w:szCs w:val="21"/>
          <w:highlight w:val="none"/>
          <w:lang w:val="en-US" w:eastAsia="zh-CN"/>
          <w:rPrChange w:id="305" w:author="lg" w:date="2026-01-14T17:24:29Z">
            <w:rPr>
              <w:rFonts w:hint="eastAsia" w:eastAsia="黑体"/>
              <w:color w:val="000000"/>
              <w:kern w:val="0"/>
              <w:sz w:val="24"/>
              <w:szCs w:val="24"/>
              <w:highlight w:val="none"/>
              <w:lang w:val="en-US" w:eastAsia="zh-CN"/>
            </w:rPr>
          </w:rPrChange>
        </w:rPr>
        <w:tab/>
      </w:r>
      <w:r>
        <w:rPr>
          <w:rFonts w:hint="eastAsia" w:ascii="Times New Roman" w:hAnsi="Times New Roman" w:eastAsia="黑体"/>
          <w:color w:val="000000"/>
          <w:kern w:val="0"/>
          <w:sz w:val="21"/>
          <w:szCs w:val="21"/>
          <w:highlight w:val="none"/>
          <w:rPrChange w:id="306" w:author="lg" w:date="2026-01-14T17:24:29Z">
            <w:rPr>
              <w:rFonts w:hint="eastAsia" w:ascii="Times New Roman" w:hAnsi="Times New Roman" w:eastAsia="黑体"/>
              <w:color w:val="000000"/>
              <w:kern w:val="0"/>
              <w:sz w:val="24"/>
              <w:szCs w:val="24"/>
              <w:highlight w:val="none"/>
            </w:rPr>
          </w:rPrChange>
        </w:rPr>
        <w:t>机构设计与分析</w:t>
      </w:r>
    </w:p>
    <w:p w14:paraId="6A26C552">
      <w:pPr>
        <w:spacing w:before="0" w:beforeLines="0" w:after="0" w:afterLines="0"/>
        <w:rPr>
          <w:rFonts w:ascii="Times New Roman" w:hAnsi="Times New Roman" w:eastAsia="黑体"/>
          <w:color w:val="000000"/>
          <w:kern w:val="0"/>
          <w:sz w:val="21"/>
          <w:szCs w:val="21"/>
          <w:highlight w:val="none"/>
        </w:rPr>
        <w:pPrChange w:id="307" w:author="lg" w:date="2026-01-14T15:27:05Z">
          <w:pPr>
            <w:spacing w:before="156" w:beforeLines="50" w:after="156" w:afterLines="50"/>
          </w:pPr>
        </w:pPrChange>
      </w:pPr>
      <w:r>
        <w:rPr>
          <w:rFonts w:hint="eastAsia" w:ascii="Times New Roman" w:hAnsi="Times New Roman" w:eastAsia="黑体"/>
          <w:color w:val="000000"/>
          <w:kern w:val="0"/>
          <w:sz w:val="21"/>
          <w:szCs w:val="21"/>
          <w:highlight w:val="none"/>
        </w:rPr>
        <w:t>2.1</w:t>
      </w:r>
      <w:r>
        <w:rPr>
          <w:rFonts w:hint="eastAsia" w:eastAsia="黑体"/>
          <w:color w:val="000000"/>
          <w:kern w:val="0"/>
          <w:sz w:val="21"/>
          <w:szCs w:val="21"/>
          <w:highlight w:val="none"/>
          <w:lang w:val="en-US" w:eastAsia="zh-CN"/>
        </w:rPr>
        <w:t xml:space="preserve">  </w:t>
      </w:r>
      <w:r>
        <w:rPr>
          <w:rFonts w:ascii="Times New Roman" w:hAnsi="Times New Roman" w:eastAsia="黑体"/>
          <w:color w:val="000000"/>
          <w:kern w:val="0"/>
          <w:sz w:val="21"/>
          <w:szCs w:val="21"/>
          <w:highlight w:val="none"/>
        </w:rPr>
        <w:t>结构与原理</w:t>
      </w:r>
    </w:p>
    <w:p w14:paraId="690CEA39">
      <w:pPr>
        <w:spacing w:before="0" w:beforeLines="-2147483648" w:after="0" w:afterLines="-2147483648"/>
        <w:jc w:val="both"/>
        <w:rPr>
          <w:highlight w:val="none"/>
        </w:rPr>
      </w:pPr>
      <w:r>
        <w:rPr>
          <w:rFonts w:ascii="Times New Roman" w:hAnsi="Times New Roman" w:eastAsia="黑体"/>
          <w:color w:val="000000"/>
          <w:kern w:val="0"/>
          <w:szCs w:val="21"/>
          <w:highlight w:val="none"/>
          <w:rPrChange w:id="308" w:author="lg" w:date="2026-01-14T17:24:29Z">
            <w:rPr>
              <w:rFonts w:ascii="Times New Roman" w:hAnsi="Times New Roman" w:eastAsia="黑体"/>
              <w:color w:val="000000"/>
              <w:kern w:val="0"/>
              <w:szCs w:val="22"/>
              <w:highlight w:val="none"/>
            </w:rPr>
          </w:rPrChange>
        </w:rPr>
        <w:tab/>
      </w:r>
      <w:r>
        <w:rPr>
          <w:rFonts w:hint="eastAsia"/>
          <w:highlight w:val="none"/>
        </w:rPr>
        <w:t>该研究设计一种夹剪收一体式番石榴末端执行器，如图</w:t>
      </w:r>
      <w:r>
        <w:rPr>
          <w:rFonts w:ascii="Times New Roman" w:hAnsi="Times New Roman"/>
          <w:highlight w:val="none"/>
        </w:rPr>
        <w:t>2</w:t>
      </w:r>
      <w:r>
        <w:rPr>
          <w:rFonts w:hint="eastAsia"/>
          <w:highlight w:val="none"/>
        </w:rPr>
        <w:t>所示。它由传动机构、夹剪机构、收集机构三部分组成。传动机构由传动舵机、主动齿轮、不完全齿轮、传动轴、防松螺母等零件组成</w:t>
      </w:r>
      <w:r>
        <w:rPr>
          <w:rFonts w:hint="eastAsia"/>
          <w:highlight w:val="none"/>
          <w:lang w:eastAsia="zh-CN"/>
        </w:rPr>
        <w:t>；</w:t>
      </w:r>
      <w:r>
        <w:rPr>
          <w:rFonts w:hint="eastAsia"/>
          <w:highlight w:val="none"/>
        </w:rPr>
        <w:t>夹剪机构由静刀、动刀</w:t>
      </w:r>
      <w:r>
        <w:rPr>
          <w:rFonts w:hint="eastAsia"/>
          <w:highlight w:val="none"/>
          <w:lang w:eastAsia="zh-CN"/>
        </w:rPr>
        <w:t>、</w:t>
      </w:r>
      <w:r>
        <w:rPr>
          <w:rFonts w:hint="eastAsia"/>
          <w:highlight w:val="none"/>
        </w:rPr>
        <w:t>夹持</w:t>
      </w:r>
      <w:r>
        <w:rPr>
          <w:rFonts w:hint="eastAsia"/>
          <w:highlight w:val="none"/>
          <w:lang w:val="en-US" w:eastAsia="zh-CN"/>
        </w:rPr>
        <w:t>挡块和弹性泡棉</w:t>
      </w:r>
      <w:r>
        <w:rPr>
          <w:rFonts w:hint="eastAsia"/>
          <w:highlight w:val="none"/>
        </w:rPr>
        <w:t>等零件组成；</w:t>
      </w:r>
      <w:bookmarkStart w:id="7" w:name="OLE_LINK58"/>
      <w:r>
        <w:rPr>
          <w:rFonts w:hint="eastAsia"/>
          <w:highlight w:val="none"/>
        </w:rPr>
        <w:t>收集</w:t>
      </w:r>
      <w:bookmarkStart w:id="8" w:name="OLE_LINK1"/>
      <w:r>
        <w:rPr>
          <w:rFonts w:hint="eastAsia"/>
          <w:highlight w:val="none"/>
        </w:rPr>
        <w:t>机构</w:t>
      </w:r>
      <w:bookmarkEnd w:id="8"/>
      <w:r>
        <w:rPr>
          <w:rFonts w:hint="eastAsia"/>
          <w:highlight w:val="none"/>
          <w:lang w:val="en-US" w:eastAsia="zh-CN"/>
        </w:rPr>
        <w:t>由收集舵机、</w:t>
      </w:r>
      <w:r>
        <w:rPr>
          <w:rFonts w:hint="eastAsia"/>
          <w:highlight w:val="none"/>
        </w:rPr>
        <w:t>连接板、</w:t>
      </w:r>
      <w:r>
        <w:rPr>
          <w:rFonts w:hint="eastAsia"/>
          <w:highlight w:val="none"/>
          <w:lang w:val="en-US" w:eastAsia="zh-CN"/>
        </w:rPr>
        <w:t>舵盘、</w:t>
      </w:r>
      <w:r>
        <w:rPr>
          <w:rFonts w:hint="eastAsia"/>
          <w:highlight w:val="none"/>
        </w:rPr>
        <w:t>收集管口</w:t>
      </w:r>
      <w:bookmarkEnd w:id="7"/>
      <w:r>
        <w:rPr>
          <w:rFonts w:hint="eastAsia"/>
          <w:highlight w:val="none"/>
        </w:rPr>
        <w:t>等零件组成。</w:t>
      </w:r>
    </w:p>
    <w:p w14:paraId="2EF16DD0">
      <w:pPr>
        <w:spacing w:before="0" w:beforeLines="-2147483648" w:after="0" w:afterLines="-2147483648"/>
        <w:ind w:firstLine="420"/>
        <w:jc w:val="both"/>
        <w:rPr>
          <w:highlight w:val="none"/>
        </w:rPr>
      </w:pPr>
      <w:r>
        <w:rPr>
          <w:rFonts w:hint="eastAsia"/>
          <w:highlight w:val="none"/>
        </w:rPr>
        <w:t>该末端执行器的工作原理：首先，传动舵机旋转</w:t>
      </w:r>
      <w:r>
        <w:rPr>
          <w:rFonts w:hint="eastAsia"/>
          <w:highlight w:val="none"/>
          <w:lang w:val="en-US" w:eastAsia="zh-CN"/>
        </w:rPr>
        <w:t>特定</w:t>
      </w:r>
      <w:r>
        <w:rPr>
          <w:rFonts w:hint="eastAsia"/>
          <w:highlight w:val="none"/>
        </w:rPr>
        <w:t>角度，驱动主动齿轮</w:t>
      </w:r>
      <w:r>
        <w:rPr>
          <w:rFonts w:hint="eastAsia"/>
          <w:highlight w:val="none"/>
          <w:lang w:val="en-US" w:eastAsia="zh-CN"/>
        </w:rPr>
        <w:t>与</w:t>
      </w:r>
      <w:r>
        <w:rPr>
          <w:rFonts w:hint="eastAsia"/>
          <w:highlight w:val="none"/>
        </w:rPr>
        <w:t>不完全齿轮啮合</w:t>
      </w:r>
      <w:r>
        <w:rPr>
          <w:rFonts w:hint="eastAsia"/>
          <w:highlight w:val="none"/>
          <w:lang w:eastAsia="zh-CN"/>
        </w:rPr>
        <w:t>，</w:t>
      </w:r>
      <w:r>
        <w:rPr>
          <w:rFonts w:hint="eastAsia"/>
          <w:highlight w:val="none"/>
        </w:rPr>
        <w:t>带动动刀旋转，使夹剪机构张开；接着，机械臂</w:t>
      </w:r>
      <w:r>
        <w:rPr>
          <w:rFonts w:hint="eastAsia"/>
          <w:highlight w:val="none"/>
          <w:lang w:val="en-US" w:eastAsia="zh-CN"/>
        </w:rPr>
        <w:t>携带</w:t>
      </w:r>
      <w:r>
        <w:rPr>
          <w:rFonts w:hint="eastAsia"/>
          <w:highlight w:val="none"/>
        </w:rPr>
        <w:t>末端执行器</w:t>
      </w:r>
      <w:r>
        <w:rPr>
          <w:rFonts w:hint="eastAsia"/>
          <w:highlight w:val="none"/>
          <w:lang w:val="en-US" w:eastAsia="zh-CN"/>
        </w:rPr>
        <w:t>移动至</w:t>
      </w:r>
      <w:r>
        <w:rPr>
          <w:rFonts w:hint="eastAsia"/>
          <w:highlight w:val="none"/>
        </w:rPr>
        <w:t>番石榴</w:t>
      </w:r>
      <w:r>
        <w:rPr>
          <w:rFonts w:hint="eastAsia" w:cs="Times New Roman"/>
          <w:color w:val="000000"/>
          <w:szCs w:val="21"/>
          <w:highlight w:val="none"/>
          <w:lang w:val="en-US" w:eastAsia="zh-CN"/>
          <w:rPrChange w:id="309" w:author="lg" w:date="2026-01-14T17:24:29Z">
            <w:rPr>
              <w:rFonts w:hint="eastAsia" w:cs="Times New Roman"/>
              <w:color w:val="000000"/>
              <w:szCs w:val="20"/>
              <w:highlight w:val="none"/>
              <w:lang w:val="en-US" w:eastAsia="zh-CN"/>
            </w:rPr>
          </w:rPrChange>
        </w:rPr>
        <w:t>结果枝附近</w:t>
      </w:r>
      <w:r>
        <w:rPr>
          <w:rFonts w:hint="eastAsia"/>
          <w:highlight w:val="none"/>
        </w:rPr>
        <w:t>(如图3a所示)；然后，传动舵机反向旋转使夹剪机构的动刀和静刀相向运动，动刀下方</w:t>
      </w:r>
      <w:r>
        <w:rPr>
          <w:rFonts w:hint="eastAsia"/>
          <w:highlight w:val="none"/>
          <w:lang w:val="en-US" w:eastAsia="zh-CN"/>
        </w:rPr>
        <w:t>夹持挡块上</w:t>
      </w:r>
      <w:r>
        <w:rPr>
          <w:rFonts w:hint="eastAsia"/>
          <w:highlight w:val="none"/>
        </w:rPr>
        <w:t>的弹性泡棉先触碰</w:t>
      </w:r>
      <w:r>
        <w:rPr>
          <w:rFonts w:hint="eastAsia" w:cs="Times New Roman"/>
          <w:color w:val="000000"/>
          <w:szCs w:val="21"/>
          <w:highlight w:val="none"/>
          <w:lang w:val="en-US" w:eastAsia="zh-CN"/>
          <w:rPrChange w:id="310" w:author="lg" w:date="2026-01-14T17:24:29Z">
            <w:rPr>
              <w:rFonts w:hint="eastAsia" w:cs="Times New Roman"/>
              <w:color w:val="000000"/>
              <w:szCs w:val="20"/>
              <w:highlight w:val="none"/>
              <w:lang w:val="en-US" w:eastAsia="zh-CN"/>
            </w:rPr>
          </w:rPrChange>
        </w:rPr>
        <w:t>结果枝</w:t>
      </w:r>
      <w:r>
        <w:rPr>
          <w:rFonts w:hint="eastAsia"/>
          <w:highlight w:val="none"/>
        </w:rPr>
        <w:t>，被挤压的弹性泡棉对</w:t>
      </w:r>
      <w:r>
        <w:rPr>
          <w:rFonts w:hint="eastAsia" w:cs="Times New Roman"/>
          <w:color w:val="000000"/>
          <w:szCs w:val="21"/>
          <w:highlight w:val="none"/>
          <w:lang w:val="en-US" w:eastAsia="zh-CN"/>
          <w:rPrChange w:id="311" w:author="lg" w:date="2026-01-14T17:24:29Z">
            <w:rPr>
              <w:rFonts w:hint="eastAsia" w:cs="Times New Roman"/>
              <w:color w:val="000000"/>
              <w:szCs w:val="20"/>
              <w:highlight w:val="none"/>
              <w:lang w:val="en-US" w:eastAsia="zh-CN"/>
            </w:rPr>
          </w:rPrChange>
        </w:rPr>
        <w:t>结果枝</w:t>
      </w:r>
      <w:r>
        <w:rPr>
          <w:rFonts w:hint="eastAsia"/>
          <w:highlight w:val="none"/>
        </w:rPr>
        <w:t>产生摩擦力，进而夹紧</w:t>
      </w:r>
      <w:r>
        <w:rPr>
          <w:rFonts w:hint="eastAsia" w:cs="Times New Roman"/>
          <w:color w:val="000000"/>
          <w:szCs w:val="21"/>
          <w:highlight w:val="none"/>
          <w:lang w:val="en-US" w:eastAsia="zh-CN"/>
          <w:rPrChange w:id="312" w:author="lg" w:date="2026-01-14T17:24:29Z">
            <w:rPr>
              <w:rFonts w:hint="eastAsia" w:cs="Times New Roman"/>
              <w:color w:val="000000"/>
              <w:szCs w:val="20"/>
              <w:highlight w:val="none"/>
              <w:lang w:val="en-US" w:eastAsia="zh-CN"/>
            </w:rPr>
          </w:rPrChange>
        </w:rPr>
        <w:t>结果枝</w:t>
      </w:r>
      <w:r>
        <w:rPr>
          <w:rFonts w:hint="eastAsia"/>
          <w:highlight w:val="none"/>
        </w:rPr>
        <w:t>，随后动刀和静刀继续运动直至</w:t>
      </w:r>
      <w:r>
        <w:rPr>
          <w:rFonts w:hint="eastAsia" w:cs="Times New Roman"/>
          <w:color w:val="000000"/>
          <w:szCs w:val="21"/>
          <w:highlight w:val="none"/>
          <w:lang w:val="en-US" w:eastAsia="zh-CN"/>
          <w:rPrChange w:id="313" w:author="lg" w:date="2026-01-14T17:24:29Z">
            <w:rPr>
              <w:rFonts w:hint="eastAsia" w:cs="Times New Roman"/>
              <w:color w:val="000000"/>
              <w:szCs w:val="20"/>
              <w:highlight w:val="none"/>
              <w:lang w:val="en-US" w:eastAsia="zh-CN"/>
            </w:rPr>
          </w:rPrChange>
        </w:rPr>
        <w:t>结果枝</w:t>
      </w:r>
      <w:r>
        <w:rPr>
          <w:rFonts w:hint="eastAsia"/>
          <w:highlight w:val="none"/>
        </w:rPr>
        <w:t>被剪断(如图3b所示)；最后，收集机构的</w:t>
      </w:r>
      <w:r>
        <w:rPr>
          <w:rFonts w:hint="eastAsia"/>
          <w:highlight w:val="none"/>
          <w:lang w:val="en-US" w:eastAsia="zh-CN"/>
        </w:rPr>
        <w:t>收集</w:t>
      </w:r>
      <w:r>
        <w:rPr>
          <w:rFonts w:hint="eastAsia"/>
          <w:highlight w:val="none"/>
        </w:rPr>
        <w:t>舵机驱动收集管旋转至番石榴下方，夹剪机构张开(如图3c所示)，番石榴</w:t>
      </w:r>
      <w:r>
        <w:rPr>
          <w:rFonts w:hint="eastAsia"/>
          <w:highlight w:val="none"/>
          <w:lang w:val="en-US" w:eastAsia="zh-CN"/>
        </w:rPr>
        <w:t>沿收集管滑落</w:t>
      </w:r>
      <w:r>
        <w:rPr>
          <w:rFonts w:hint="eastAsia"/>
          <w:highlight w:val="none"/>
        </w:rPr>
        <w:t>，收集机构复位(如图3d所示)。</w:t>
      </w:r>
    </w:p>
    <w:p w14:paraId="0C798E46">
      <w:pPr>
        <w:spacing w:before="156" w:beforeLines="50" w:after="156" w:afterLines="50"/>
        <w:jc w:val="center"/>
        <w:rPr>
          <w:rFonts w:hint="eastAsia" w:ascii="Times New Roman" w:hAnsi="Times New Roman" w:eastAsia="黑体"/>
          <w:color w:val="000000"/>
          <w:kern w:val="0"/>
          <w:sz w:val="21"/>
          <w:szCs w:val="21"/>
          <w:highlight w:val="none"/>
          <w:lang w:eastAsia="zh-CN"/>
          <w:rPrChange w:id="314" w:author="lg" w:date="2026-01-14T17:24:29Z">
            <w:rPr>
              <w:rFonts w:hint="eastAsia" w:ascii="Times New Roman" w:hAnsi="Times New Roman" w:eastAsia="黑体"/>
              <w:color w:val="000000"/>
              <w:kern w:val="0"/>
              <w:sz w:val="22"/>
              <w:szCs w:val="22"/>
              <w:highlight w:val="none"/>
              <w:lang w:eastAsia="zh-CN"/>
            </w:rPr>
          </w:rPrChange>
        </w:rPr>
      </w:pPr>
      <w:r>
        <w:rPr>
          <w:rFonts w:hint="eastAsia" w:ascii="Times New Roman" w:hAnsi="Times New Roman" w:eastAsia="黑体"/>
          <w:color w:val="000000"/>
          <w:kern w:val="0"/>
          <w:sz w:val="21"/>
          <w:szCs w:val="21"/>
          <w:highlight w:val="none"/>
          <w:lang w:eastAsia="zh-CN"/>
          <w:rPrChange w:id="316" w:author="lg" w:date="2026-01-14T17:24:29Z">
            <w:rPr>
              <w:rFonts w:hint="eastAsia" w:ascii="Times New Roman" w:hAnsi="Times New Roman" w:eastAsia="黑体"/>
              <w:color w:val="000000"/>
              <w:kern w:val="0"/>
              <w:sz w:val="22"/>
              <w:szCs w:val="22"/>
              <w:highlight w:val="none"/>
              <w:lang w:eastAsia="zh-CN"/>
            </w:rPr>
          </w:rPrChange>
        </w:rPr>
        <w:drawing>
          <wp:inline distT="0" distB="0" distL="114300" distR="114300">
            <wp:extent cx="2945765" cy="2206625"/>
            <wp:effectExtent l="0" t="0" r="635" b="3175"/>
            <wp:docPr id="11" name="图片 11" descr="末端标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末端标线图"/>
                    <pic:cNvPicPr>
                      <a:picLocks noChangeAspect="1"/>
                    </pic:cNvPicPr>
                  </pic:nvPicPr>
                  <pic:blipFill>
                    <a:blip r:embed="rId7"/>
                    <a:stretch>
                      <a:fillRect/>
                    </a:stretch>
                  </pic:blipFill>
                  <pic:spPr>
                    <a:xfrm>
                      <a:off x="0" y="0"/>
                      <a:ext cx="2945765" cy="2206625"/>
                    </a:xfrm>
                    <a:prstGeom prst="rect">
                      <a:avLst/>
                    </a:prstGeom>
                  </pic:spPr>
                </pic:pic>
              </a:graphicData>
            </a:graphic>
          </wp:inline>
        </w:drawing>
      </w:r>
    </w:p>
    <w:p w14:paraId="5B1DB5B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宋体" w:cs="黑体"/>
          <w:kern w:val="0"/>
          <w:sz w:val="21"/>
          <w:szCs w:val="21"/>
          <w:highlight w:val="none"/>
          <w:rPrChange w:id="317" w:author="lg" w:date="2026-01-14T17:07:43Z">
            <w:rPr>
              <w:rFonts w:hint="eastAsia" w:ascii="黑体" w:hAnsi="黑体" w:eastAsia="宋体" w:cs="黑体"/>
              <w:kern w:val="0"/>
              <w:sz w:val="18"/>
              <w:szCs w:val="18"/>
              <w:highlight w:val="none"/>
            </w:rPr>
          </w:rPrChange>
        </w:rPr>
      </w:pPr>
      <w:r>
        <w:rPr>
          <w:rFonts w:hint="eastAsia" w:ascii="黑体" w:hAnsi="黑体" w:eastAsia="宋体" w:cs="黑体"/>
          <w:kern w:val="0"/>
          <w:sz w:val="21"/>
          <w:szCs w:val="21"/>
          <w:highlight w:val="none"/>
          <w:rPrChange w:id="318" w:author="lg" w:date="2026-01-14T17:07:43Z">
            <w:rPr>
              <w:rFonts w:hint="eastAsia" w:ascii="黑体" w:hAnsi="黑体" w:eastAsia="宋体" w:cs="黑体"/>
              <w:kern w:val="0"/>
              <w:sz w:val="18"/>
              <w:szCs w:val="18"/>
              <w:highlight w:val="none"/>
            </w:rPr>
          </w:rPrChange>
        </w:rPr>
        <w:t>图</w:t>
      </w:r>
      <w:r>
        <w:rPr>
          <w:rFonts w:hint="default" w:ascii="Times New Roman" w:hAnsi="Times New Roman" w:eastAsia="宋体" w:cs="Times New Roman"/>
          <w:kern w:val="0"/>
          <w:sz w:val="21"/>
          <w:szCs w:val="21"/>
          <w:highlight w:val="none"/>
          <w:rPrChange w:id="319" w:author="lg" w:date="2026-01-14T17:07:43Z">
            <w:rPr>
              <w:rFonts w:hint="default" w:ascii="Times New Roman" w:hAnsi="Times New Roman" w:eastAsia="宋体" w:cs="Times New Roman"/>
              <w:kern w:val="0"/>
              <w:sz w:val="18"/>
              <w:szCs w:val="18"/>
              <w:highlight w:val="none"/>
            </w:rPr>
          </w:rPrChange>
        </w:rPr>
        <w:t>2</w:t>
      </w:r>
      <w:r>
        <w:rPr>
          <w:rFonts w:hint="eastAsia" w:ascii="黑体" w:hAnsi="黑体" w:eastAsia="宋体" w:cs="黑体"/>
          <w:kern w:val="0"/>
          <w:sz w:val="21"/>
          <w:szCs w:val="21"/>
          <w:highlight w:val="none"/>
          <w:lang w:val="en-US" w:eastAsia="zh-CN"/>
          <w:rPrChange w:id="320" w:author="lg" w:date="2026-01-14T17:07:43Z">
            <w:rPr>
              <w:rFonts w:hint="eastAsia" w:ascii="黑体" w:hAnsi="黑体" w:eastAsia="宋体" w:cs="黑体"/>
              <w:kern w:val="0"/>
              <w:sz w:val="18"/>
              <w:szCs w:val="18"/>
              <w:highlight w:val="none"/>
              <w:lang w:val="en-US" w:eastAsia="zh-CN"/>
            </w:rPr>
          </w:rPrChange>
        </w:rPr>
        <w:t xml:space="preserve"> </w:t>
      </w:r>
      <w:r>
        <w:rPr>
          <w:rFonts w:hint="eastAsia" w:ascii="黑体" w:hAnsi="黑体" w:eastAsia="宋体" w:cs="黑体"/>
          <w:kern w:val="0"/>
          <w:sz w:val="21"/>
          <w:szCs w:val="21"/>
          <w:highlight w:val="none"/>
          <w:rPrChange w:id="321" w:author="lg" w:date="2026-01-14T17:07:43Z">
            <w:rPr>
              <w:rFonts w:hint="eastAsia" w:ascii="黑体" w:hAnsi="黑体" w:eastAsia="宋体" w:cs="黑体"/>
              <w:kern w:val="0"/>
              <w:sz w:val="18"/>
              <w:szCs w:val="18"/>
              <w:highlight w:val="none"/>
            </w:rPr>
          </w:rPrChange>
        </w:rPr>
        <w:t>末端执行器结构示意图</w:t>
      </w:r>
    </w:p>
    <w:p w14:paraId="6268D58B">
      <w:pPr>
        <w:jc w:val="center"/>
        <w:rPr>
          <w:rFonts w:ascii="Times New Roman" w:hAnsi="Times New Roman" w:eastAsia="楷体"/>
          <w:b w:val="0"/>
          <w:bCs w:val="0"/>
          <w:kern w:val="0"/>
          <w:sz w:val="21"/>
          <w:szCs w:val="21"/>
          <w:highlight w:val="none"/>
          <w:rPrChange w:id="322" w:author="lg" w:date="2026-01-14T17:07:43Z">
            <w:rPr>
              <w:rFonts w:ascii="Times New Roman" w:hAnsi="Times New Roman" w:eastAsia="楷体"/>
              <w:b w:val="0"/>
              <w:bCs w:val="0"/>
              <w:kern w:val="0"/>
              <w:sz w:val="18"/>
              <w:szCs w:val="18"/>
              <w:highlight w:val="none"/>
            </w:rPr>
          </w:rPrChange>
        </w:rPr>
      </w:pPr>
      <w:r>
        <w:rPr>
          <w:rFonts w:hint="eastAsia"/>
          <w:b w:val="0"/>
          <w:bCs w:val="0"/>
          <w:sz w:val="21"/>
          <w:szCs w:val="21"/>
          <w:highlight w:val="none"/>
          <w:rPrChange w:id="323" w:author="lg" w:date="2026-01-14T17:07:43Z">
            <w:rPr>
              <w:rFonts w:hint="eastAsia"/>
              <w:b w:val="0"/>
              <w:bCs w:val="0"/>
              <w:sz w:val="18"/>
              <w:szCs w:val="18"/>
              <w:highlight w:val="none"/>
            </w:rPr>
          </w:rPrChange>
        </w:rPr>
        <w:t>FIG.</w:t>
      </w:r>
      <w:r>
        <w:rPr>
          <w:rFonts w:hint="eastAsia" w:ascii="Times New Roman" w:hAnsi="Times New Roman" w:eastAsia="楷体"/>
          <w:b w:val="0"/>
          <w:bCs w:val="0"/>
          <w:kern w:val="0"/>
          <w:sz w:val="21"/>
          <w:szCs w:val="21"/>
          <w:highlight w:val="none"/>
          <w:rPrChange w:id="324" w:author="lg" w:date="2026-01-14T17:07:43Z">
            <w:rPr>
              <w:rFonts w:hint="eastAsia" w:ascii="Times New Roman" w:hAnsi="Times New Roman" w:eastAsia="楷体"/>
              <w:b w:val="0"/>
              <w:bCs w:val="0"/>
              <w:kern w:val="0"/>
              <w:sz w:val="18"/>
              <w:szCs w:val="18"/>
              <w:highlight w:val="none"/>
            </w:rPr>
          </w:rPrChange>
        </w:rPr>
        <w:t>2</w:t>
      </w:r>
      <w:r>
        <w:rPr>
          <w:rFonts w:ascii="Times New Roman" w:hAnsi="Times New Roman" w:eastAsia="楷体"/>
          <w:b w:val="0"/>
          <w:bCs w:val="0"/>
          <w:kern w:val="0"/>
          <w:sz w:val="21"/>
          <w:szCs w:val="21"/>
          <w:highlight w:val="none"/>
          <w:rPrChange w:id="325" w:author="lg" w:date="2026-01-14T17:07:43Z">
            <w:rPr>
              <w:rFonts w:ascii="Times New Roman" w:hAnsi="Times New Roman" w:eastAsia="楷体"/>
              <w:b w:val="0"/>
              <w:bCs w:val="0"/>
              <w:kern w:val="0"/>
              <w:sz w:val="18"/>
              <w:szCs w:val="18"/>
              <w:highlight w:val="none"/>
            </w:rPr>
          </w:rPrChange>
        </w:rPr>
        <w:t xml:space="preserve"> Schematic diagram of </w:t>
      </w:r>
      <w:r>
        <w:rPr>
          <w:rFonts w:hint="eastAsia" w:eastAsia="楷体"/>
          <w:b w:val="0"/>
          <w:bCs w:val="0"/>
          <w:kern w:val="0"/>
          <w:sz w:val="21"/>
          <w:szCs w:val="21"/>
          <w:highlight w:val="none"/>
          <w:lang w:val="en-US" w:eastAsia="zh-CN"/>
          <w:rPrChange w:id="326" w:author="lg" w:date="2026-01-14T17:07:43Z">
            <w:rPr>
              <w:rFonts w:hint="eastAsia" w:eastAsia="楷体"/>
              <w:b w:val="0"/>
              <w:bCs w:val="0"/>
              <w:kern w:val="0"/>
              <w:sz w:val="18"/>
              <w:szCs w:val="18"/>
              <w:highlight w:val="none"/>
              <w:lang w:val="en-US" w:eastAsia="zh-CN"/>
            </w:rPr>
          </w:rPrChange>
        </w:rPr>
        <w:t xml:space="preserve">the </w:t>
      </w:r>
      <w:r>
        <w:rPr>
          <w:rFonts w:ascii="Times New Roman" w:hAnsi="Times New Roman" w:eastAsia="楷体"/>
          <w:b w:val="0"/>
          <w:bCs w:val="0"/>
          <w:kern w:val="0"/>
          <w:sz w:val="21"/>
          <w:szCs w:val="21"/>
          <w:highlight w:val="none"/>
          <w:rPrChange w:id="327" w:author="lg" w:date="2026-01-14T17:07:43Z">
            <w:rPr>
              <w:rFonts w:ascii="Times New Roman" w:hAnsi="Times New Roman" w:eastAsia="楷体"/>
              <w:b w:val="0"/>
              <w:bCs w:val="0"/>
              <w:kern w:val="0"/>
              <w:sz w:val="18"/>
              <w:szCs w:val="18"/>
              <w:highlight w:val="none"/>
            </w:rPr>
          </w:rPrChange>
        </w:rPr>
        <w:t>end</w:t>
      </w:r>
      <w:r>
        <w:rPr>
          <w:rFonts w:hint="eastAsia" w:eastAsia="楷体"/>
          <w:b w:val="0"/>
          <w:bCs w:val="0"/>
          <w:kern w:val="0"/>
          <w:sz w:val="21"/>
          <w:szCs w:val="21"/>
          <w:highlight w:val="none"/>
          <w:lang w:val="en-US" w:eastAsia="zh-CN"/>
          <w:rPrChange w:id="328" w:author="lg" w:date="2026-01-14T17:07:43Z">
            <w:rPr>
              <w:rFonts w:hint="eastAsia" w:eastAsia="楷体"/>
              <w:b w:val="0"/>
              <w:bCs w:val="0"/>
              <w:kern w:val="0"/>
              <w:sz w:val="18"/>
              <w:szCs w:val="18"/>
              <w:highlight w:val="none"/>
              <w:lang w:val="en-US" w:eastAsia="zh-CN"/>
            </w:rPr>
          </w:rPrChange>
        </w:rPr>
        <w:t>-</w:t>
      </w:r>
      <w:r>
        <w:rPr>
          <w:rFonts w:ascii="Times New Roman" w:hAnsi="Times New Roman" w:eastAsia="楷体"/>
          <w:b w:val="0"/>
          <w:bCs w:val="0"/>
          <w:kern w:val="0"/>
          <w:sz w:val="21"/>
          <w:szCs w:val="21"/>
          <w:highlight w:val="none"/>
          <w:rPrChange w:id="329" w:author="lg" w:date="2026-01-14T17:07:43Z">
            <w:rPr>
              <w:rFonts w:ascii="Times New Roman" w:hAnsi="Times New Roman" w:eastAsia="楷体"/>
              <w:b w:val="0"/>
              <w:bCs w:val="0"/>
              <w:kern w:val="0"/>
              <w:sz w:val="18"/>
              <w:szCs w:val="18"/>
              <w:highlight w:val="none"/>
            </w:rPr>
          </w:rPrChange>
        </w:rPr>
        <w:t>effector structure</w:t>
      </w:r>
    </w:p>
    <w:p w14:paraId="4566EF1E">
      <w:pPr>
        <w:bidi w:val="0"/>
        <w:jc w:val="center"/>
        <w:rPr>
          <w:del w:id="330" w:author="lg" w:date="2026-01-14T17:08:32Z"/>
          <w:rFonts w:hint="default"/>
          <w:sz w:val="21"/>
          <w:szCs w:val="21"/>
          <w:highlight w:val="none"/>
          <w:lang w:val="en-US" w:eastAsia="zh-CN"/>
          <w:rPrChange w:id="331" w:author="lg" w:date="2026-01-14T17:07:43Z">
            <w:rPr>
              <w:del w:id="332" w:author="lg" w:date="2026-01-14T17:08:32Z"/>
              <w:rFonts w:hint="default"/>
              <w:sz w:val="18"/>
              <w:szCs w:val="18"/>
              <w:highlight w:val="none"/>
              <w:lang w:val="en-US" w:eastAsia="zh-CN"/>
            </w:rPr>
          </w:rPrChange>
        </w:rPr>
      </w:pPr>
      <w:r>
        <w:rPr>
          <w:rFonts w:hint="default"/>
          <w:sz w:val="21"/>
          <w:szCs w:val="21"/>
          <w:highlight w:val="none"/>
          <w:rPrChange w:id="333" w:author="lg" w:date="2026-01-14T17:07:43Z">
            <w:rPr>
              <w:rFonts w:hint="default"/>
              <w:sz w:val="18"/>
              <w:szCs w:val="18"/>
              <w:highlight w:val="none"/>
            </w:rPr>
          </w:rPrChange>
        </w:rPr>
        <w:t>1.</w:t>
      </w:r>
      <w:r>
        <w:rPr>
          <w:rFonts w:hint="eastAsia"/>
          <w:sz w:val="21"/>
          <w:szCs w:val="21"/>
          <w:highlight w:val="none"/>
          <w:rPrChange w:id="334" w:author="lg" w:date="2026-01-14T17:07:43Z">
            <w:rPr>
              <w:rFonts w:hint="eastAsia"/>
              <w:sz w:val="18"/>
              <w:szCs w:val="18"/>
              <w:highlight w:val="none"/>
            </w:rPr>
          </w:rPrChange>
        </w:rPr>
        <w:t>静刀 2.</w:t>
      </w:r>
      <w:r>
        <w:rPr>
          <w:rFonts w:hint="eastAsia"/>
          <w:sz w:val="21"/>
          <w:szCs w:val="21"/>
          <w:highlight w:val="none"/>
          <w:lang w:val="en-US" w:eastAsia="zh-CN"/>
          <w:rPrChange w:id="335" w:author="lg" w:date="2026-01-14T17:07:43Z">
            <w:rPr>
              <w:rFonts w:hint="eastAsia"/>
              <w:sz w:val="18"/>
              <w:szCs w:val="18"/>
              <w:highlight w:val="none"/>
              <w:lang w:val="en-US" w:eastAsia="zh-CN"/>
            </w:rPr>
          </w:rPrChange>
        </w:rPr>
        <w:t>上壳</w:t>
      </w:r>
      <w:r>
        <w:rPr>
          <w:rFonts w:hint="eastAsia"/>
          <w:sz w:val="21"/>
          <w:szCs w:val="21"/>
          <w:highlight w:val="none"/>
          <w:rPrChange w:id="336" w:author="lg" w:date="2026-01-14T17:07:43Z">
            <w:rPr>
              <w:rFonts w:hint="eastAsia"/>
              <w:sz w:val="18"/>
              <w:szCs w:val="18"/>
              <w:highlight w:val="none"/>
            </w:rPr>
          </w:rPrChange>
        </w:rPr>
        <w:t xml:space="preserve"> 3.</w:t>
      </w:r>
      <w:r>
        <w:rPr>
          <w:rFonts w:hint="eastAsia"/>
          <w:sz w:val="21"/>
          <w:szCs w:val="21"/>
          <w:highlight w:val="none"/>
          <w:lang w:val="en-US" w:eastAsia="zh-CN"/>
          <w:rPrChange w:id="337" w:author="lg" w:date="2026-01-14T17:07:43Z">
            <w:rPr>
              <w:rFonts w:hint="eastAsia"/>
              <w:sz w:val="18"/>
              <w:szCs w:val="18"/>
              <w:highlight w:val="none"/>
              <w:lang w:val="en-US" w:eastAsia="zh-CN"/>
            </w:rPr>
          </w:rPrChange>
        </w:rPr>
        <w:t>防松螺母</w:t>
      </w:r>
      <w:r>
        <w:rPr>
          <w:rFonts w:hint="eastAsia"/>
          <w:sz w:val="21"/>
          <w:szCs w:val="21"/>
          <w:highlight w:val="none"/>
          <w:rPrChange w:id="338" w:author="lg" w:date="2026-01-14T17:07:43Z">
            <w:rPr>
              <w:rFonts w:hint="eastAsia"/>
              <w:sz w:val="18"/>
              <w:szCs w:val="18"/>
              <w:highlight w:val="none"/>
            </w:rPr>
          </w:rPrChange>
        </w:rPr>
        <w:t xml:space="preserve"> 4.</w:t>
      </w:r>
      <w:r>
        <w:rPr>
          <w:rFonts w:hint="eastAsia"/>
          <w:sz w:val="21"/>
          <w:szCs w:val="21"/>
          <w:highlight w:val="none"/>
          <w:lang w:val="en-US" w:eastAsia="zh-CN"/>
          <w:rPrChange w:id="339" w:author="lg" w:date="2026-01-14T17:07:43Z">
            <w:rPr>
              <w:rFonts w:hint="eastAsia"/>
              <w:sz w:val="18"/>
              <w:szCs w:val="18"/>
              <w:highlight w:val="none"/>
              <w:lang w:val="en-US" w:eastAsia="zh-CN"/>
            </w:rPr>
          </w:rPrChange>
        </w:rPr>
        <w:t>旋转轴</w:t>
      </w:r>
      <w:r>
        <w:rPr>
          <w:rFonts w:hint="eastAsia"/>
          <w:sz w:val="21"/>
          <w:szCs w:val="21"/>
          <w:highlight w:val="none"/>
          <w:rPrChange w:id="340" w:author="lg" w:date="2026-01-14T17:07:43Z">
            <w:rPr>
              <w:rFonts w:hint="eastAsia"/>
              <w:sz w:val="18"/>
              <w:szCs w:val="18"/>
              <w:highlight w:val="none"/>
            </w:rPr>
          </w:rPrChange>
        </w:rPr>
        <w:t xml:space="preserve"> 5.</w:t>
      </w:r>
      <w:r>
        <w:rPr>
          <w:rFonts w:hint="eastAsia"/>
          <w:sz w:val="21"/>
          <w:szCs w:val="21"/>
          <w:highlight w:val="none"/>
          <w:lang w:val="en-US" w:eastAsia="zh-CN"/>
          <w:rPrChange w:id="341" w:author="lg" w:date="2026-01-14T17:07:43Z">
            <w:rPr>
              <w:rFonts w:hint="eastAsia"/>
              <w:sz w:val="18"/>
              <w:szCs w:val="18"/>
              <w:highlight w:val="none"/>
              <w:lang w:val="en-US" w:eastAsia="zh-CN"/>
            </w:rPr>
          </w:rPrChange>
        </w:rPr>
        <w:t>从动齿轮</w:t>
      </w:r>
      <w:r>
        <w:rPr>
          <w:rFonts w:hint="eastAsia"/>
          <w:sz w:val="21"/>
          <w:szCs w:val="21"/>
          <w:highlight w:val="none"/>
          <w:rPrChange w:id="342" w:author="lg" w:date="2026-01-14T17:07:43Z">
            <w:rPr>
              <w:rFonts w:hint="eastAsia"/>
              <w:sz w:val="18"/>
              <w:szCs w:val="18"/>
              <w:highlight w:val="none"/>
            </w:rPr>
          </w:rPrChange>
        </w:rPr>
        <w:t xml:space="preserve"> 6</w:t>
      </w:r>
      <w:r>
        <w:rPr>
          <w:rFonts w:hint="eastAsia"/>
          <w:sz w:val="21"/>
          <w:szCs w:val="21"/>
          <w:highlight w:val="none"/>
          <w:lang w:eastAsia="zh-CN"/>
          <w:rPrChange w:id="343" w:author="lg" w:date="2026-01-14T17:07:43Z">
            <w:rPr>
              <w:rFonts w:hint="eastAsia"/>
              <w:sz w:val="18"/>
              <w:szCs w:val="18"/>
              <w:highlight w:val="none"/>
              <w:lang w:eastAsia="zh-CN"/>
            </w:rPr>
          </w:rPrChange>
        </w:rPr>
        <w:t>、</w:t>
      </w:r>
      <w:r>
        <w:rPr>
          <w:rFonts w:hint="eastAsia"/>
          <w:sz w:val="21"/>
          <w:szCs w:val="21"/>
          <w:highlight w:val="none"/>
          <w:lang w:val="en-US" w:eastAsia="zh-CN"/>
          <w:rPrChange w:id="344" w:author="lg" w:date="2026-01-14T17:07:43Z">
            <w:rPr>
              <w:rFonts w:hint="eastAsia"/>
              <w:sz w:val="18"/>
              <w:szCs w:val="18"/>
              <w:highlight w:val="none"/>
              <w:lang w:val="en-US" w:eastAsia="zh-CN"/>
            </w:rPr>
          </w:rPrChange>
        </w:rPr>
        <w:t>13.舵盘</w:t>
      </w:r>
      <w:r>
        <w:rPr>
          <w:rFonts w:hint="eastAsia"/>
          <w:sz w:val="21"/>
          <w:szCs w:val="21"/>
          <w:highlight w:val="none"/>
          <w:rPrChange w:id="345" w:author="lg" w:date="2026-01-14T17:07:43Z">
            <w:rPr>
              <w:rFonts w:hint="eastAsia"/>
              <w:sz w:val="18"/>
              <w:szCs w:val="18"/>
              <w:highlight w:val="none"/>
            </w:rPr>
          </w:rPrChange>
        </w:rPr>
        <w:t xml:space="preserve"> 7.</w:t>
      </w:r>
      <w:r>
        <w:rPr>
          <w:rFonts w:hint="eastAsia"/>
          <w:sz w:val="21"/>
          <w:szCs w:val="21"/>
          <w:highlight w:val="none"/>
          <w:lang w:val="en-US" w:eastAsia="zh-CN"/>
          <w:rPrChange w:id="346" w:author="lg" w:date="2026-01-14T17:07:43Z">
            <w:rPr>
              <w:rFonts w:hint="eastAsia"/>
              <w:sz w:val="18"/>
              <w:szCs w:val="18"/>
              <w:highlight w:val="none"/>
              <w:lang w:val="en-US" w:eastAsia="zh-CN"/>
            </w:rPr>
          </w:rPrChange>
        </w:rPr>
        <w:t>主动齿轮</w:t>
      </w:r>
      <w:r>
        <w:rPr>
          <w:rFonts w:hint="eastAsia"/>
          <w:sz w:val="21"/>
          <w:szCs w:val="21"/>
          <w:highlight w:val="none"/>
          <w:rPrChange w:id="347" w:author="lg" w:date="2026-01-14T17:07:43Z">
            <w:rPr>
              <w:rFonts w:hint="eastAsia"/>
              <w:sz w:val="18"/>
              <w:szCs w:val="18"/>
              <w:highlight w:val="none"/>
            </w:rPr>
          </w:rPrChange>
        </w:rPr>
        <w:t xml:space="preserve"> 8.</w:t>
      </w:r>
      <w:r>
        <w:rPr>
          <w:rFonts w:hint="eastAsia"/>
          <w:sz w:val="21"/>
          <w:szCs w:val="21"/>
          <w:highlight w:val="none"/>
          <w:lang w:val="en-US" w:eastAsia="zh-CN"/>
          <w:rPrChange w:id="348" w:author="lg" w:date="2026-01-14T17:07:43Z">
            <w:rPr>
              <w:rFonts w:hint="eastAsia"/>
              <w:sz w:val="18"/>
              <w:szCs w:val="18"/>
              <w:highlight w:val="none"/>
              <w:lang w:val="en-US" w:eastAsia="zh-CN"/>
            </w:rPr>
          </w:rPrChange>
        </w:rPr>
        <w:t>底板</w:t>
      </w:r>
      <w:r>
        <w:rPr>
          <w:rFonts w:hint="eastAsia"/>
          <w:sz w:val="21"/>
          <w:szCs w:val="21"/>
          <w:highlight w:val="none"/>
          <w:rPrChange w:id="349" w:author="lg" w:date="2026-01-14T17:07:43Z">
            <w:rPr>
              <w:rFonts w:hint="eastAsia"/>
              <w:sz w:val="18"/>
              <w:szCs w:val="18"/>
              <w:highlight w:val="none"/>
            </w:rPr>
          </w:rPrChange>
        </w:rPr>
        <w:t xml:space="preserve"> 9.</w:t>
      </w:r>
      <w:r>
        <w:rPr>
          <w:rFonts w:hint="eastAsia" w:cs="Times New Roman"/>
          <w:kern w:val="2"/>
          <w:sz w:val="21"/>
          <w:szCs w:val="21"/>
          <w:highlight w:val="none"/>
          <w:lang w:val="en-US" w:eastAsia="zh-CN"/>
          <w:rPrChange w:id="350" w:author="lg" w:date="2026-01-14T17:07:43Z">
            <w:rPr>
              <w:rFonts w:hint="eastAsia" w:cs="Times New Roman"/>
              <w:kern w:val="2"/>
              <w:sz w:val="18"/>
              <w:szCs w:val="18"/>
              <w:highlight w:val="none"/>
              <w:lang w:val="en-US" w:eastAsia="zh-CN"/>
            </w:rPr>
          </w:rPrChange>
        </w:rPr>
        <w:t>电路板底板</w:t>
      </w:r>
      <w:r>
        <w:rPr>
          <w:rFonts w:hint="eastAsia"/>
          <w:sz w:val="21"/>
          <w:szCs w:val="21"/>
          <w:highlight w:val="none"/>
          <w:lang w:val="en-US" w:eastAsia="zh-CN"/>
          <w:rPrChange w:id="351" w:author="lg" w:date="2026-01-14T17:07:43Z">
            <w:rPr>
              <w:rFonts w:hint="eastAsia"/>
              <w:sz w:val="18"/>
              <w:szCs w:val="18"/>
              <w:highlight w:val="none"/>
              <w:lang w:val="en-US" w:eastAsia="zh-CN"/>
            </w:rPr>
          </w:rPrChange>
        </w:rPr>
        <w:t>10.收集管口</w:t>
      </w:r>
    </w:p>
    <w:p w14:paraId="76154C8C">
      <w:pPr>
        <w:bidi w:val="0"/>
        <w:jc w:val="center"/>
        <w:rPr>
          <w:rFonts w:hint="default"/>
          <w:sz w:val="21"/>
          <w:szCs w:val="21"/>
          <w:highlight w:val="none"/>
          <w:lang w:val="en-US"/>
          <w:rPrChange w:id="352" w:author="lg" w:date="2026-01-14T17:07:43Z">
            <w:rPr>
              <w:rFonts w:hint="default"/>
              <w:sz w:val="18"/>
              <w:szCs w:val="18"/>
              <w:highlight w:val="none"/>
              <w:lang w:val="en-US"/>
            </w:rPr>
          </w:rPrChange>
        </w:rPr>
      </w:pPr>
      <w:r>
        <w:rPr>
          <w:rFonts w:hint="eastAsia"/>
          <w:sz w:val="21"/>
          <w:szCs w:val="21"/>
          <w:highlight w:val="none"/>
          <w:lang w:val="en-US" w:eastAsia="zh-CN"/>
          <w:rPrChange w:id="353" w:author="lg" w:date="2026-01-14T17:07:43Z">
            <w:rPr>
              <w:rFonts w:hint="eastAsia"/>
              <w:sz w:val="18"/>
              <w:szCs w:val="18"/>
              <w:highlight w:val="none"/>
              <w:lang w:val="en-US" w:eastAsia="zh-CN"/>
            </w:rPr>
          </w:rPrChange>
        </w:rPr>
        <w:t>11.连接板12.收集舵机 14.传动舵机15.下壳16.动刀17.夹持挡块</w:t>
      </w:r>
    </w:p>
    <w:p w14:paraId="29D840A9">
      <w:pPr>
        <w:jc w:val="center"/>
        <w:rPr>
          <w:rFonts w:hint="eastAsia" w:ascii="Times New Roman" w:hAnsi="Times New Roman" w:eastAsia="楷体"/>
          <w:kern w:val="0"/>
          <w:szCs w:val="21"/>
          <w:highlight w:val="none"/>
          <w:lang w:eastAsia="zh-CN"/>
        </w:rPr>
      </w:pPr>
      <w:r>
        <w:rPr>
          <w:rFonts w:hint="eastAsia" w:ascii="Times New Roman" w:hAnsi="Times New Roman" w:eastAsia="楷体"/>
          <w:kern w:val="0"/>
          <w:szCs w:val="21"/>
          <w:highlight w:val="none"/>
        </w:rPr>
        <w:drawing>
          <wp:inline distT="0" distB="0" distL="114300" distR="114300">
            <wp:extent cx="1212215" cy="949960"/>
            <wp:effectExtent l="0" t="0" r="0" b="0"/>
            <wp:docPr id="13" name="图片 1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
                    <pic:cNvPicPr>
                      <a:picLocks noChangeAspect="1"/>
                    </pic:cNvPicPr>
                  </pic:nvPicPr>
                  <pic:blipFill>
                    <a:blip r:embed="rId8"/>
                    <a:srcRect l="11770" r="7987"/>
                    <a:stretch>
                      <a:fillRect/>
                    </a:stretch>
                  </pic:blipFill>
                  <pic:spPr>
                    <a:xfrm>
                      <a:off x="0" y="0"/>
                      <a:ext cx="1212215" cy="949960"/>
                    </a:xfrm>
                    <a:prstGeom prst="rect">
                      <a:avLst/>
                    </a:prstGeom>
                  </pic:spPr>
                </pic:pic>
              </a:graphicData>
            </a:graphic>
          </wp:inline>
        </w:drawing>
      </w:r>
      <w:r>
        <w:rPr>
          <w:rFonts w:hint="eastAsia" w:ascii="Times New Roman" w:hAnsi="Times New Roman" w:eastAsia="楷体"/>
          <w:kern w:val="0"/>
          <w:szCs w:val="21"/>
          <w:highlight w:val="none"/>
          <w:lang w:eastAsia="zh-CN"/>
        </w:rPr>
        <w:drawing>
          <wp:inline distT="0" distB="0" distL="114300" distR="114300">
            <wp:extent cx="1147445" cy="957580"/>
            <wp:effectExtent l="0" t="0" r="0" b="0"/>
            <wp:docPr id="18" name="图片 1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
                    <pic:cNvPicPr>
                      <a:picLocks noChangeAspect="1"/>
                    </pic:cNvPicPr>
                  </pic:nvPicPr>
                  <pic:blipFill>
                    <a:blip r:embed="rId9"/>
                    <a:srcRect l="13697" r="5416"/>
                    <a:stretch>
                      <a:fillRect/>
                    </a:stretch>
                  </pic:blipFill>
                  <pic:spPr>
                    <a:xfrm>
                      <a:off x="0" y="0"/>
                      <a:ext cx="1147445" cy="957580"/>
                    </a:xfrm>
                    <a:prstGeom prst="rect">
                      <a:avLst/>
                    </a:prstGeom>
                  </pic:spPr>
                </pic:pic>
              </a:graphicData>
            </a:graphic>
          </wp:inline>
        </w:drawing>
      </w:r>
    </w:p>
    <w:p w14:paraId="101F4152">
      <w:pPr>
        <w:pStyle w:val="41"/>
        <w:numPr>
          <w:ilvl w:val="0"/>
          <w:numId w:val="0"/>
        </w:numPr>
        <w:bidi w:val="0"/>
        <w:rPr>
          <w:rFonts w:hint="eastAsia"/>
          <w:sz w:val="21"/>
          <w:szCs w:val="21"/>
          <w:highlight w:val="none"/>
          <w:rPrChange w:id="354" w:author="lg" w:date="2026-01-14T17:08:10Z">
            <w:rPr>
              <w:rFonts w:hint="eastAsia"/>
              <w:highlight w:val="none"/>
            </w:rPr>
          </w:rPrChange>
        </w:rPr>
      </w:pPr>
      <w:r>
        <w:rPr>
          <w:rFonts w:hint="eastAsia" w:ascii="Times New Roman" w:hAnsi="Times New Roman" w:eastAsia="宋体" w:cs="Times New Roman"/>
          <w:kern w:val="0"/>
          <w:sz w:val="21"/>
          <w:szCs w:val="21"/>
          <w:highlight w:val="none"/>
          <w:lang w:val="en-US" w:eastAsia="zh-CN" w:bidi="ar-SA"/>
          <w:rPrChange w:id="355" w:author="lg" w:date="2026-01-14T17:08:10Z">
            <w:rPr>
              <w:rFonts w:hint="eastAsia" w:ascii="Times New Roman" w:hAnsi="Times New Roman" w:eastAsia="宋体" w:cs="Times New Roman"/>
              <w:kern w:val="0"/>
              <w:sz w:val="18"/>
              <w:szCs w:val="18"/>
              <w:highlight w:val="none"/>
              <w:lang w:val="en-US" w:eastAsia="zh-CN" w:bidi="ar-SA"/>
            </w:rPr>
          </w:rPrChange>
        </w:rPr>
        <w:t>(a)</w:t>
      </w:r>
      <w:r>
        <w:rPr>
          <w:rFonts w:hint="eastAsia"/>
          <w:sz w:val="21"/>
          <w:szCs w:val="21"/>
          <w:highlight w:val="none"/>
          <w:rPrChange w:id="356" w:author="lg" w:date="2026-01-14T17:08:10Z">
            <w:rPr>
              <w:rFonts w:hint="eastAsia"/>
              <w:highlight w:val="none"/>
            </w:rPr>
          </w:rPrChange>
        </w:rPr>
        <w:t>夹剪机构张开</w:t>
      </w:r>
      <w:ins w:id="357" w:author="lg" w:date="2026-01-14T22:01:34Z">
        <w:r>
          <w:rPr>
            <w:rFonts w:hint="eastAsia"/>
            <w:sz w:val="21"/>
            <w:szCs w:val="21"/>
            <w:highlight w:val="none"/>
            <w:lang w:val="en-US" w:eastAsia="zh-CN"/>
          </w:rPr>
          <w:t xml:space="preserve"> </w:t>
        </w:r>
      </w:ins>
      <w:ins w:id="358" w:author="lg" w:date="2026-01-14T22:01:35Z">
        <w:r>
          <w:rPr>
            <w:rFonts w:hint="eastAsia"/>
            <w:sz w:val="21"/>
            <w:szCs w:val="21"/>
            <w:highlight w:val="none"/>
            <w:lang w:val="en-US" w:eastAsia="zh-CN"/>
          </w:rPr>
          <w:t xml:space="preserve"> </w:t>
        </w:r>
      </w:ins>
      <w:del w:id="359" w:author="lg" w:date="2026-01-14T22:01:31Z">
        <w:r>
          <w:rPr>
            <w:rFonts w:hint="eastAsia"/>
            <w:sz w:val="21"/>
            <w:szCs w:val="21"/>
            <w:highlight w:val="none"/>
            <w:lang w:val="en-US" w:eastAsia="zh-CN"/>
            <w:rPrChange w:id="360" w:author="lg" w:date="2026-01-14T17:08:10Z">
              <w:rPr>
                <w:rFonts w:hint="eastAsia"/>
                <w:highlight w:val="none"/>
                <w:lang w:val="en-US" w:eastAsia="zh-CN"/>
              </w:rPr>
            </w:rPrChange>
          </w:rPr>
          <w:tab/>
        </w:r>
      </w:del>
      <w:r>
        <w:rPr>
          <w:rFonts w:hint="eastAsia"/>
          <w:sz w:val="21"/>
          <w:szCs w:val="21"/>
          <w:highlight w:val="none"/>
          <w:lang w:val="en-US" w:eastAsia="zh-CN"/>
          <w:rPrChange w:id="361" w:author="lg" w:date="2026-01-14T17:08:10Z">
            <w:rPr>
              <w:rFonts w:hint="eastAsia"/>
              <w:highlight w:val="none"/>
              <w:lang w:val="en-US" w:eastAsia="zh-CN"/>
            </w:rPr>
          </w:rPrChange>
        </w:rPr>
        <w:tab/>
      </w:r>
      <w:r>
        <w:rPr>
          <w:rFonts w:hint="default"/>
          <w:sz w:val="21"/>
          <w:szCs w:val="21"/>
          <w:highlight w:val="none"/>
          <w:rPrChange w:id="362" w:author="lg" w:date="2026-01-14T17:08:10Z">
            <w:rPr>
              <w:rFonts w:hint="default"/>
              <w:highlight w:val="none"/>
            </w:rPr>
          </w:rPrChange>
        </w:rPr>
        <w:t>(b)</w:t>
      </w:r>
      <w:r>
        <w:rPr>
          <w:rFonts w:hint="eastAsia"/>
          <w:sz w:val="21"/>
          <w:szCs w:val="21"/>
          <w:highlight w:val="none"/>
          <w:rPrChange w:id="363" w:author="lg" w:date="2026-01-14T17:08:10Z">
            <w:rPr>
              <w:rFonts w:hint="eastAsia"/>
              <w:highlight w:val="none"/>
            </w:rPr>
          </w:rPrChange>
        </w:rPr>
        <w:t xml:space="preserve"> 夹剪机构闭合</w:t>
      </w:r>
    </w:p>
    <w:p w14:paraId="764AC99E">
      <w:pPr>
        <w:pStyle w:val="41"/>
        <w:numPr>
          <w:ilvl w:val="0"/>
          <w:numId w:val="0"/>
        </w:numPr>
        <w:bidi w:val="0"/>
        <w:ind w:left="0" w:leftChars="0" w:firstLine="0" w:firstLineChars="0"/>
        <w:jc w:val="center"/>
        <w:rPr>
          <w:ins w:id="365" w:author="lg" w:date="2026-01-14T17:08:13Z"/>
          <w:rFonts w:hint="eastAsia"/>
          <w:sz w:val="21"/>
          <w:szCs w:val="21"/>
          <w:highlight w:val="none"/>
          <w:lang w:val="en-US" w:eastAsia="zh-CN"/>
        </w:rPr>
        <w:pPrChange w:id="364" w:author="lg" w:date="2026-01-14T17:08:18Z">
          <w:pPr>
            <w:pStyle w:val="41"/>
            <w:numPr>
              <w:ilvl w:val="0"/>
              <w:numId w:val="0"/>
            </w:numPr>
            <w:bidi w:val="0"/>
            <w:ind w:left="0" w:leftChars="0" w:firstLine="0" w:firstLineChars="0"/>
            <w:jc w:val="both"/>
          </w:pPr>
        </w:pPrChange>
      </w:pPr>
      <w:r>
        <w:rPr>
          <w:rFonts w:hint="default" w:ascii="Times New Roman" w:hAnsi="Times New Roman" w:eastAsia="宋体" w:cs="Times New Roman"/>
          <w:kern w:val="0"/>
          <w:sz w:val="21"/>
          <w:szCs w:val="21"/>
          <w:highlight w:val="none"/>
          <w:lang w:val="en-US" w:eastAsia="zh-CN" w:bidi="ar-SA"/>
          <w:rPrChange w:id="366" w:author="lg" w:date="2026-01-14T17:08:10Z">
            <w:rPr>
              <w:rFonts w:hint="default" w:ascii="Times New Roman" w:hAnsi="Times New Roman" w:eastAsia="宋体" w:cs="Times New Roman"/>
              <w:kern w:val="0"/>
              <w:sz w:val="18"/>
              <w:szCs w:val="18"/>
              <w:highlight w:val="none"/>
              <w:lang w:val="en-US" w:eastAsia="zh-CN" w:bidi="ar-SA"/>
            </w:rPr>
          </w:rPrChange>
        </w:rPr>
        <w:t>(a)</w:t>
      </w:r>
      <w:r>
        <w:rPr>
          <w:rFonts w:hint="eastAsia"/>
          <w:sz w:val="21"/>
          <w:szCs w:val="21"/>
          <w:highlight w:val="none"/>
          <w:lang w:val="en-US" w:eastAsia="zh-CN"/>
          <w:rPrChange w:id="367" w:author="lg" w:date="2026-01-14T17:08:10Z">
            <w:rPr>
              <w:rFonts w:hint="eastAsia"/>
              <w:highlight w:val="none"/>
              <w:lang w:val="en-US" w:eastAsia="zh-CN"/>
            </w:rPr>
          </w:rPrChange>
        </w:rPr>
        <w:t>Shearing mechanism open</w:t>
      </w:r>
    </w:p>
    <w:p w14:paraId="0C6A2628">
      <w:pPr>
        <w:pStyle w:val="41"/>
        <w:numPr>
          <w:ilvl w:val="0"/>
          <w:numId w:val="0"/>
        </w:numPr>
        <w:bidi w:val="0"/>
        <w:ind w:left="0" w:leftChars="0" w:firstLine="0" w:firstLineChars="0"/>
        <w:jc w:val="center"/>
        <w:rPr>
          <w:rFonts w:hint="eastAsia"/>
          <w:sz w:val="21"/>
          <w:szCs w:val="21"/>
          <w:highlight w:val="none"/>
          <w:rPrChange w:id="369" w:author="lg" w:date="2026-01-14T17:08:10Z">
            <w:rPr>
              <w:rFonts w:hint="eastAsia"/>
              <w:highlight w:val="none"/>
            </w:rPr>
          </w:rPrChange>
        </w:rPr>
        <w:pPrChange w:id="368" w:author="lg" w:date="2026-01-14T17:08:18Z">
          <w:pPr>
            <w:pStyle w:val="41"/>
            <w:numPr>
              <w:ilvl w:val="0"/>
              <w:numId w:val="0"/>
            </w:numPr>
            <w:bidi w:val="0"/>
            <w:ind w:left="0" w:leftChars="0" w:firstLine="0" w:firstLineChars="0"/>
            <w:jc w:val="both"/>
          </w:pPr>
        </w:pPrChange>
      </w:pPr>
      <w:r>
        <w:rPr>
          <w:rFonts w:hint="eastAsia" w:ascii="Times New Roman" w:hAnsi="Times New Roman" w:eastAsia="宋体" w:cs="Times New Roman"/>
          <w:kern w:val="0"/>
          <w:sz w:val="21"/>
          <w:szCs w:val="21"/>
          <w:highlight w:val="none"/>
          <w:lang w:val="en-US" w:eastAsia="zh-CN" w:bidi="ar-SA"/>
          <w:rPrChange w:id="370" w:author="lg" w:date="2026-01-14T17:08:10Z">
            <w:rPr>
              <w:rFonts w:hint="eastAsia" w:ascii="Times New Roman" w:hAnsi="Times New Roman" w:eastAsia="宋体" w:cs="Times New Roman"/>
              <w:kern w:val="0"/>
              <w:sz w:val="18"/>
              <w:szCs w:val="18"/>
              <w:highlight w:val="none"/>
              <w:lang w:val="en-US" w:eastAsia="zh-CN" w:bidi="ar-SA"/>
            </w:rPr>
          </w:rPrChange>
        </w:rPr>
        <w:t>(b)</w:t>
      </w:r>
      <w:r>
        <w:rPr>
          <w:rFonts w:hint="eastAsia"/>
          <w:sz w:val="21"/>
          <w:szCs w:val="21"/>
          <w:highlight w:val="none"/>
          <w:rPrChange w:id="371" w:author="lg" w:date="2026-01-14T17:08:10Z">
            <w:rPr>
              <w:rFonts w:hint="eastAsia"/>
              <w:highlight w:val="none"/>
            </w:rPr>
          </w:rPrChange>
        </w:rPr>
        <w:t xml:space="preserve"> </w:t>
      </w:r>
      <w:r>
        <w:rPr>
          <w:rFonts w:hint="eastAsia"/>
          <w:sz w:val="21"/>
          <w:szCs w:val="21"/>
          <w:highlight w:val="none"/>
          <w:lang w:eastAsia="zh-CN"/>
          <w:rPrChange w:id="372" w:author="lg" w:date="2026-01-14T17:08:10Z">
            <w:rPr>
              <w:rFonts w:hint="eastAsia"/>
              <w:highlight w:val="none"/>
              <w:lang w:eastAsia="zh-CN"/>
            </w:rPr>
          </w:rPrChange>
        </w:rPr>
        <w:t>S</w:t>
      </w:r>
      <w:r>
        <w:rPr>
          <w:rFonts w:hint="eastAsia"/>
          <w:sz w:val="21"/>
          <w:szCs w:val="21"/>
          <w:highlight w:val="none"/>
          <w:rPrChange w:id="373" w:author="lg" w:date="2026-01-14T17:08:10Z">
            <w:rPr>
              <w:rFonts w:hint="eastAsia"/>
              <w:highlight w:val="none"/>
            </w:rPr>
          </w:rPrChange>
        </w:rPr>
        <w:t>hearing mechanism closed</w:t>
      </w:r>
    </w:p>
    <w:p w14:paraId="47FC1683">
      <w:pPr>
        <w:pStyle w:val="41"/>
        <w:bidi w:val="0"/>
        <w:rPr>
          <w:rFonts w:hint="eastAsia" w:eastAsia="宋体"/>
          <w:sz w:val="21"/>
          <w:szCs w:val="21"/>
          <w:highlight w:val="none"/>
          <w:lang w:eastAsia="zh-CN"/>
          <w:rPrChange w:id="374" w:author="lg" w:date="2026-01-14T17:24:29Z">
            <w:rPr>
              <w:rFonts w:hint="eastAsia" w:eastAsia="宋体"/>
              <w:highlight w:val="none"/>
              <w:lang w:eastAsia="zh-CN"/>
            </w:rPr>
          </w:rPrChange>
        </w:rPr>
      </w:pPr>
      <w:r>
        <w:rPr>
          <w:rFonts w:hint="eastAsia"/>
          <w:sz w:val="21"/>
          <w:szCs w:val="21"/>
          <w:highlight w:val="none"/>
          <w:rPrChange w:id="376" w:author="lg" w:date="2026-01-14T17:24:29Z">
            <w:rPr>
              <w:rFonts w:hint="eastAsia"/>
              <w:highlight w:val="none"/>
            </w:rPr>
          </w:rPrChange>
        </w:rPr>
        <w:drawing>
          <wp:inline distT="0" distB="0" distL="114300" distR="114300">
            <wp:extent cx="955675" cy="996315"/>
            <wp:effectExtent l="0" t="0" r="0" b="0"/>
            <wp:docPr id="20" name="图片 2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
                    <pic:cNvPicPr>
                      <a:picLocks noChangeAspect="1"/>
                    </pic:cNvPicPr>
                  </pic:nvPicPr>
                  <pic:blipFill>
                    <a:blip r:embed="rId10"/>
                    <a:srcRect l="16391" r="21316"/>
                    <a:stretch>
                      <a:fillRect/>
                    </a:stretch>
                  </pic:blipFill>
                  <pic:spPr>
                    <a:xfrm>
                      <a:off x="0" y="0"/>
                      <a:ext cx="955675" cy="996315"/>
                    </a:xfrm>
                    <a:prstGeom prst="rect">
                      <a:avLst/>
                    </a:prstGeom>
                  </pic:spPr>
                </pic:pic>
              </a:graphicData>
            </a:graphic>
          </wp:inline>
        </w:drawing>
      </w:r>
      <w:r>
        <w:rPr>
          <w:rFonts w:hint="eastAsia" w:eastAsia="宋体"/>
          <w:sz w:val="21"/>
          <w:szCs w:val="21"/>
          <w:highlight w:val="none"/>
          <w:lang w:eastAsia="zh-CN"/>
          <w:rPrChange w:id="378" w:author="lg" w:date="2026-01-14T17:24:29Z">
            <w:rPr>
              <w:rFonts w:hint="eastAsia" w:eastAsia="宋体"/>
              <w:highlight w:val="none"/>
              <w:lang w:eastAsia="zh-CN"/>
            </w:rPr>
          </w:rPrChange>
        </w:rPr>
        <w:drawing>
          <wp:inline distT="0" distB="0" distL="114300" distR="114300">
            <wp:extent cx="1051560" cy="991235"/>
            <wp:effectExtent l="0" t="0" r="0" b="0"/>
            <wp:docPr id="21" name="图片 2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5"/>
                    <pic:cNvPicPr>
                      <a:picLocks noChangeAspect="1"/>
                    </pic:cNvPicPr>
                  </pic:nvPicPr>
                  <pic:blipFill>
                    <a:blip r:embed="rId11"/>
                    <a:srcRect l="21035" t="8522" r="19758" b="3574"/>
                    <a:stretch>
                      <a:fillRect/>
                    </a:stretch>
                  </pic:blipFill>
                  <pic:spPr>
                    <a:xfrm>
                      <a:off x="0" y="0"/>
                      <a:ext cx="1051560" cy="991235"/>
                    </a:xfrm>
                    <a:prstGeom prst="rect">
                      <a:avLst/>
                    </a:prstGeom>
                  </pic:spPr>
                </pic:pic>
              </a:graphicData>
            </a:graphic>
          </wp:inline>
        </w:drawing>
      </w:r>
    </w:p>
    <w:p w14:paraId="2C489503">
      <w:pPr>
        <w:pStyle w:val="41"/>
        <w:numPr>
          <w:ilvl w:val="0"/>
          <w:numId w:val="0"/>
        </w:numPr>
        <w:bidi w:val="0"/>
        <w:ind w:left="0" w:leftChars="0" w:firstLine="0" w:firstLineChars="0"/>
        <w:rPr>
          <w:rFonts w:hint="eastAsia"/>
          <w:sz w:val="21"/>
          <w:szCs w:val="21"/>
          <w:highlight w:val="none"/>
          <w:rPrChange w:id="379" w:author="lg" w:date="2026-01-14T17:08:43Z">
            <w:rPr>
              <w:rFonts w:hint="eastAsia"/>
              <w:highlight w:val="none"/>
            </w:rPr>
          </w:rPrChange>
        </w:rPr>
      </w:pPr>
      <w:r>
        <w:rPr>
          <w:rFonts w:hint="eastAsia" w:ascii="Times New Roman" w:hAnsi="Times New Roman" w:eastAsia="宋体" w:cs="Times New Roman"/>
          <w:kern w:val="0"/>
          <w:sz w:val="21"/>
          <w:szCs w:val="21"/>
          <w:highlight w:val="none"/>
          <w:lang w:val="en-US" w:eastAsia="zh-CN" w:bidi="ar-SA"/>
          <w:rPrChange w:id="380" w:author="lg" w:date="2026-01-14T17:08:43Z">
            <w:rPr>
              <w:rFonts w:hint="eastAsia" w:ascii="Times New Roman" w:hAnsi="Times New Roman" w:eastAsia="宋体" w:cs="Times New Roman"/>
              <w:kern w:val="0"/>
              <w:sz w:val="18"/>
              <w:szCs w:val="18"/>
              <w:highlight w:val="none"/>
              <w:lang w:val="en-US" w:eastAsia="zh-CN" w:bidi="ar-SA"/>
            </w:rPr>
          </w:rPrChange>
        </w:rPr>
        <w:t>(c)</w:t>
      </w:r>
      <w:r>
        <w:rPr>
          <w:rFonts w:hint="eastAsia"/>
          <w:sz w:val="21"/>
          <w:szCs w:val="21"/>
          <w:highlight w:val="none"/>
          <w:rPrChange w:id="381" w:author="lg" w:date="2026-01-14T17:08:43Z">
            <w:rPr>
              <w:rFonts w:hint="eastAsia"/>
              <w:highlight w:val="none"/>
            </w:rPr>
          </w:rPrChange>
        </w:rPr>
        <w:t>收集机构工作</w:t>
      </w:r>
      <w:ins w:id="382" w:author="lg" w:date="2026-01-14T22:01:41Z">
        <w:r>
          <w:rPr>
            <w:rFonts w:hint="eastAsia"/>
            <w:sz w:val="21"/>
            <w:szCs w:val="21"/>
            <w:highlight w:val="none"/>
            <w:lang w:val="en-US" w:eastAsia="zh-CN"/>
          </w:rPr>
          <w:t xml:space="preserve"> </w:t>
        </w:r>
      </w:ins>
      <w:ins w:id="383" w:author="lg" w:date="2026-01-14T22:01:42Z">
        <w:r>
          <w:rPr>
            <w:rFonts w:hint="eastAsia"/>
            <w:sz w:val="21"/>
            <w:szCs w:val="21"/>
            <w:highlight w:val="none"/>
            <w:lang w:val="en-US" w:eastAsia="zh-CN"/>
          </w:rPr>
          <w:t xml:space="preserve"> </w:t>
        </w:r>
      </w:ins>
      <w:del w:id="384" w:author="lg" w:date="2026-01-14T22:00:17Z">
        <w:r>
          <w:rPr>
            <w:rFonts w:hint="eastAsia"/>
            <w:sz w:val="21"/>
            <w:szCs w:val="21"/>
            <w:highlight w:val="none"/>
            <w:lang w:val="en-US" w:eastAsia="zh-CN"/>
            <w:rPrChange w:id="385" w:author="lg" w:date="2026-01-14T17:08:43Z">
              <w:rPr>
                <w:rFonts w:hint="eastAsia"/>
                <w:highlight w:val="none"/>
                <w:lang w:val="en-US" w:eastAsia="zh-CN"/>
              </w:rPr>
            </w:rPrChange>
          </w:rPr>
          <w:tab/>
        </w:r>
      </w:del>
      <w:del w:id="386" w:author="lg" w:date="2026-01-14T22:00:16Z">
        <w:r>
          <w:rPr>
            <w:rFonts w:hint="eastAsia"/>
            <w:sz w:val="21"/>
            <w:szCs w:val="21"/>
            <w:highlight w:val="none"/>
            <w:lang w:val="en-US" w:eastAsia="zh-CN"/>
            <w:rPrChange w:id="387" w:author="lg" w:date="2026-01-14T17:08:43Z">
              <w:rPr>
                <w:rFonts w:hint="eastAsia"/>
                <w:highlight w:val="none"/>
                <w:lang w:val="en-US" w:eastAsia="zh-CN"/>
              </w:rPr>
            </w:rPrChange>
          </w:rPr>
          <w:tab/>
        </w:r>
      </w:del>
      <w:r>
        <w:rPr>
          <w:rFonts w:hint="eastAsia"/>
          <w:sz w:val="21"/>
          <w:szCs w:val="21"/>
          <w:highlight w:val="none"/>
          <w:lang w:val="en-US" w:eastAsia="zh-CN"/>
          <w:rPrChange w:id="388" w:author="lg" w:date="2026-01-14T17:08:43Z">
            <w:rPr>
              <w:rFonts w:hint="eastAsia"/>
              <w:highlight w:val="none"/>
              <w:lang w:val="en-US" w:eastAsia="zh-CN"/>
            </w:rPr>
          </w:rPrChange>
        </w:rPr>
        <w:tab/>
      </w:r>
      <w:r>
        <w:rPr>
          <w:rFonts w:hint="default"/>
          <w:sz w:val="21"/>
          <w:szCs w:val="21"/>
          <w:highlight w:val="none"/>
          <w:rPrChange w:id="389" w:author="lg" w:date="2026-01-14T17:08:43Z">
            <w:rPr>
              <w:rFonts w:hint="default"/>
              <w:highlight w:val="none"/>
            </w:rPr>
          </w:rPrChange>
        </w:rPr>
        <w:t>(d)</w:t>
      </w:r>
      <w:r>
        <w:rPr>
          <w:rFonts w:hint="eastAsia"/>
          <w:sz w:val="21"/>
          <w:szCs w:val="21"/>
          <w:highlight w:val="none"/>
          <w:rPrChange w:id="390" w:author="lg" w:date="2026-01-14T17:08:43Z">
            <w:rPr>
              <w:rFonts w:hint="eastAsia"/>
              <w:highlight w:val="none"/>
            </w:rPr>
          </w:rPrChange>
        </w:rPr>
        <w:t xml:space="preserve"> 收集机构复位</w:t>
      </w:r>
    </w:p>
    <w:p w14:paraId="3D383663">
      <w:pPr>
        <w:pStyle w:val="41"/>
        <w:numPr>
          <w:ilvl w:val="0"/>
          <w:numId w:val="0"/>
        </w:numPr>
        <w:bidi w:val="0"/>
        <w:ind w:left="0" w:leftChars="0" w:firstLine="0" w:firstLineChars="0"/>
        <w:jc w:val="center"/>
        <w:rPr>
          <w:ins w:id="392" w:author="lg" w:date="2026-01-14T17:08:47Z"/>
          <w:rFonts w:hint="eastAsia"/>
          <w:sz w:val="21"/>
          <w:szCs w:val="21"/>
          <w:highlight w:val="none"/>
          <w:lang w:val="en-US" w:eastAsia="zh-CN"/>
        </w:rPr>
        <w:pPrChange w:id="391" w:author="lg" w:date="2026-01-14T17:08:51Z">
          <w:pPr>
            <w:pStyle w:val="41"/>
            <w:numPr>
              <w:ilvl w:val="0"/>
              <w:numId w:val="0"/>
            </w:numPr>
            <w:bidi w:val="0"/>
            <w:ind w:left="0" w:leftChars="0" w:firstLine="0" w:firstLineChars="0"/>
            <w:jc w:val="both"/>
          </w:pPr>
        </w:pPrChange>
      </w:pPr>
      <w:r>
        <w:rPr>
          <w:rFonts w:hint="eastAsia" w:ascii="Times New Roman" w:hAnsi="Times New Roman" w:eastAsia="宋体" w:cs="Times New Roman"/>
          <w:kern w:val="0"/>
          <w:sz w:val="21"/>
          <w:szCs w:val="21"/>
          <w:highlight w:val="none"/>
          <w:lang w:val="en-US" w:eastAsia="zh-CN" w:bidi="ar-SA"/>
          <w:rPrChange w:id="393" w:author="lg" w:date="2026-01-14T17:08:43Z">
            <w:rPr>
              <w:rFonts w:hint="eastAsia" w:ascii="Times New Roman" w:hAnsi="Times New Roman" w:eastAsia="宋体" w:cs="Times New Roman"/>
              <w:kern w:val="0"/>
              <w:sz w:val="18"/>
              <w:szCs w:val="18"/>
              <w:highlight w:val="none"/>
              <w:lang w:val="en-US" w:eastAsia="zh-CN" w:bidi="ar-SA"/>
            </w:rPr>
          </w:rPrChange>
        </w:rPr>
        <w:t>(</w:t>
      </w:r>
      <w:r>
        <w:rPr>
          <w:rFonts w:hint="eastAsia" w:cs="Times New Roman"/>
          <w:kern w:val="0"/>
          <w:sz w:val="21"/>
          <w:szCs w:val="21"/>
          <w:highlight w:val="none"/>
          <w:lang w:val="en-US" w:eastAsia="zh-CN" w:bidi="ar-SA"/>
          <w:rPrChange w:id="394" w:author="lg" w:date="2026-01-14T17:08:43Z">
            <w:rPr>
              <w:rFonts w:hint="eastAsia" w:cs="Times New Roman"/>
              <w:kern w:val="0"/>
              <w:sz w:val="18"/>
              <w:szCs w:val="18"/>
              <w:highlight w:val="none"/>
              <w:lang w:val="en-US" w:eastAsia="zh-CN" w:bidi="ar-SA"/>
            </w:rPr>
          </w:rPrChange>
        </w:rPr>
        <w:t>c</w:t>
      </w:r>
      <w:r>
        <w:rPr>
          <w:rFonts w:hint="eastAsia" w:ascii="Times New Roman" w:hAnsi="Times New Roman" w:eastAsia="宋体" w:cs="Times New Roman"/>
          <w:kern w:val="0"/>
          <w:sz w:val="21"/>
          <w:szCs w:val="21"/>
          <w:highlight w:val="none"/>
          <w:lang w:val="en-US" w:eastAsia="zh-CN" w:bidi="ar-SA"/>
          <w:rPrChange w:id="395" w:author="lg" w:date="2026-01-14T17:08:43Z">
            <w:rPr>
              <w:rFonts w:hint="eastAsia" w:ascii="Times New Roman" w:hAnsi="Times New Roman" w:eastAsia="宋体" w:cs="Times New Roman"/>
              <w:kern w:val="0"/>
              <w:sz w:val="18"/>
              <w:szCs w:val="18"/>
              <w:highlight w:val="none"/>
              <w:lang w:val="en-US" w:eastAsia="zh-CN" w:bidi="ar-SA"/>
            </w:rPr>
          </w:rPrChange>
        </w:rPr>
        <w:t>)</w:t>
      </w:r>
      <w:r>
        <w:rPr>
          <w:rFonts w:hint="eastAsia" w:cs="Times New Roman"/>
          <w:kern w:val="0"/>
          <w:sz w:val="21"/>
          <w:szCs w:val="21"/>
          <w:highlight w:val="none"/>
          <w:lang w:val="en-US" w:eastAsia="zh-CN" w:bidi="ar-SA"/>
          <w:rPrChange w:id="396" w:author="lg" w:date="2026-01-14T17:08:43Z">
            <w:rPr>
              <w:rFonts w:hint="eastAsia" w:cs="Times New Roman"/>
              <w:kern w:val="0"/>
              <w:sz w:val="18"/>
              <w:szCs w:val="18"/>
              <w:highlight w:val="none"/>
              <w:lang w:val="en-US" w:eastAsia="zh-CN" w:bidi="ar-SA"/>
            </w:rPr>
          </w:rPrChange>
        </w:rPr>
        <w:t xml:space="preserve"> </w:t>
      </w:r>
      <w:r>
        <w:rPr>
          <w:rFonts w:hint="eastAsia"/>
          <w:sz w:val="21"/>
          <w:szCs w:val="21"/>
          <w:highlight w:val="none"/>
          <w:rPrChange w:id="397" w:author="lg" w:date="2026-01-14T17:08:43Z">
            <w:rPr>
              <w:rFonts w:hint="eastAsia"/>
              <w:highlight w:val="none"/>
            </w:rPr>
          </w:rPrChange>
        </w:rPr>
        <w:t xml:space="preserve">Collection </w:t>
      </w:r>
      <w:r>
        <w:rPr>
          <w:rFonts w:hint="eastAsia"/>
          <w:sz w:val="21"/>
          <w:szCs w:val="21"/>
          <w:highlight w:val="none"/>
          <w:lang w:val="en-US" w:eastAsia="zh-CN"/>
          <w:rPrChange w:id="398" w:author="lg" w:date="2026-01-14T17:08:43Z">
            <w:rPr>
              <w:rFonts w:hint="eastAsia"/>
              <w:highlight w:val="none"/>
              <w:lang w:val="en-US" w:eastAsia="zh-CN"/>
            </w:rPr>
          </w:rPrChange>
        </w:rPr>
        <w:t>mechanism</w:t>
      </w:r>
      <w:r>
        <w:rPr>
          <w:rFonts w:hint="eastAsia"/>
          <w:sz w:val="21"/>
          <w:szCs w:val="21"/>
          <w:highlight w:val="none"/>
          <w:rPrChange w:id="399" w:author="lg" w:date="2026-01-14T17:08:43Z">
            <w:rPr>
              <w:rFonts w:hint="eastAsia"/>
              <w:highlight w:val="none"/>
            </w:rPr>
          </w:rPrChange>
        </w:rPr>
        <w:t xml:space="preserve"> work</w:t>
      </w:r>
    </w:p>
    <w:p w14:paraId="2D6FBBB7">
      <w:pPr>
        <w:pStyle w:val="41"/>
        <w:numPr>
          <w:ilvl w:val="0"/>
          <w:numId w:val="0"/>
        </w:numPr>
        <w:bidi w:val="0"/>
        <w:ind w:left="0" w:leftChars="0" w:firstLine="0" w:firstLineChars="0"/>
        <w:jc w:val="center"/>
        <w:rPr>
          <w:rFonts w:hint="eastAsia"/>
          <w:sz w:val="21"/>
          <w:szCs w:val="21"/>
          <w:highlight w:val="none"/>
          <w:rPrChange w:id="401" w:author="lg" w:date="2026-01-14T17:08:43Z">
            <w:rPr>
              <w:rFonts w:hint="eastAsia"/>
              <w:highlight w:val="none"/>
            </w:rPr>
          </w:rPrChange>
        </w:rPr>
        <w:pPrChange w:id="400" w:author="lg" w:date="2026-01-14T17:08:51Z">
          <w:pPr>
            <w:pStyle w:val="41"/>
            <w:numPr>
              <w:ilvl w:val="0"/>
              <w:numId w:val="0"/>
            </w:numPr>
            <w:bidi w:val="0"/>
            <w:ind w:left="0" w:leftChars="0" w:firstLine="0" w:firstLineChars="0"/>
            <w:jc w:val="both"/>
          </w:pPr>
        </w:pPrChange>
      </w:pPr>
      <w:r>
        <w:rPr>
          <w:rFonts w:hint="eastAsia"/>
          <w:sz w:val="21"/>
          <w:szCs w:val="21"/>
          <w:highlight w:val="none"/>
          <w:rPrChange w:id="402" w:author="lg" w:date="2026-01-14T17:08:43Z">
            <w:rPr>
              <w:rFonts w:hint="eastAsia"/>
              <w:highlight w:val="none"/>
            </w:rPr>
          </w:rPrChange>
        </w:rPr>
        <w:t>(d)</w:t>
      </w:r>
      <w:r>
        <w:rPr>
          <w:rFonts w:hint="eastAsia"/>
          <w:sz w:val="21"/>
          <w:szCs w:val="21"/>
          <w:highlight w:val="none"/>
          <w:lang w:val="en-US" w:eastAsia="zh-CN"/>
          <w:rPrChange w:id="403" w:author="lg" w:date="2026-01-14T17:08:43Z">
            <w:rPr>
              <w:rFonts w:hint="eastAsia"/>
              <w:highlight w:val="none"/>
              <w:lang w:val="en-US" w:eastAsia="zh-CN"/>
            </w:rPr>
          </w:rPrChange>
        </w:rPr>
        <w:t xml:space="preserve"> </w:t>
      </w:r>
      <w:r>
        <w:rPr>
          <w:rFonts w:hint="eastAsia"/>
          <w:sz w:val="21"/>
          <w:szCs w:val="21"/>
          <w:highlight w:val="none"/>
          <w:rPrChange w:id="404" w:author="lg" w:date="2026-01-14T17:08:43Z">
            <w:rPr>
              <w:rFonts w:hint="eastAsia"/>
              <w:highlight w:val="none"/>
            </w:rPr>
          </w:rPrChange>
        </w:rPr>
        <w:t xml:space="preserve">Collection </w:t>
      </w:r>
      <w:r>
        <w:rPr>
          <w:rFonts w:hint="eastAsia"/>
          <w:sz w:val="21"/>
          <w:szCs w:val="21"/>
          <w:highlight w:val="none"/>
          <w:lang w:val="en-US" w:eastAsia="zh-CN"/>
          <w:rPrChange w:id="405" w:author="lg" w:date="2026-01-14T17:08:43Z">
            <w:rPr>
              <w:rFonts w:hint="eastAsia"/>
              <w:highlight w:val="none"/>
              <w:lang w:val="en-US" w:eastAsia="zh-CN"/>
            </w:rPr>
          </w:rPrChange>
        </w:rPr>
        <w:t>mechanism</w:t>
      </w:r>
      <w:r>
        <w:rPr>
          <w:rFonts w:hint="eastAsia"/>
          <w:sz w:val="21"/>
          <w:szCs w:val="21"/>
          <w:highlight w:val="none"/>
          <w:rPrChange w:id="406" w:author="lg" w:date="2026-01-14T17:08:43Z">
            <w:rPr>
              <w:rFonts w:hint="eastAsia"/>
              <w:highlight w:val="none"/>
            </w:rPr>
          </w:rPrChange>
        </w:rPr>
        <w:t xml:space="preserve"> reset</w:t>
      </w:r>
    </w:p>
    <w:p w14:paraId="1AE34B9E">
      <w:pPr>
        <w:pStyle w:val="41"/>
        <w:bidi w:val="0"/>
        <w:rPr>
          <w:rFonts w:hint="eastAsia"/>
          <w:sz w:val="21"/>
          <w:szCs w:val="21"/>
          <w:highlight w:val="none"/>
          <w:rPrChange w:id="407" w:author="lg" w:date="2026-01-14T17:08:43Z">
            <w:rPr>
              <w:rFonts w:hint="eastAsia"/>
              <w:highlight w:val="none"/>
            </w:rPr>
          </w:rPrChange>
        </w:rPr>
      </w:pPr>
      <w:r>
        <w:rPr>
          <w:rFonts w:hint="eastAsia"/>
          <w:sz w:val="21"/>
          <w:szCs w:val="21"/>
          <w:highlight w:val="none"/>
          <w:rPrChange w:id="408" w:author="lg" w:date="2026-01-14T17:08:43Z">
            <w:rPr>
              <w:rFonts w:hint="eastAsia"/>
              <w:highlight w:val="none"/>
            </w:rPr>
          </w:rPrChange>
        </w:rPr>
        <w:t>图</w:t>
      </w:r>
      <w:r>
        <w:rPr>
          <w:rFonts w:hint="default"/>
          <w:sz w:val="21"/>
          <w:szCs w:val="21"/>
          <w:highlight w:val="none"/>
          <w:rPrChange w:id="409" w:author="lg" w:date="2026-01-14T17:08:43Z">
            <w:rPr>
              <w:rFonts w:hint="default"/>
              <w:highlight w:val="none"/>
            </w:rPr>
          </w:rPrChange>
        </w:rPr>
        <w:t>3</w:t>
      </w:r>
      <w:r>
        <w:rPr>
          <w:rFonts w:hint="eastAsia"/>
          <w:sz w:val="21"/>
          <w:szCs w:val="21"/>
          <w:highlight w:val="none"/>
          <w:rPrChange w:id="410" w:author="lg" w:date="2026-01-14T17:08:43Z">
            <w:rPr>
              <w:rFonts w:hint="eastAsia"/>
              <w:highlight w:val="none"/>
            </w:rPr>
          </w:rPrChange>
        </w:rPr>
        <w:t xml:space="preserve"> 末端执行器作业过程示意图 </w:t>
      </w:r>
    </w:p>
    <w:p w14:paraId="7EB9644A">
      <w:pPr>
        <w:pStyle w:val="41"/>
        <w:bidi w:val="0"/>
        <w:spacing w:after="157" w:afterLines="50"/>
        <w:rPr>
          <w:rFonts w:hint="eastAsia"/>
          <w:b w:val="0"/>
          <w:bCs w:val="0"/>
          <w:sz w:val="21"/>
          <w:szCs w:val="21"/>
          <w:highlight w:val="none"/>
          <w:rPrChange w:id="412" w:author="lg" w:date="2026-01-14T17:08:43Z">
            <w:rPr>
              <w:rFonts w:hint="eastAsia"/>
              <w:b w:val="0"/>
              <w:bCs w:val="0"/>
              <w:highlight w:val="none"/>
            </w:rPr>
          </w:rPrChange>
        </w:rPr>
        <w:pPrChange w:id="411" w:author="lg" w:date="2026-01-14T15:37:50Z">
          <w:pPr>
            <w:pStyle w:val="41"/>
            <w:bidi w:val="0"/>
          </w:pPr>
        </w:pPrChange>
      </w:pPr>
      <w:r>
        <w:rPr>
          <w:rFonts w:hint="eastAsia"/>
          <w:b w:val="0"/>
          <w:bCs w:val="0"/>
          <w:sz w:val="21"/>
          <w:szCs w:val="21"/>
          <w:highlight w:val="none"/>
          <w:rPrChange w:id="413" w:author="lg" w:date="2026-01-14T17:08:43Z">
            <w:rPr>
              <w:rFonts w:hint="eastAsia"/>
              <w:b w:val="0"/>
              <w:bCs w:val="0"/>
              <w:highlight w:val="none"/>
            </w:rPr>
          </w:rPrChange>
        </w:rPr>
        <w:t>FIG.3 Schematic diagram of the end</w:t>
      </w:r>
      <w:r>
        <w:rPr>
          <w:rFonts w:hint="eastAsia"/>
          <w:b w:val="0"/>
          <w:bCs w:val="0"/>
          <w:sz w:val="21"/>
          <w:szCs w:val="21"/>
          <w:highlight w:val="none"/>
          <w:lang w:val="en-US" w:eastAsia="zh-CN"/>
          <w:rPrChange w:id="414" w:author="lg" w:date="2026-01-14T17:08:43Z">
            <w:rPr>
              <w:rFonts w:hint="eastAsia"/>
              <w:b w:val="0"/>
              <w:bCs w:val="0"/>
              <w:highlight w:val="none"/>
              <w:lang w:val="en-US" w:eastAsia="zh-CN"/>
            </w:rPr>
          </w:rPrChange>
        </w:rPr>
        <w:t>-</w:t>
      </w:r>
      <w:r>
        <w:rPr>
          <w:rFonts w:hint="eastAsia"/>
          <w:b w:val="0"/>
          <w:bCs w:val="0"/>
          <w:sz w:val="21"/>
          <w:szCs w:val="21"/>
          <w:highlight w:val="none"/>
          <w:rPrChange w:id="415" w:author="lg" w:date="2026-01-14T17:08:43Z">
            <w:rPr>
              <w:rFonts w:hint="eastAsia"/>
              <w:b w:val="0"/>
              <w:bCs w:val="0"/>
              <w:highlight w:val="none"/>
            </w:rPr>
          </w:rPrChange>
        </w:rPr>
        <w:t>effector operation process</w:t>
      </w:r>
    </w:p>
    <w:p w14:paraId="42B9D5E4">
      <w:pPr>
        <w:spacing w:before="0" w:beforeLines="0" w:after="0" w:afterLines="0"/>
        <w:rPr>
          <w:rFonts w:ascii="Times New Roman" w:hAnsi="Times New Roman" w:eastAsia="黑体"/>
          <w:color w:val="000000"/>
          <w:kern w:val="0"/>
          <w:sz w:val="21"/>
          <w:szCs w:val="21"/>
          <w:highlight w:val="none"/>
          <w:rPrChange w:id="417" w:author="lg" w:date="2026-01-14T17:24:29Z">
            <w:rPr>
              <w:rFonts w:ascii="Times New Roman" w:hAnsi="Times New Roman" w:eastAsia="黑体"/>
              <w:color w:val="000000"/>
              <w:kern w:val="0"/>
              <w:sz w:val="22"/>
              <w:szCs w:val="22"/>
              <w:highlight w:val="none"/>
            </w:rPr>
          </w:rPrChange>
        </w:rPr>
        <w:pPrChange w:id="416" w:author="lg" w:date="2026-01-14T15:33:24Z">
          <w:pPr>
            <w:spacing w:before="156" w:beforeLines="50" w:after="156" w:afterLines="50"/>
          </w:pPr>
        </w:pPrChange>
      </w:pPr>
      <w:r>
        <w:rPr>
          <w:rFonts w:hint="eastAsia" w:ascii="Times New Roman" w:hAnsi="Times New Roman" w:eastAsia="黑体"/>
          <w:color w:val="000000"/>
          <w:kern w:val="0"/>
          <w:sz w:val="21"/>
          <w:szCs w:val="21"/>
          <w:highlight w:val="none"/>
        </w:rPr>
        <w:t>2.2</w:t>
      </w:r>
      <w:del w:id="418" w:author="lg" w:date="2026-01-14T15:27:46Z">
        <w:r>
          <w:rPr>
            <w:rFonts w:hint="default" w:eastAsia="黑体"/>
            <w:color w:val="000000"/>
            <w:kern w:val="0"/>
            <w:sz w:val="21"/>
            <w:szCs w:val="21"/>
            <w:highlight w:val="none"/>
            <w:lang w:val="en-US" w:eastAsia="zh-CN"/>
          </w:rPr>
          <w:tab/>
        </w:r>
      </w:del>
      <w:ins w:id="419" w:author="lg" w:date="2026-01-14T15:27:46Z">
        <w:r>
          <w:rPr>
            <w:rFonts w:hint="eastAsia" w:eastAsia="黑体"/>
            <w:color w:val="000000"/>
            <w:kern w:val="0"/>
            <w:sz w:val="21"/>
            <w:szCs w:val="21"/>
            <w:highlight w:val="none"/>
            <w:lang w:val="en-US" w:eastAsia="zh-CN"/>
          </w:rPr>
          <w:t xml:space="preserve"> </w:t>
        </w:r>
      </w:ins>
      <w:ins w:id="420" w:author="lg" w:date="2026-01-14T15:27:47Z">
        <w:r>
          <w:rPr>
            <w:rFonts w:hint="eastAsia" w:eastAsia="黑体"/>
            <w:color w:val="000000"/>
            <w:kern w:val="0"/>
            <w:sz w:val="21"/>
            <w:szCs w:val="21"/>
            <w:highlight w:val="none"/>
            <w:lang w:val="en-US" w:eastAsia="zh-CN"/>
          </w:rPr>
          <w:t xml:space="preserve"> </w:t>
        </w:r>
      </w:ins>
      <w:r>
        <w:rPr>
          <w:rFonts w:hint="eastAsia" w:ascii="Times New Roman" w:hAnsi="Times New Roman" w:eastAsia="黑体"/>
          <w:color w:val="000000"/>
          <w:kern w:val="0"/>
          <w:sz w:val="21"/>
          <w:szCs w:val="21"/>
          <w:highlight w:val="none"/>
        </w:rPr>
        <w:t>夹剪机构运动学和动力学分析</w:t>
      </w:r>
      <w:r>
        <w:rPr>
          <w:rFonts w:hint="eastAsia" w:ascii="Times New Roman" w:hAnsi="Times New Roman" w:eastAsia="黑体"/>
          <w:color w:val="000000"/>
          <w:kern w:val="0"/>
          <w:sz w:val="21"/>
          <w:szCs w:val="21"/>
          <w:highlight w:val="none"/>
          <w:rPrChange w:id="421" w:author="lg" w:date="2026-01-14T17:24:29Z">
            <w:rPr>
              <w:rFonts w:hint="eastAsia" w:ascii="Times New Roman" w:hAnsi="Times New Roman" w:eastAsia="黑体"/>
              <w:color w:val="000000"/>
              <w:kern w:val="0"/>
              <w:sz w:val="22"/>
              <w:szCs w:val="22"/>
              <w:highlight w:val="none"/>
            </w:rPr>
          </w:rPrChange>
        </w:rPr>
        <w:t xml:space="preserve"> </w:t>
      </w:r>
    </w:p>
    <w:p w14:paraId="28144F84">
      <w:pPr>
        <w:rPr>
          <w:highlight w:val="none"/>
        </w:rPr>
      </w:pPr>
      <w:r>
        <w:rPr>
          <w:rFonts w:hint="eastAsia"/>
          <w:highlight w:val="none"/>
        </w:rPr>
        <w:t>2.2.1</w:t>
      </w:r>
      <w:ins w:id="422" w:author="lg" w:date="2026-01-14T15:27:50Z">
        <w:r>
          <w:rPr>
            <w:rFonts w:hint="eastAsia"/>
            <w:highlight w:val="none"/>
            <w:lang w:val="en-US" w:eastAsia="zh-CN"/>
          </w:rPr>
          <w:t xml:space="preserve"> </w:t>
        </w:r>
      </w:ins>
      <w:r>
        <w:rPr>
          <w:rFonts w:hint="eastAsia"/>
          <w:highlight w:val="none"/>
        </w:rPr>
        <w:t>运动学分析</w:t>
      </w:r>
    </w:p>
    <w:p w14:paraId="67A7E890">
      <w:pPr>
        <w:bidi w:val="0"/>
        <w:ind w:firstLine="420" w:firstLineChars="0"/>
        <w:jc w:val="both"/>
        <w:rPr>
          <w:rFonts w:hint="eastAsia"/>
          <w:highlight w:val="none"/>
          <w:lang w:val="en-US" w:eastAsia="zh-CN"/>
        </w:rPr>
      </w:pPr>
      <w:r>
        <w:rPr>
          <w:rFonts w:hint="eastAsia"/>
          <w:highlight w:val="none"/>
        </w:rPr>
        <w:t>夹剪机构主要由动刀和静刀组成，它们的刀刃形状为圆弧，围绕一个固定的铰接点相对旋转，实现夹持和剪切</w:t>
      </w:r>
      <w:r>
        <w:rPr>
          <w:rFonts w:hint="eastAsia"/>
          <w:highlight w:val="none"/>
          <w:lang w:eastAsia="zh-CN"/>
        </w:rPr>
        <w:t>。</w:t>
      </w:r>
      <w:r>
        <w:rPr>
          <w:rFonts w:hint="eastAsia"/>
          <w:highlight w:val="none"/>
          <w:lang w:val="en-US" w:eastAsia="zh-CN"/>
        </w:rPr>
        <w:t>对主动齿轮施加顺时针方向的扭矩</w:t>
      </w:r>
      <w:r>
        <w:rPr>
          <w:rFonts w:hint="eastAsia"/>
          <w:i/>
          <w:iCs/>
          <w:highlight w:val="none"/>
          <w:lang w:val="en-US" w:eastAsia="zh-CN"/>
        </w:rPr>
        <w:t>M</w:t>
      </w:r>
      <w:r>
        <w:rPr>
          <w:rFonts w:hint="eastAsia"/>
          <w:highlight w:val="none"/>
          <w:lang w:val="en-US" w:eastAsia="zh-CN"/>
        </w:rPr>
        <w:t>，使夹剪机构张开，反之则闭合，</w:t>
      </w:r>
      <w:r>
        <w:rPr>
          <w:rFonts w:hint="eastAsia"/>
          <w:highlight w:val="none"/>
        </w:rPr>
        <w:t>如图</w:t>
      </w:r>
      <w:r>
        <w:rPr>
          <w:rFonts w:hint="eastAsia"/>
          <w:highlight w:val="none"/>
          <w:lang w:val="en-US" w:eastAsia="zh-CN"/>
        </w:rPr>
        <w:t>4</w:t>
      </w:r>
      <w:r>
        <w:rPr>
          <w:rFonts w:hint="eastAsia"/>
          <w:highlight w:val="none"/>
        </w:rPr>
        <w:t>所示。以铰接点为原点</w:t>
      </w:r>
      <w:r>
        <w:rPr>
          <w:i/>
          <w:iCs/>
          <w:highlight w:val="none"/>
        </w:rPr>
        <w:t>O</w:t>
      </w:r>
      <w:r>
        <w:rPr>
          <w:rFonts w:hint="eastAsia"/>
          <w:highlight w:val="none"/>
        </w:rPr>
        <w:t>建立坐标系，如图</w:t>
      </w:r>
      <w:r>
        <w:rPr>
          <w:rFonts w:hint="eastAsia"/>
          <w:highlight w:val="none"/>
          <w:lang w:val="en-US" w:eastAsia="zh-CN"/>
        </w:rPr>
        <w:t>5</w:t>
      </w:r>
      <w:r>
        <w:rPr>
          <w:rFonts w:hint="eastAsia"/>
          <w:highlight w:val="none"/>
        </w:rPr>
        <w:t>所示，其中</w:t>
      </w:r>
      <w:r>
        <w:rPr>
          <w:i/>
          <w:iCs/>
          <w:highlight w:val="none"/>
        </w:rPr>
        <w:t>A</w:t>
      </w:r>
      <w:r>
        <w:rPr>
          <w:highlight w:val="none"/>
        </w:rPr>
        <w:t>是静刀圆弧中心，</w:t>
      </w:r>
      <w:r>
        <w:rPr>
          <w:rFonts w:hint="eastAsia"/>
          <w:highlight w:val="none"/>
        </w:rPr>
        <w:t>坐标为</w:t>
      </w:r>
      <m:oMath>
        <m:r>
          <m:rPr/>
          <w:rPr>
            <w:rFonts w:hint="default" w:ascii="Cambria Math" w:hAnsi="Cambria Math"/>
            <w:highlight w:val="none"/>
          </w:rPr>
          <m:t>A</m:t>
        </m:r>
        <m:r>
          <m:rPr>
            <m:sty m:val="p"/>
          </m:rPr>
          <w:rPr>
            <w:rFonts w:ascii="Cambria Math" w:hAnsi="Cambria Math"/>
            <w:highlight w:val="none"/>
          </w:rPr>
          <m:t>=</m:t>
        </m:r>
        <m:d>
          <m:dPr>
            <m:ctrlPr>
              <w:rPr>
                <w:rFonts w:ascii="Cambria Math" w:hAnsi="Cambria Math"/>
                <w:highlight w:val="none"/>
              </w:rPr>
            </m:ctrlPr>
          </m:dPr>
          <m:e>
            <m:sSub>
              <m:sSubPr>
                <m:ctrlPr>
                  <w:rPr>
                    <w:rFonts w:ascii="Cambria Math" w:hAnsi="Cambria Math"/>
                    <w:i/>
                    <w:iCs/>
                    <w:highlight w:val="none"/>
                  </w:rPr>
                </m:ctrlPr>
              </m:sSubPr>
              <m:e>
                <m:r>
                  <m:rPr/>
                  <w:rPr>
                    <w:rFonts w:hint="default" w:ascii="Cambria Math" w:hAnsi="Cambria Math"/>
                    <w:highlight w:val="none"/>
                  </w:rPr>
                  <m:t>x</m:t>
                </m:r>
                <m:ctrlPr>
                  <w:rPr>
                    <w:rFonts w:ascii="Cambria Math" w:hAnsi="Cambria Math"/>
                    <w:i/>
                    <w:iCs/>
                    <w:highlight w:val="none"/>
                  </w:rPr>
                </m:ctrlPr>
              </m:e>
              <m:sub>
                <m:r>
                  <m:rPr>
                    <m:sty m:val="p"/>
                  </m:rPr>
                  <w:rPr>
                    <w:rFonts w:hint="default" w:ascii="Cambria Math" w:hAnsi="Cambria Math"/>
                    <w:highlight w:val="none"/>
                    <w:lang w:val="en-US" w:eastAsia="zh-CN"/>
                  </w:rPr>
                  <m:t>A</m:t>
                </m:r>
                <m:ctrlPr>
                  <w:rPr>
                    <w:rFonts w:ascii="Cambria Math" w:hAnsi="Cambria Math"/>
                    <w:i/>
                    <w:iCs/>
                    <w:highlight w:val="none"/>
                  </w:rPr>
                </m:ctrlPr>
              </m:sub>
            </m:sSub>
            <m:r>
              <m:rPr/>
              <w:rPr>
                <w:rFonts w:ascii="Cambria Math" w:hAnsi="Cambria Math"/>
                <w:highlight w:val="none"/>
              </w:rPr>
              <m:t>,</m:t>
            </m:r>
            <m:sSub>
              <m:sSubPr>
                <m:ctrlPr>
                  <w:rPr>
                    <w:rFonts w:ascii="Cambria Math" w:hAnsi="Cambria Math"/>
                    <w:i/>
                    <w:iCs/>
                    <w:highlight w:val="none"/>
                  </w:rPr>
                </m:ctrlPr>
              </m:sSubPr>
              <m:e>
                <m:r>
                  <m:rPr/>
                  <w:rPr>
                    <w:rFonts w:hint="default" w:ascii="Cambria Math" w:hAnsi="Cambria Math"/>
                    <w:highlight w:val="none"/>
                  </w:rPr>
                  <m:t>y</m:t>
                </m:r>
                <m:ctrlPr>
                  <w:rPr>
                    <w:rFonts w:ascii="Cambria Math" w:hAnsi="Cambria Math"/>
                    <w:i/>
                    <w:iCs/>
                    <w:highlight w:val="none"/>
                  </w:rPr>
                </m:ctrlPr>
              </m:e>
              <m:sub>
                <m:r>
                  <m:rPr>
                    <m:sty m:val="p"/>
                  </m:rPr>
                  <w:rPr>
                    <w:rFonts w:hint="default" w:ascii="Cambria Math" w:hAnsi="Cambria Math"/>
                    <w:highlight w:val="none"/>
                    <w:lang w:val="en-US" w:eastAsia="zh-CN"/>
                  </w:rPr>
                  <m:t>A</m:t>
                </m:r>
                <m:ctrlPr>
                  <w:rPr>
                    <w:rFonts w:ascii="Cambria Math" w:hAnsi="Cambria Math"/>
                    <w:i/>
                    <w:iCs/>
                    <w:highlight w:val="none"/>
                  </w:rPr>
                </m:ctrlPr>
              </m:sub>
            </m:sSub>
            <m:ctrlPr>
              <w:rPr>
                <w:rFonts w:ascii="Cambria Math" w:hAnsi="Cambria Math"/>
                <w:highlight w:val="none"/>
              </w:rPr>
            </m:ctrlPr>
          </m:e>
        </m:d>
      </m:oMath>
      <w:r>
        <w:rPr>
          <w:rFonts w:hint="eastAsia"/>
          <w:highlight w:val="none"/>
        </w:rPr>
        <w:t>，</w:t>
      </w:r>
      <m:oMath>
        <m:sSub>
          <m:sSubPr>
            <m:ctrlPr>
              <w:rPr>
                <w:rFonts w:ascii="Cambria Math" w:hAnsi="Cambria Math"/>
                <w:i/>
                <w:color w:val="333333"/>
                <w:kern w:val="0"/>
                <w:szCs w:val="21"/>
                <w:highlight w:val="none"/>
                <w:shd w:val="clear" w:color="auto" w:fill="FFFFFF"/>
              </w:rPr>
            </m:ctrlPr>
          </m:sSubPr>
          <m:e>
            <m:r>
              <m:rPr/>
              <w:rPr>
                <w:rFonts w:hint="default" w:ascii="Cambria Math" w:hAnsi="Cambria Math"/>
                <w:color w:val="333333"/>
                <w:kern w:val="0"/>
                <w:szCs w:val="21"/>
                <w:highlight w:val="none"/>
                <w:shd w:val="clear" w:color="auto" w:fill="FFFFFF"/>
                <w:lang w:val="en-US" w:eastAsia="zh-CN"/>
              </w:rPr>
              <m:t>r</m:t>
            </m:r>
            <m:ctrlPr>
              <w:rPr>
                <w:rFonts w:ascii="Cambria Math" w:hAnsi="Cambria Math"/>
                <w:i/>
                <w:color w:val="333333"/>
                <w:kern w:val="0"/>
                <w:szCs w:val="21"/>
                <w:highlight w:val="none"/>
                <w:shd w:val="clear" w:color="auto" w:fill="FFFFFF"/>
              </w:rPr>
            </m:ctrlPr>
          </m:e>
          <m:sub>
            <m:r>
              <m:rPr>
                <m:sty m:val="p"/>
              </m:rPr>
              <w:rPr>
                <w:rFonts w:hint="default" w:ascii="Cambria Math" w:hAnsi="Cambria Math"/>
                <w:color w:val="333333"/>
                <w:kern w:val="0"/>
                <w:szCs w:val="21"/>
                <w:highlight w:val="none"/>
                <w:shd w:val="clear" w:color="auto" w:fill="FFFFFF"/>
                <w:lang w:val="en-US" w:eastAsia="zh-CN"/>
              </w:rPr>
              <m:t>A</m:t>
            </m:r>
            <m:ctrlPr>
              <w:rPr>
                <w:rFonts w:ascii="Cambria Math" w:hAnsi="Cambria Math"/>
                <w:i/>
                <w:color w:val="333333"/>
                <w:kern w:val="0"/>
                <w:szCs w:val="21"/>
                <w:highlight w:val="none"/>
                <w:shd w:val="clear" w:color="auto" w:fill="FFFFFF"/>
              </w:rPr>
            </m:ctrlPr>
          </m:sub>
        </m:sSub>
      </m:oMath>
      <w:r>
        <w:rPr>
          <w:highlight w:val="none"/>
        </w:rPr>
        <w:t>是其半径</w:t>
      </w:r>
      <w:r>
        <w:rPr>
          <w:rFonts w:hint="eastAsia"/>
          <w:highlight w:val="none"/>
          <w:lang w:eastAsia="zh-CN"/>
        </w:rPr>
        <w:t>；</w:t>
      </w:r>
      <w:r>
        <w:rPr>
          <w:i/>
          <w:iCs/>
          <w:highlight w:val="none"/>
        </w:rPr>
        <w:t>B</w:t>
      </w:r>
      <w:r>
        <w:rPr>
          <w:highlight w:val="none"/>
        </w:rPr>
        <w:t>是动刀圆弧中心，</w:t>
      </w:r>
      <w:r>
        <w:rPr>
          <w:rFonts w:hint="eastAsia"/>
          <w:highlight w:val="none"/>
        </w:rPr>
        <w:t>坐标为</w:t>
      </w:r>
      <m:oMath>
        <m:r>
          <m:rPr/>
          <w:rPr>
            <w:rFonts w:hint="default" w:ascii="Cambria Math" w:hAnsi="Cambria Math"/>
            <w:highlight w:val="none"/>
          </w:rPr>
          <m:t>B</m:t>
        </m:r>
        <m:r>
          <m:rPr>
            <m:sty m:val="p"/>
          </m:rPr>
          <w:rPr>
            <w:rFonts w:ascii="Cambria Math" w:hAnsi="Cambria Math"/>
            <w:highlight w:val="none"/>
          </w:rPr>
          <m:t>=</m:t>
        </m:r>
        <m:d>
          <m:dPr>
            <m:ctrlPr>
              <w:rPr>
                <w:rFonts w:ascii="Cambria Math" w:hAnsi="Cambria Math"/>
                <w:highlight w:val="none"/>
              </w:rPr>
            </m:ctrlPr>
          </m:dPr>
          <m:e>
            <m:sSub>
              <m:sSubPr>
                <m:ctrlPr>
                  <w:rPr>
                    <w:rFonts w:ascii="Cambria Math" w:hAnsi="Cambria Math"/>
                    <w:i/>
                    <w:iCs/>
                    <w:highlight w:val="none"/>
                  </w:rPr>
                </m:ctrlPr>
              </m:sSubPr>
              <m:e>
                <m:r>
                  <m:rPr/>
                  <w:rPr>
                    <w:rFonts w:hint="default" w:ascii="Cambria Math" w:hAnsi="Cambria Math"/>
                    <w:highlight w:val="none"/>
                  </w:rPr>
                  <m:t>x</m:t>
                </m:r>
                <m:ctrlPr>
                  <w:rPr>
                    <w:rFonts w:ascii="Cambria Math" w:hAnsi="Cambria Math"/>
                    <w:i/>
                    <w:iCs/>
                    <w:highlight w:val="none"/>
                  </w:rPr>
                </m:ctrlPr>
              </m:e>
              <m:sub>
                <m:r>
                  <m:rPr>
                    <m:sty m:val="p"/>
                  </m:rPr>
                  <w:rPr>
                    <w:rFonts w:hint="default" w:ascii="Cambria Math" w:hAnsi="Cambria Math"/>
                    <w:highlight w:val="none"/>
                    <w:lang w:val="en-US" w:eastAsia="zh-CN"/>
                  </w:rPr>
                  <m:t>B</m:t>
                </m:r>
                <m:ctrlPr>
                  <w:rPr>
                    <w:rFonts w:ascii="Cambria Math" w:hAnsi="Cambria Math"/>
                    <w:i/>
                    <w:iCs/>
                    <w:highlight w:val="none"/>
                  </w:rPr>
                </m:ctrlPr>
              </m:sub>
            </m:sSub>
            <m:r>
              <m:rPr/>
              <w:rPr>
                <w:rFonts w:ascii="Cambria Math" w:hAnsi="Cambria Math"/>
                <w:highlight w:val="none"/>
              </w:rPr>
              <m:t>,</m:t>
            </m:r>
            <m:sSub>
              <m:sSubPr>
                <m:ctrlPr>
                  <w:rPr>
                    <w:rFonts w:ascii="Cambria Math" w:hAnsi="Cambria Math"/>
                    <w:i/>
                    <w:iCs/>
                    <w:highlight w:val="none"/>
                  </w:rPr>
                </m:ctrlPr>
              </m:sSubPr>
              <m:e>
                <m:r>
                  <m:rPr/>
                  <w:rPr>
                    <w:rFonts w:hint="default" w:ascii="Cambria Math" w:hAnsi="Cambria Math"/>
                    <w:highlight w:val="none"/>
                  </w:rPr>
                  <m:t>y</m:t>
                </m:r>
                <m:ctrlPr>
                  <w:rPr>
                    <w:rFonts w:ascii="Cambria Math" w:hAnsi="Cambria Math"/>
                    <w:i/>
                    <w:iCs/>
                    <w:highlight w:val="none"/>
                  </w:rPr>
                </m:ctrlPr>
              </m:e>
              <m:sub>
                <m:r>
                  <m:rPr>
                    <m:sty m:val="p"/>
                  </m:rPr>
                  <w:rPr>
                    <w:rFonts w:hint="default" w:ascii="Cambria Math" w:hAnsi="Cambria Math"/>
                    <w:highlight w:val="none"/>
                    <w:lang w:val="en-US" w:eastAsia="zh-CN"/>
                  </w:rPr>
                  <m:t>B</m:t>
                </m:r>
                <m:ctrlPr>
                  <w:rPr>
                    <w:rFonts w:ascii="Cambria Math" w:hAnsi="Cambria Math"/>
                    <w:i/>
                    <w:iCs/>
                    <w:highlight w:val="none"/>
                  </w:rPr>
                </m:ctrlPr>
              </m:sub>
            </m:sSub>
            <m:ctrlPr>
              <w:rPr>
                <w:rFonts w:ascii="Cambria Math" w:hAnsi="Cambria Math"/>
                <w:highlight w:val="none"/>
              </w:rPr>
            </m:ctrlPr>
          </m:e>
        </m:d>
      </m:oMath>
      <w:r>
        <w:rPr>
          <w:rFonts w:hint="eastAsia"/>
          <w:highlight w:val="none"/>
        </w:rPr>
        <w:t>，</w:t>
      </w:r>
      <m:oMath>
        <m:sSub>
          <m:sSubPr>
            <m:ctrlPr>
              <w:rPr>
                <w:rFonts w:ascii="Cambria Math" w:hAnsi="Cambria Math"/>
                <w:i/>
                <w:color w:val="333333"/>
                <w:kern w:val="0"/>
                <w:szCs w:val="21"/>
                <w:highlight w:val="none"/>
                <w:shd w:val="clear" w:color="auto" w:fill="FFFFFF"/>
              </w:rPr>
            </m:ctrlPr>
          </m:sSubPr>
          <m:e>
            <m:r>
              <m:rPr/>
              <w:rPr>
                <w:rFonts w:hint="default" w:ascii="Cambria Math" w:hAnsi="Cambria Math"/>
                <w:color w:val="333333"/>
                <w:kern w:val="0"/>
                <w:szCs w:val="21"/>
                <w:highlight w:val="none"/>
                <w:shd w:val="clear" w:color="auto" w:fill="FFFFFF"/>
                <w:lang w:val="en-US" w:eastAsia="zh-CN"/>
              </w:rPr>
              <m:t>r</m:t>
            </m:r>
            <m:ctrlPr>
              <w:rPr>
                <w:rFonts w:ascii="Cambria Math" w:hAnsi="Cambria Math"/>
                <w:i/>
                <w:color w:val="333333"/>
                <w:kern w:val="0"/>
                <w:szCs w:val="21"/>
                <w:highlight w:val="none"/>
                <w:shd w:val="clear" w:color="auto" w:fill="FFFFFF"/>
              </w:rPr>
            </m:ctrlPr>
          </m:e>
          <m:sub>
            <m:r>
              <m:rPr>
                <m:sty m:val="p"/>
              </m:rPr>
              <w:rPr>
                <w:rFonts w:hint="default" w:ascii="Cambria Math" w:hAnsi="Cambria Math"/>
                <w:color w:val="333333"/>
                <w:kern w:val="0"/>
                <w:szCs w:val="21"/>
                <w:highlight w:val="none"/>
                <w:shd w:val="clear" w:color="auto" w:fill="FFFFFF"/>
                <w:lang w:val="en-US" w:eastAsia="zh-CN"/>
              </w:rPr>
              <m:t>B</m:t>
            </m:r>
            <m:ctrlPr>
              <w:rPr>
                <w:rFonts w:ascii="Cambria Math" w:hAnsi="Cambria Math"/>
                <w:i/>
                <w:color w:val="333333"/>
                <w:kern w:val="0"/>
                <w:szCs w:val="21"/>
                <w:highlight w:val="none"/>
                <w:shd w:val="clear" w:color="auto" w:fill="FFFFFF"/>
              </w:rPr>
            </m:ctrlPr>
          </m:sub>
        </m:sSub>
      </m:oMath>
      <w:r>
        <w:rPr>
          <w:rFonts w:hint="eastAsia"/>
          <w:highlight w:val="none"/>
        </w:rPr>
        <w:t>是其半径</w:t>
      </w:r>
      <w:r>
        <w:rPr>
          <w:highlight w:val="none"/>
        </w:rPr>
        <w:t>；</w:t>
      </w:r>
      <m:oMath>
        <m:sSub>
          <m:sSubPr>
            <m:ctrlPr>
              <w:rPr>
                <w:rFonts w:ascii="Cambria Math" w:hAnsi="Cambria Math"/>
                <w:i/>
                <w:color w:val="333333"/>
                <w:kern w:val="0"/>
                <w:szCs w:val="21"/>
                <w:highlight w:val="none"/>
                <w:shd w:val="clear" w:color="auto" w:fill="FFFFFF"/>
              </w:rPr>
            </m:ctrlPr>
          </m:sSubPr>
          <m:e>
            <m:r>
              <m:rPr/>
              <w:rPr>
                <w:rFonts w:hint="default" w:ascii="Cambria Math" w:hAnsi="Cambria Math"/>
                <w:color w:val="333333"/>
                <w:kern w:val="0"/>
                <w:szCs w:val="21"/>
                <w:highlight w:val="none"/>
                <w:shd w:val="clear" w:color="auto" w:fill="FFFFFF"/>
                <w:lang w:val="en-US" w:eastAsia="zh-CN"/>
              </w:rPr>
              <m:t>r</m:t>
            </m:r>
            <m:ctrlPr>
              <w:rPr>
                <w:rFonts w:ascii="Cambria Math" w:hAnsi="Cambria Math"/>
                <w:i/>
                <w:color w:val="333333"/>
                <w:kern w:val="0"/>
                <w:szCs w:val="21"/>
                <w:highlight w:val="none"/>
                <w:shd w:val="clear" w:color="auto" w:fill="FFFFFF"/>
              </w:rPr>
            </m:ctrlPr>
          </m:e>
          <m:sub>
            <m:r>
              <m:rPr>
                <m:sty m:val="p"/>
              </m:rPr>
              <w:rPr>
                <w:rFonts w:hint="default" w:ascii="Cambria Math" w:hAnsi="Cambria Math"/>
                <w:color w:val="333333"/>
                <w:kern w:val="0"/>
                <w:szCs w:val="21"/>
                <w:highlight w:val="none"/>
                <w:shd w:val="clear" w:color="auto" w:fill="FFFFFF"/>
                <w:lang w:val="en-US" w:eastAsia="zh-CN"/>
              </w:rPr>
              <m:t>O</m:t>
            </m:r>
            <m:ctrlPr>
              <w:rPr>
                <w:rFonts w:ascii="Cambria Math" w:hAnsi="Cambria Math"/>
                <w:i/>
                <w:color w:val="333333"/>
                <w:kern w:val="0"/>
                <w:szCs w:val="21"/>
                <w:highlight w:val="none"/>
                <w:shd w:val="clear" w:color="auto" w:fill="FFFFFF"/>
              </w:rPr>
            </m:ctrlPr>
          </m:sub>
        </m:sSub>
      </m:oMath>
      <w:r>
        <w:rPr>
          <w:rFonts w:hint="eastAsia"/>
          <w:highlight w:val="none"/>
        </w:rPr>
        <w:t>是动刀圆弧的旋转半径</w:t>
      </w:r>
      <w:r>
        <w:rPr>
          <w:rFonts w:hint="eastAsia"/>
          <w:highlight w:val="none"/>
          <w:lang w:eastAsia="zh-CN"/>
        </w:rPr>
        <w:t>；</w:t>
      </w:r>
      <w:r>
        <w:rPr>
          <w:rFonts w:hint="eastAsia"/>
          <w:i/>
          <w:iCs/>
          <w:highlight w:val="none"/>
        </w:rPr>
        <w:t>D</w:t>
      </w:r>
      <w:r>
        <w:rPr>
          <w:rFonts w:hint="eastAsia"/>
          <w:highlight w:val="none"/>
        </w:rPr>
        <w:t>、</w:t>
      </w:r>
      <w:r>
        <w:rPr>
          <w:rFonts w:hint="eastAsia"/>
          <w:i/>
          <w:iCs/>
          <w:highlight w:val="none"/>
        </w:rPr>
        <w:t>E</w:t>
      </w:r>
      <w:r>
        <w:rPr>
          <w:rFonts w:hint="eastAsia"/>
          <w:highlight w:val="none"/>
        </w:rPr>
        <w:t>分别是动刀和静刀圆弧的两个交点</w:t>
      </w:r>
      <w:r>
        <w:rPr>
          <w:rFonts w:hint="eastAsia"/>
          <w:highlight w:val="none"/>
          <w:lang w:eastAsia="zh-CN"/>
        </w:rPr>
        <w:t>；</w:t>
      </w:r>
      <m:oMath>
        <m:sSub>
          <m:sSubPr>
            <m:ctrlPr>
              <w:rPr>
                <w:rFonts w:ascii="Cambria Math" w:hAnsi="Cambria Math"/>
                <w:i/>
                <w:color w:val="333333"/>
                <w:kern w:val="0"/>
                <w:szCs w:val="21"/>
                <w:highlight w:val="none"/>
                <w:shd w:val="clear" w:color="auto" w:fill="FFFFFF"/>
              </w:rPr>
            </m:ctrlPr>
          </m:sSubPr>
          <m:e>
            <m:r>
              <m:rPr/>
              <w:rPr>
                <w:rFonts w:ascii="Cambria Math" w:hAnsi="Cambria Math"/>
                <w:color w:val="333333"/>
                <w:kern w:val="0"/>
                <w:szCs w:val="21"/>
                <w:highlight w:val="none"/>
                <w:shd w:val="clear" w:color="auto" w:fill="FFFFFF"/>
              </w:rPr>
              <m:t>α</m:t>
            </m:r>
            <m:ctrlPr>
              <w:rPr>
                <w:rFonts w:ascii="Cambria Math" w:hAnsi="Cambria Math"/>
                <w:i/>
                <w:color w:val="333333"/>
                <w:kern w:val="0"/>
                <w:szCs w:val="21"/>
                <w:highlight w:val="none"/>
                <w:shd w:val="clear" w:color="auto" w:fill="FFFFFF"/>
              </w:rPr>
            </m:ctrlPr>
          </m:e>
          <m:sub>
            <m:r>
              <m:rPr/>
              <w:rPr>
                <w:rFonts w:hint="default" w:ascii="Cambria Math" w:hAnsi="Cambria Math"/>
                <w:color w:val="333333"/>
                <w:kern w:val="0"/>
                <w:szCs w:val="21"/>
                <w:highlight w:val="none"/>
                <w:shd w:val="clear" w:color="auto" w:fill="FFFFFF"/>
                <w:lang w:val="en-US" w:eastAsia="zh-CN"/>
              </w:rPr>
              <m:t>0</m:t>
            </m:r>
            <m:ctrlPr>
              <w:rPr>
                <w:rFonts w:ascii="Cambria Math" w:hAnsi="Cambria Math"/>
                <w:i/>
                <w:color w:val="333333"/>
                <w:kern w:val="0"/>
                <w:szCs w:val="21"/>
                <w:highlight w:val="none"/>
                <w:shd w:val="clear" w:color="auto" w:fill="FFFFFF"/>
              </w:rPr>
            </m:ctrlPr>
          </m:sub>
        </m:sSub>
      </m:oMath>
      <w:r>
        <w:rPr>
          <w:rFonts w:hint="eastAsia"/>
          <w:highlight w:val="none"/>
        </w:rPr>
        <w:t>是主动轮齿和不完全齿轮刚啮合时</w:t>
      </w:r>
      <w:r>
        <w:rPr>
          <w:rFonts w:hint="eastAsia"/>
          <w:highlight w:val="none"/>
          <w:lang w:val="en-US" w:eastAsia="zh-CN"/>
        </w:rPr>
        <w:t>动圆圆心和坐标原点</w:t>
      </w:r>
      <w:r>
        <w:rPr>
          <w:i/>
          <w:iCs/>
          <w:highlight w:val="none"/>
        </w:rPr>
        <w:t>O</w:t>
      </w:r>
      <w:r>
        <w:rPr>
          <w:rFonts w:hint="eastAsia"/>
          <w:highlight w:val="none"/>
          <w:lang w:val="en-US" w:eastAsia="zh-CN"/>
        </w:rPr>
        <w:t>连线与</w:t>
      </w:r>
      <w:r>
        <w:rPr>
          <w:rFonts w:hint="eastAsia"/>
          <w:i/>
          <w:iCs/>
          <w:highlight w:val="none"/>
          <w:lang w:val="en-US" w:eastAsia="zh-CN"/>
        </w:rPr>
        <w:t>x</w:t>
      </w:r>
      <w:r>
        <w:rPr>
          <w:rFonts w:hint="eastAsia"/>
          <w:highlight w:val="none"/>
          <w:lang w:val="en-US" w:eastAsia="zh-CN"/>
        </w:rPr>
        <w:t>轴</w:t>
      </w:r>
      <w:r>
        <w:rPr>
          <w:rFonts w:hint="eastAsia"/>
          <w:highlight w:val="none"/>
        </w:rPr>
        <w:t>所成的夹角</w:t>
      </w:r>
      <w:r>
        <w:rPr>
          <w:rFonts w:hint="eastAsia"/>
          <w:highlight w:val="none"/>
          <w:lang w:eastAsia="zh-CN"/>
        </w:rPr>
        <w:t>，</w:t>
      </w:r>
      <m:oMath>
        <m:sSub>
          <m:sSubPr>
            <m:ctrlPr>
              <w:rPr>
                <w:rFonts w:ascii="Cambria Math" w:hAnsi="Cambria Math"/>
                <w:i/>
                <w:iCs w:val="0"/>
                <w:color w:val="333333"/>
                <w:kern w:val="0"/>
                <w:szCs w:val="21"/>
                <w:highlight w:val="none"/>
                <w:shd w:val="clear" w:color="auto" w:fill="FFFFFF"/>
              </w:rPr>
            </m:ctrlPr>
          </m:sSubPr>
          <m:e>
            <m:r>
              <m:rPr/>
              <w:rPr>
                <w:rFonts w:hint="default" w:ascii="Cambria Math" w:hAnsi="Cambria Math"/>
                <w:color w:val="333333"/>
                <w:kern w:val="0"/>
                <w:szCs w:val="21"/>
                <w:highlight w:val="none"/>
                <w:shd w:val="clear" w:color="auto" w:fill="FFFFFF"/>
              </w:rPr>
              <m:t>α</m:t>
            </m:r>
            <m:ctrlPr>
              <w:rPr>
                <w:rFonts w:ascii="Cambria Math" w:hAnsi="Cambria Math"/>
                <w:i/>
                <w:iCs w:val="0"/>
                <w:color w:val="333333"/>
                <w:kern w:val="0"/>
                <w:szCs w:val="21"/>
                <w:highlight w:val="none"/>
                <w:shd w:val="clear" w:color="auto" w:fill="FFFFFF"/>
              </w:rPr>
            </m:ctrlPr>
          </m:e>
          <m:sub>
            <m:r>
              <m:rPr/>
              <w:rPr>
                <w:rFonts w:hint="default" w:ascii="Cambria Math" w:hAnsi="Cambria Math"/>
                <w:color w:val="333333"/>
                <w:kern w:val="0"/>
                <w:szCs w:val="21"/>
                <w:highlight w:val="none"/>
                <w:shd w:val="clear" w:color="auto" w:fill="FFFFFF"/>
                <w:lang w:val="en-US" w:eastAsia="zh-CN"/>
              </w:rPr>
              <m:t>1</m:t>
            </m:r>
            <m:ctrlPr>
              <w:rPr>
                <w:rFonts w:ascii="Cambria Math" w:hAnsi="Cambria Math"/>
                <w:i/>
                <w:iCs w:val="0"/>
                <w:color w:val="333333"/>
                <w:kern w:val="0"/>
                <w:szCs w:val="21"/>
                <w:highlight w:val="none"/>
                <w:shd w:val="clear" w:color="auto" w:fill="FFFFFF"/>
              </w:rPr>
            </m:ctrlPr>
          </m:sub>
        </m:sSub>
      </m:oMath>
      <w:r>
        <w:rPr>
          <w:rFonts w:hint="eastAsia"/>
          <w:highlight w:val="none"/>
        </w:rPr>
        <w:t>是</w:t>
      </w:r>
      <w:r>
        <w:rPr>
          <w:rFonts w:hint="eastAsia"/>
          <w:highlight w:val="none"/>
          <w:lang w:val="en-US" w:eastAsia="zh-CN"/>
        </w:rPr>
        <w:t>两</w:t>
      </w:r>
      <w:r>
        <w:rPr>
          <w:rFonts w:hint="eastAsia"/>
          <w:highlight w:val="none"/>
        </w:rPr>
        <w:t>齿轮脱离啮合时</w:t>
      </w:r>
      <w:r>
        <w:rPr>
          <w:rFonts w:hint="eastAsia"/>
          <w:highlight w:val="none"/>
          <w:lang w:val="en-US" w:eastAsia="zh-CN"/>
        </w:rPr>
        <w:t>动圆圆心和坐标原点</w:t>
      </w:r>
      <w:r>
        <w:rPr>
          <w:i/>
          <w:iCs/>
          <w:highlight w:val="none"/>
        </w:rPr>
        <w:t>O</w:t>
      </w:r>
      <w:r>
        <w:rPr>
          <w:rFonts w:hint="eastAsia"/>
          <w:highlight w:val="none"/>
          <w:lang w:val="en-US" w:eastAsia="zh-CN"/>
        </w:rPr>
        <w:t>连线与</w:t>
      </w:r>
      <w:r>
        <w:rPr>
          <w:rFonts w:hint="default" w:ascii="Times New Roman" w:hAnsi="Times New Roman"/>
          <w:i/>
          <w:iCs/>
          <w:kern w:val="2"/>
          <w:sz w:val="21"/>
          <w:szCs w:val="21"/>
          <w:highlight w:val="none"/>
          <w:lang w:val="en-US" w:eastAsia="zh-CN" w:bidi="ar"/>
          <w:rPrChange w:id="423" w:author="lg" w:date="2026-01-14T17:24:29Z">
            <w:rPr>
              <w:rFonts w:hint="default" w:ascii="Times New Roman" w:hAnsi="Times New Roman"/>
              <w:i/>
              <w:iCs/>
              <w:kern w:val="2"/>
              <w:sz w:val="20"/>
              <w:szCs w:val="21"/>
              <w:highlight w:val="none"/>
              <w:lang w:val="en-US" w:eastAsia="zh-CN" w:bidi="ar"/>
            </w:rPr>
          </w:rPrChange>
        </w:rPr>
        <w:t>x</w:t>
      </w:r>
      <w:r>
        <w:rPr>
          <w:rFonts w:hint="eastAsia"/>
          <w:highlight w:val="none"/>
          <w:lang w:val="en-US" w:eastAsia="zh-CN"/>
        </w:rPr>
        <w:t>轴</w:t>
      </w:r>
      <w:r>
        <w:rPr>
          <w:rFonts w:hint="eastAsia"/>
          <w:highlight w:val="none"/>
        </w:rPr>
        <w:t>所成的夹角</w:t>
      </w:r>
      <w:r>
        <w:rPr>
          <w:rFonts w:hint="eastAsia"/>
          <w:highlight w:val="none"/>
          <w:lang w:eastAsia="zh-CN"/>
        </w:rPr>
        <w:t>；</w:t>
      </w:r>
      <m:oMath>
        <m:sSub>
          <m:sSubPr>
            <m:ctrlPr>
              <w:rPr>
                <w:rFonts w:ascii="Cambria Math" w:hAnsi="Cambria Math"/>
                <w:i/>
                <w:color w:val="333333"/>
                <w:kern w:val="0"/>
                <w:szCs w:val="21"/>
                <w:highlight w:val="none"/>
                <w:shd w:val="clear" w:color="auto" w:fill="FFFFFF"/>
              </w:rPr>
            </m:ctrlPr>
          </m:sSubPr>
          <m:e>
            <m:r>
              <m:rPr/>
              <w:rPr>
                <w:rFonts w:ascii="Cambria Math" w:hAnsi="Cambria Math"/>
                <w:color w:val="333333"/>
                <w:kern w:val="0"/>
                <w:szCs w:val="21"/>
                <w:highlight w:val="none"/>
                <w:shd w:val="clear" w:color="auto" w:fill="FFFFFF"/>
              </w:rPr>
              <m:t>θ</m:t>
            </m:r>
            <m:ctrlPr>
              <w:rPr>
                <w:rFonts w:ascii="Cambria Math" w:hAnsi="Cambria Math"/>
                <w:i/>
                <w:color w:val="333333"/>
                <w:kern w:val="0"/>
                <w:szCs w:val="21"/>
                <w:highlight w:val="none"/>
                <w:shd w:val="clear" w:color="auto" w:fill="FFFFFF"/>
              </w:rPr>
            </m:ctrlPr>
          </m:e>
          <m:sub>
            <m:r>
              <m:rPr>
                <m:sty m:val="p"/>
              </m:rPr>
              <w:rPr>
                <w:rFonts w:hint="default" w:ascii="Cambria Math" w:hAnsi="Cambria Math"/>
                <w:color w:val="333333"/>
                <w:kern w:val="0"/>
                <w:szCs w:val="21"/>
                <w:highlight w:val="none"/>
                <w:shd w:val="clear" w:color="auto" w:fill="FFFFFF"/>
                <w:lang w:val="en-US" w:eastAsia="zh-CN"/>
              </w:rPr>
              <m:t>A</m:t>
            </m:r>
            <m:ctrlPr>
              <w:rPr>
                <w:rFonts w:ascii="Cambria Math" w:hAnsi="Cambria Math"/>
                <w:i/>
                <w:color w:val="333333"/>
                <w:kern w:val="0"/>
                <w:szCs w:val="21"/>
                <w:highlight w:val="none"/>
                <w:shd w:val="clear" w:color="auto" w:fill="FFFFFF"/>
              </w:rPr>
            </m:ctrlPr>
          </m:sub>
        </m:sSub>
      </m:oMath>
      <w:r>
        <w:rPr>
          <w:rFonts w:hint="eastAsia"/>
          <w:highlight w:val="none"/>
          <w:lang w:val="en-US" w:eastAsia="zh-CN"/>
        </w:rPr>
        <w:t>是</w:t>
      </w:r>
      <w:r>
        <w:rPr>
          <w:rFonts w:hint="default" w:ascii="Times New Roman" w:hAnsi="Times New Roman" w:cs="Times New Roman"/>
          <w:i/>
          <w:iCs/>
          <w:highlight w:val="none"/>
          <w:lang w:val="en-US" w:eastAsia="zh-CN"/>
        </w:rPr>
        <w:t>E</w:t>
      </w:r>
      <w:r>
        <w:rPr>
          <w:rFonts w:hint="eastAsia"/>
          <w:highlight w:val="none"/>
          <w:lang w:val="en-US" w:eastAsia="zh-CN"/>
        </w:rPr>
        <w:t>点和</w:t>
      </w:r>
      <w:r>
        <w:rPr>
          <w:rFonts w:hint="default" w:ascii="Times New Roman" w:hAnsi="Times New Roman" w:cs="Times New Roman"/>
          <w:i/>
          <w:iCs/>
          <w:highlight w:val="none"/>
          <w:lang w:val="en-US" w:eastAsia="zh-CN"/>
        </w:rPr>
        <w:t>A</w:t>
      </w:r>
      <w:r>
        <w:rPr>
          <w:rFonts w:hint="eastAsia"/>
          <w:highlight w:val="none"/>
          <w:lang w:val="en-US" w:eastAsia="zh-CN"/>
        </w:rPr>
        <w:t>点连线与</w:t>
      </w:r>
      <w:r>
        <w:rPr>
          <w:rFonts w:hint="default" w:ascii="Times New Roman" w:hAnsi="Times New Roman" w:cs="Times New Roman"/>
          <w:i/>
          <w:iCs/>
          <w:highlight w:val="none"/>
          <w:lang w:val="en-US" w:eastAsia="zh-CN"/>
        </w:rPr>
        <w:t>x</w:t>
      </w:r>
      <w:r>
        <w:rPr>
          <w:rFonts w:hint="eastAsia"/>
          <w:highlight w:val="none"/>
          <w:lang w:val="en-US" w:eastAsia="zh-CN"/>
        </w:rPr>
        <w:t>轴的夹角，</w:t>
      </w:r>
      <m:oMath>
        <m:sSub>
          <m:sSubPr>
            <m:ctrlPr>
              <w:rPr>
                <w:rFonts w:ascii="Cambria Math" w:hAnsi="Cambria Math"/>
                <w:i/>
                <w:color w:val="333333"/>
                <w:kern w:val="0"/>
                <w:szCs w:val="21"/>
                <w:highlight w:val="none"/>
                <w:shd w:val="clear" w:color="auto" w:fill="FFFFFF"/>
              </w:rPr>
            </m:ctrlPr>
          </m:sSubPr>
          <m:e>
            <m:r>
              <m:rPr/>
              <w:rPr>
                <w:rFonts w:ascii="Cambria Math" w:hAnsi="Cambria Math"/>
                <w:color w:val="333333"/>
                <w:kern w:val="0"/>
                <w:szCs w:val="21"/>
                <w:highlight w:val="none"/>
                <w:shd w:val="clear" w:color="auto" w:fill="FFFFFF"/>
              </w:rPr>
              <m:t>θ</m:t>
            </m:r>
            <m:ctrlPr>
              <w:rPr>
                <w:rFonts w:ascii="Cambria Math" w:hAnsi="Cambria Math"/>
                <w:i/>
                <w:color w:val="333333"/>
                <w:kern w:val="0"/>
                <w:szCs w:val="21"/>
                <w:highlight w:val="none"/>
                <w:shd w:val="clear" w:color="auto" w:fill="FFFFFF"/>
              </w:rPr>
            </m:ctrlPr>
          </m:e>
          <m:sub>
            <m:r>
              <m:rPr>
                <m:sty m:val="p"/>
              </m:rPr>
              <w:rPr>
                <w:rFonts w:hint="default" w:ascii="Cambria Math" w:hAnsi="Cambria Math"/>
                <w:color w:val="333333"/>
                <w:kern w:val="0"/>
                <w:szCs w:val="21"/>
                <w:highlight w:val="none"/>
                <w:shd w:val="clear" w:color="auto" w:fill="FFFFFF"/>
                <w:lang w:val="en-US" w:eastAsia="zh-CN"/>
              </w:rPr>
              <m:t>B</m:t>
            </m:r>
            <m:ctrlPr>
              <w:rPr>
                <w:rFonts w:ascii="Cambria Math" w:hAnsi="Cambria Math"/>
                <w:i/>
                <w:color w:val="333333"/>
                <w:kern w:val="0"/>
                <w:szCs w:val="21"/>
                <w:highlight w:val="none"/>
                <w:shd w:val="clear" w:color="auto" w:fill="FFFFFF"/>
              </w:rPr>
            </m:ctrlPr>
          </m:sub>
        </m:sSub>
      </m:oMath>
      <w:r>
        <w:rPr>
          <w:rFonts w:hint="eastAsia"/>
          <w:highlight w:val="none"/>
          <w:lang w:val="en-US" w:eastAsia="zh-CN"/>
        </w:rPr>
        <w:t>是</w:t>
      </w:r>
      <w:r>
        <w:rPr>
          <w:rFonts w:hint="default" w:ascii="Times New Roman" w:hAnsi="Times New Roman" w:cs="Times New Roman"/>
          <w:i/>
          <w:iCs/>
          <w:highlight w:val="none"/>
          <w:lang w:val="en-US" w:eastAsia="zh-CN"/>
        </w:rPr>
        <w:t>E</w:t>
      </w:r>
      <w:r>
        <w:rPr>
          <w:rFonts w:hint="eastAsia"/>
          <w:highlight w:val="none"/>
          <w:lang w:val="en-US" w:eastAsia="zh-CN"/>
        </w:rPr>
        <w:t>点和</w:t>
      </w:r>
      <w:r>
        <w:rPr>
          <w:rFonts w:hint="default" w:ascii="Times New Roman" w:hAnsi="Times New Roman" w:cs="Times New Roman"/>
          <w:i/>
          <w:iCs/>
          <w:highlight w:val="none"/>
          <w:lang w:val="en-US" w:eastAsia="zh-CN"/>
        </w:rPr>
        <w:t>B</w:t>
      </w:r>
      <w:r>
        <w:rPr>
          <w:rFonts w:hint="eastAsia"/>
          <w:highlight w:val="none"/>
          <w:lang w:val="en-US" w:eastAsia="zh-CN"/>
        </w:rPr>
        <w:t>点连线与</w:t>
      </w:r>
      <w:r>
        <w:rPr>
          <w:rFonts w:hint="default" w:ascii="Times New Roman" w:hAnsi="Times New Roman" w:cs="Times New Roman"/>
          <w:i/>
          <w:iCs/>
          <w:highlight w:val="none"/>
          <w:lang w:val="en-US" w:eastAsia="zh-CN"/>
        </w:rPr>
        <w:t>x</w:t>
      </w:r>
      <w:r>
        <w:rPr>
          <w:rFonts w:hint="eastAsia"/>
          <w:highlight w:val="none"/>
          <w:lang w:val="en-US" w:eastAsia="zh-CN"/>
        </w:rPr>
        <w:t>轴的夹角。</w:t>
      </w:r>
    </w:p>
    <w:p w14:paraId="4CDF31FB">
      <w:pPr>
        <w:bidi w:val="0"/>
        <w:ind w:firstLine="420" w:firstLineChars="0"/>
        <w:jc w:val="both"/>
        <w:rPr>
          <w:rFonts w:hint="default"/>
          <w:highlight w:val="none"/>
          <w:lang w:val="en-US" w:eastAsia="zh-CN"/>
        </w:rPr>
      </w:pPr>
    </w:p>
    <w:p w14:paraId="359FD6B9">
      <w:pPr>
        <w:ind w:firstLine="420" w:firstLineChars="200"/>
        <w:rPr>
          <w:rFonts w:hint="eastAsia"/>
          <w:highlight w:val="none"/>
        </w:rPr>
      </w:pPr>
      <w:ins w:id="424" w:author="lg" w:date="2026-01-14T15:15:00Z">
        <w:r>
          <w:rPr>
            <w:rFonts w:hint="eastAsia" w:eastAsia="宋体"/>
            <w:highlight w:val="none"/>
            <w:lang w:eastAsia="zh-CN"/>
          </w:rPr>
          <w:drawing>
            <wp:inline distT="0" distB="0" distL="114300" distR="114300">
              <wp:extent cx="2384425" cy="1341120"/>
              <wp:effectExtent l="0" t="0" r="3175" b="5080"/>
              <wp:docPr id="16" name="图片 16" descr="机构运动简图张开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机构运动简图张开状态"/>
                      <pic:cNvPicPr>
                        <a:picLocks noChangeAspect="1"/>
                      </pic:cNvPicPr>
                    </pic:nvPicPr>
                    <pic:blipFill>
                      <a:blip r:embed="rId12"/>
                      <a:stretch>
                        <a:fillRect/>
                      </a:stretch>
                    </pic:blipFill>
                    <pic:spPr>
                      <a:xfrm>
                        <a:off x="0" y="0"/>
                        <a:ext cx="2384425" cy="1341120"/>
                      </a:xfrm>
                      <a:prstGeom prst="rect">
                        <a:avLst/>
                      </a:prstGeom>
                    </pic:spPr>
                  </pic:pic>
                </a:graphicData>
              </a:graphic>
            </wp:inline>
          </w:drawing>
        </w:r>
      </w:ins>
      <w:del w:id="426" w:author="lg" w:date="2026-01-14T15:14:17Z">
        <w:r>
          <w:rPr>
            <w:rFonts w:hint="eastAsia" w:eastAsia="宋体"/>
            <w:highlight w:val="none"/>
            <w:lang w:eastAsia="zh-CN"/>
          </w:rPr>
          <w:drawing>
            <wp:inline distT="0" distB="0" distL="114300" distR="114300">
              <wp:extent cx="2369820" cy="1332865"/>
              <wp:effectExtent l="0" t="0" r="5080" b="635"/>
              <wp:docPr id="2" name="图片 2" descr="机构运动简图张开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机构运动简图张开状态"/>
                      <pic:cNvPicPr>
                        <a:picLocks noChangeAspect="1"/>
                      </pic:cNvPicPr>
                    </pic:nvPicPr>
                    <pic:blipFill>
                      <a:blip r:embed="rId13"/>
                      <a:stretch>
                        <a:fillRect/>
                      </a:stretch>
                    </pic:blipFill>
                    <pic:spPr>
                      <a:xfrm>
                        <a:off x="0" y="0"/>
                        <a:ext cx="2369820" cy="1332865"/>
                      </a:xfrm>
                      <a:prstGeom prst="rect">
                        <a:avLst/>
                      </a:prstGeom>
                    </pic:spPr>
                  </pic:pic>
                </a:graphicData>
              </a:graphic>
            </wp:inline>
          </w:drawing>
        </w:r>
      </w:del>
    </w:p>
    <w:p w14:paraId="6CEF1AFD">
      <w:pPr>
        <w:jc w:val="center"/>
        <w:rPr>
          <w:rFonts w:hint="default" w:ascii="Times New Roman" w:hAnsi="Times New Roman" w:eastAsia="宋体" w:cs="Times New Roman"/>
          <w:kern w:val="0"/>
          <w:sz w:val="21"/>
          <w:szCs w:val="21"/>
          <w:highlight w:val="none"/>
          <w:rPrChange w:id="428" w:author="lg" w:date="2026-01-14T17:11:09Z">
            <w:rPr>
              <w:rFonts w:hint="default" w:ascii="Times New Roman" w:hAnsi="Times New Roman" w:eastAsia="宋体" w:cs="Times New Roman"/>
              <w:kern w:val="0"/>
              <w:sz w:val="18"/>
              <w:szCs w:val="18"/>
              <w:highlight w:val="none"/>
            </w:rPr>
          </w:rPrChange>
        </w:rPr>
      </w:pPr>
      <w:r>
        <w:rPr>
          <w:rFonts w:hint="default" w:ascii="Times New Roman" w:hAnsi="Times New Roman" w:eastAsia="仿宋" w:cs="Times New Roman"/>
          <w:kern w:val="0"/>
          <w:sz w:val="21"/>
          <w:szCs w:val="21"/>
          <w:highlight w:val="none"/>
          <w:lang w:val="en-US" w:eastAsia="zh-CN"/>
          <w:rPrChange w:id="429" w:author="lg" w:date="2026-01-14T17:11:09Z">
            <w:rPr>
              <w:rFonts w:hint="default" w:ascii="Times New Roman" w:hAnsi="Times New Roman" w:eastAsia="仿宋" w:cs="Times New Roman"/>
              <w:kern w:val="0"/>
              <w:sz w:val="18"/>
              <w:szCs w:val="18"/>
              <w:highlight w:val="none"/>
              <w:lang w:val="en-US" w:eastAsia="zh-CN"/>
            </w:rPr>
          </w:rPrChange>
        </w:rPr>
        <w:t xml:space="preserve">(a) </w:t>
      </w:r>
      <w:r>
        <w:rPr>
          <w:rFonts w:hint="eastAsia" w:ascii="宋体" w:hAnsi="宋体" w:eastAsia="宋体" w:cs="宋体"/>
          <w:kern w:val="0"/>
          <w:sz w:val="21"/>
          <w:szCs w:val="21"/>
          <w:highlight w:val="none"/>
          <w:rPrChange w:id="430" w:author="lg" w:date="2026-01-14T17:11:09Z">
            <w:rPr>
              <w:rFonts w:hint="eastAsia" w:ascii="宋体" w:hAnsi="宋体" w:eastAsia="宋体" w:cs="宋体"/>
              <w:kern w:val="0"/>
              <w:sz w:val="18"/>
              <w:szCs w:val="18"/>
              <w:highlight w:val="none"/>
            </w:rPr>
          </w:rPrChange>
        </w:rPr>
        <w:t>张开状态</w:t>
      </w:r>
    </w:p>
    <w:p w14:paraId="24BA7314">
      <w:pPr>
        <w:jc w:val="center"/>
        <w:rPr>
          <w:rFonts w:hint="default" w:ascii="黑体" w:hAnsi="黑体" w:eastAsia="宋体" w:cs="黑体"/>
          <w:kern w:val="0"/>
          <w:sz w:val="21"/>
          <w:szCs w:val="21"/>
          <w:highlight w:val="none"/>
          <w:lang w:val="en-US" w:eastAsia="zh-CN"/>
          <w:rPrChange w:id="431" w:author="lg" w:date="2026-01-14T17:11:09Z">
            <w:rPr>
              <w:rFonts w:hint="default" w:ascii="黑体" w:hAnsi="黑体" w:eastAsia="宋体" w:cs="黑体"/>
              <w:kern w:val="0"/>
              <w:sz w:val="18"/>
              <w:szCs w:val="18"/>
              <w:highlight w:val="none"/>
              <w:lang w:val="en-US" w:eastAsia="zh-CN"/>
            </w:rPr>
          </w:rPrChange>
        </w:rPr>
      </w:pPr>
      <w:r>
        <w:rPr>
          <w:rFonts w:hint="default" w:ascii="Times New Roman" w:hAnsi="Times New Roman" w:cs="Times New Roman"/>
          <w:kern w:val="0"/>
          <w:sz w:val="21"/>
          <w:szCs w:val="21"/>
          <w:highlight w:val="none"/>
          <w:lang w:val="en-US" w:eastAsia="zh-CN"/>
          <w:rPrChange w:id="432" w:author="lg" w:date="2026-01-14T17:11:09Z">
            <w:rPr>
              <w:rFonts w:hint="default" w:ascii="Times New Roman" w:hAnsi="Times New Roman" w:cs="Times New Roman"/>
              <w:kern w:val="0"/>
              <w:sz w:val="18"/>
              <w:szCs w:val="18"/>
              <w:highlight w:val="none"/>
              <w:lang w:val="en-US" w:eastAsia="zh-CN"/>
            </w:rPr>
          </w:rPrChange>
        </w:rPr>
        <w:t xml:space="preserve">(a) </w:t>
      </w:r>
      <w:r>
        <w:rPr>
          <w:rFonts w:hint="default" w:ascii="Times New Roman" w:hAnsi="Times New Roman" w:eastAsia="宋体" w:cs="Times New Roman"/>
          <w:kern w:val="0"/>
          <w:sz w:val="21"/>
          <w:szCs w:val="21"/>
          <w:highlight w:val="none"/>
          <w:rPrChange w:id="433" w:author="lg" w:date="2026-01-14T17:11:09Z">
            <w:rPr>
              <w:rFonts w:hint="default" w:ascii="Times New Roman" w:hAnsi="Times New Roman" w:eastAsia="宋体" w:cs="Times New Roman"/>
              <w:kern w:val="0"/>
              <w:sz w:val="18"/>
              <w:szCs w:val="18"/>
              <w:highlight w:val="none"/>
            </w:rPr>
          </w:rPrChange>
        </w:rPr>
        <w:t>Open state</w:t>
      </w:r>
    </w:p>
    <w:p w14:paraId="449CB7A4">
      <w:pPr>
        <w:jc w:val="center"/>
        <w:rPr>
          <w:rFonts w:hint="eastAsia" w:eastAsia="宋体"/>
          <w:highlight w:val="none"/>
          <w:lang w:eastAsia="zh-CN"/>
        </w:rPr>
      </w:pPr>
      <w:ins w:id="434" w:author="lg" w:date="2026-01-14T15:15:17Z">
        <w:r>
          <w:rPr>
            <w:rFonts w:hint="eastAsia" w:eastAsia="宋体"/>
            <w:highlight w:val="none"/>
            <w:lang w:eastAsia="zh-CN"/>
          </w:rPr>
          <w:drawing>
            <wp:inline distT="0" distB="0" distL="114300" distR="114300">
              <wp:extent cx="2439035" cy="1372235"/>
              <wp:effectExtent l="0" t="0" r="12065" b="12065"/>
              <wp:docPr id="26" name="图片 26" descr="机构运动简图闭合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机构运动简图闭合状态"/>
                      <pic:cNvPicPr>
                        <a:picLocks noChangeAspect="1"/>
                      </pic:cNvPicPr>
                    </pic:nvPicPr>
                    <pic:blipFill>
                      <a:blip r:embed="rId14"/>
                      <a:stretch>
                        <a:fillRect/>
                      </a:stretch>
                    </pic:blipFill>
                    <pic:spPr>
                      <a:xfrm>
                        <a:off x="0" y="0"/>
                        <a:ext cx="2439035" cy="1372235"/>
                      </a:xfrm>
                      <a:prstGeom prst="rect">
                        <a:avLst/>
                      </a:prstGeom>
                    </pic:spPr>
                  </pic:pic>
                </a:graphicData>
              </a:graphic>
            </wp:inline>
          </w:drawing>
        </w:r>
      </w:ins>
      <w:del w:id="436" w:author="lg" w:date="2026-01-14T15:14:59Z">
        <w:r>
          <w:rPr>
            <w:rFonts w:hint="eastAsia" w:eastAsia="宋体"/>
            <w:highlight w:val="none"/>
            <w:lang w:eastAsia="zh-CN"/>
          </w:rPr>
          <w:drawing>
            <wp:inline distT="0" distB="0" distL="114300" distR="114300">
              <wp:extent cx="2384425" cy="1340485"/>
              <wp:effectExtent l="0" t="0" r="3175" b="5715"/>
              <wp:docPr id="3" name="图片 3" descr="机构运动简图闭合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机构运动简图闭合状态"/>
                      <pic:cNvPicPr>
                        <a:picLocks noChangeAspect="1"/>
                      </pic:cNvPicPr>
                    </pic:nvPicPr>
                    <pic:blipFill>
                      <a:blip r:embed="rId15"/>
                      <a:stretch>
                        <a:fillRect/>
                      </a:stretch>
                    </pic:blipFill>
                    <pic:spPr>
                      <a:xfrm>
                        <a:off x="0" y="0"/>
                        <a:ext cx="2384425" cy="1340485"/>
                      </a:xfrm>
                      <a:prstGeom prst="rect">
                        <a:avLst/>
                      </a:prstGeom>
                    </pic:spPr>
                  </pic:pic>
                </a:graphicData>
              </a:graphic>
            </wp:inline>
          </w:drawing>
        </w:r>
      </w:del>
    </w:p>
    <w:p w14:paraId="573BB7B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黑体" w:hAnsi="黑体" w:eastAsia="宋体" w:cs="黑体"/>
          <w:kern w:val="0"/>
          <w:sz w:val="21"/>
          <w:szCs w:val="21"/>
          <w:highlight w:val="none"/>
          <w:rPrChange w:id="438" w:author="lg" w:date="2026-01-14T17:11:15Z">
            <w:rPr>
              <w:rFonts w:hint="eastAsia" w:ascii="黑体" w:hAnsi="黑体" w:eastAsia="宋体" w:cs="黑体"/>
              <w:kern w:val="0"/>
              <w:sz w:val="18"/>
              <w:szCs w:val="18"/>
              <w:highlight w:val="none"/>
            </w:rPr>
          </w:rPrChange>
        </w:rPr>
      </w:pPr>
      <w:r>
        <w:rPr>
          <w:rFonts w:hint="default" w:ascii="Times New Roman" w:hAnsi="Times New Roman" w:eastAsia="宋体" w:cs="Times New Roman"/>
          <w:kern w:val="0"/>
          <w:sz w:val="21"/>
          <w:szCs w:val="21"/>
          <w:highlight w:val="none"/>
          <w:rPrChange w:id="439" w:author="lg" w:date="2026-01-14T17:11:15Z">
            <w:rPr>
              <w:rFonts w:hint="default" w:ascii="Times New Roman" w:hAnsi="Times New Roman" w:eastAsia="宋体" w:cs="Times New Roman"/>
              <w:kern w:val="0"/>
              <w:sz w:val="18"/>
              <w:szCs w:val="18"/>
              <w:highlight w:val="none"/>
            </w:rPr>
          </w:rPrChange>
        </w:rPr>
        <w:t>(b)</w:t>
      </w:r>
      <w:r>
        <w:rPr>
          <w:rFonts w:hint="eastAsia" w:ascii="黑体" w:hAnsi="黑体" w:eastAsia="宋体" w:cs="黑体"/>
          <w:kern w:val="0"/>
          <w:sz w:val="21"/>
          <w:szCs w:val="21"/>
          <w:highlight w:val="none"/>
          <w:rPrChange w:id="440" w:author="lg" w:date="2026-01-14T17:11:15Z">
            <w:rPr>
              <w:rFonts w:hint="eastAsia" w:ascii="黑体" w:hAnsi="黑体" w:eastAsia="宋体" w:cs="黑体"/>
              <w:kern w:val="0"/>
              <w:sz w:val="18"/>
              <w:szCs w:val="18"/>
              <w:highlight w:val="none"/>
            </w:rPr>
          </w:rPrChange>
        </w:rPr>
        <w:t xml:space="preserve"> 闭合状态</w:t>
      </w:r>
    </w:p>
    <w:p w14:paraId="47BDAC0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kern w:val="0"/>
          <w:sz w:val="21"/>
          <w:szCs w:val="21"/>
          <w:highlight w:val="none"/>
          <w:rPrChange w:id="441" w:author="lg" w:date="2026-01-14T17:11:15Z">
            <w:rPr>
              <w:rFonts w:hint="default" w:ascii="Times New Roman" w:hAnsi="Times New Roman" w:eastAsia="宋体" w:cs="Times New Roman"/>
              <w:kern w:val="0"/>
              <w:sz w:val="18"/>
              <w:szCs w:val="18"/>
              <w:highlight w:val="none"/>
            </w:rPr>
          </w:rPrChange>
        </w:rPr>
      </w:pPr>
      <w:r>
        <w:rPr>
          <w:rFonts w:hint="default" w:ascii="Times New Roman" w:hAnsi="Times New Roman" w:eastAsia="宋体" w:cs="Times New Roman"/>
          <w:kern w:val="0"/>
          <w:sz w:val="21"/>
          <w:szCs w:val="21"/>
          <w:highlight w:val="none"/>
          <w:rPrChange w:id="442" w:author="lg" w:date="2026-01-14T17:11:15Z">
            <w:rPr>
              <w:rFonts w:hint="default" w:ascii="Times New Roman" w:hAnsi="Times New Roman" w:eastAsia="宋体" w:cs="Times New Roman"/>
              <w:kern w:val="0"/>
              <w:sz w:val="18"/>
              <w:szCs w:val="18"/>
              <w:highlight w:val="none"/>
            </w:rPr>
          </w:rPrChange>
        </w:rPr>
        <w:t xml:space="preserve">(b) </w:t>
      </w:r>
      <w:r>
        <w:rPr>
          <w:rFonts w:hint="eastAsia" w:cs="Times New Roman"/>
          <w:kern w:val="0"/>
          <w:sz w:val="21"/>
          <w:szCs w:val="21"/>
          <w:highlight w:val="none"/>
          <w:lang w:val="en-US" w:eastAsia="zh-CN"/>
          <w:rPrChange w:id="443" w:author="lg" w:date="2026-01-14T17:11:15Z">
            <w:rPr>
              <w:rFonts w:hint="eastAsia" w:cs="Times New Roman"/>
              <w:kern w:val="0"/>
              <w:sz w:val="18"/>
              <w:szCs w:val="18"/>
              <w:highlight w:val="none"/>
              <w:lang w:val="en-US" w:eastAsia="zh-CN"/>
            </w:rPr>
          </w:rPrChange>
        </w:rPr>
        <w:t>C</w:t>
      </w:r>
      <w:r>
        <w:rPr>
          <w:rFonts w:hint="default" w:ascii="Times New Roman" w:hAnsi="Times New Roman" w:eastAsia="宋体" w:cs="Times New Roman"/>
          <w:kern w:val="0"/>
          <w:sz w:val="21"/>
          <w:szCs w:val="21"/>
          <w:highlight w:val="none"/>
          <w:rPrChange w:id="444" w:author="lg" w:date="2026-01-14T17:11:15Z">
            <w:rPr>
              <w:rFonts w:hint="default" w:ascii="Times New Roman" w:hAnsi="Times New Roman" w:eastAsia="宋体" w:cs="Times New Roman"/>
              <w:kern w:val="0"/>
              <w:sz w:val="18"/>
              <w:szCs w:val="18"/>
              <w:highlight w:val="none"/>
            </w:rPr>
          </w:rPrChange>
        </w:rPr>
        <w:t>losed state</w:t>
      </w:r>
    </w:p>
    <w:p w14:paraId="0A1B55E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宋体" w:cs="黑体"/>
          <w:kern w:val="0"/>
          <w:sz w:val="21"/>
          <w:szCs w:val="21"/>
          <w:highlight w:val="none"/>
          <w:rPrChange w:id="445" w:author="lg" w:date="2026-01-14T17:11:15Z">
            <w:rPr>
              <w:rFonts w:hint="eastAsia" w:ascii="黑体" w:hAnsi="黑体" w:eastAsia="宋体" w:cs="黑体"/>
              <w:kern w:val="0"/>
              <w:sz w:val="18"/>
              <w:szCs w:val="18"/>
              <w:highlight w:val="none"/>
            </w:rPr>
          </w:rPrChange>
        </w:rPr>
      </w:pPr>
      <w:r>
        <w:rPr>
          <w:rFonts w:hint="eastAsia" w:ascii="黑体" w:hAnsi="黑体" w:eastAsia="宋体" w:cs="黑体"/>
          <w:kern w:val="0"/>
          <w:sz w:val="21"/>
          <w:szCs w:val="21"/>
          <w:highlight w:val="none"/>
          <w:rPrChange w:id="446" w:author="lg" w:date="2026-01-14T17:11:15Z">
            <w:rPr>
              <w:rFonts w:hint="eastAsia" w:ascii="黑体" w:hAnsi="黑体" w:eastAsia="宋体" w:cs="黑体"/>
              <w:kern w:val="0"/>
              <w:sz w:val="18"/>
              <w:szCs w:val="18"/>
              <w:highlight w:val="none"/>
            </w:rPr>
          </w:rPrChange>
        </w:rPr>
        <w:t>图</w:t>
      </w:r>
      <w:r>
        <w:rPr>
          <w:rFonts w:hint="eastAsia" w:cs="Times New Roman"/>
          <w:kern w:val="0"/>
          <w:sz w:val="21"/>
          <w:szCs w:val="21"/>
          <w:highlight w:val="none"/>
          <w:lang w:val="en-US" w:eastAsia="zh-CN"/>
          <w:rPrChange w:id="447" w:author="lg" w:date="2026-01-14T17:11:15Z">
            <w:rPr>
              <w:rFonts w:hint="eastAsia" w:cs="Times New Roman"/>
              <w:kern w:val="0"/>
              <w:sz w:val="18"/>
              <w:szCs w:val="18"/>
              <w:highlight w:val="none"/>
              <w:lang w:val="en-US" w:eastAsia="zh-CN"/>
            </w:rPr>
          </w:rPrChange>
        </w:rPr>
        <w:t>4</w:t>
      </w:r>
      <w:r>
        <w:rPr>
          <w:rFonts w:hint="eastAsia" w:ascii="黑体" w:hAnsi="黑体" w:eastAsia="宋体" w:cs="黑体"/>
          <w:kern w:val="0"/>
          <w:sz w:val="21"/>
          <w:szCs w:val="21"/>
          <w:highlight w:val="none"/>
          <w:rPrChange w:id="448" w:author="lg" w:date="2026-01-14T17:11:15Z">
            <w:rPr>
              <w:rFonts w:hint="eastAsia" w:ascii="黑体" w:hAnsi="黑体" w:eastAsia="宋体" w:cs="黑体"/>
              <w:kern w:val="0"/>
              <w:sz w:val="18"/>
              <w:szCs w:val="18"/>
              <w:highlight w:val="none"/>
            </w:rPr>
          </w:rPrChange>
        </w:rPr>
        <w:t xml:space="preserve"> 刀具组的机构运动简图</w:t>
      </w:r>
    </w:p>
    <w:p w14:paraId="38BF851F">
      <w:pPr>
        <w:jc w:val="center"/>
        <w:rPr>
          <w:rFonts w:ascii="楷体" w:hAnsi="楷体" w:eastAsia="楷体" w:cs="楷体"/>
          <w:sz w:val="21"/>
          <w:szCs w:val="21"/>
          <w:highlight w:val="none"/>
          <w:rPrChange w:id="449" w:author="lg" w:date="2026-01-14T17:11:15Z">
            <w:rPr>
              <w:rFonts w:ascii="楷体" w:hAnsi="楷体" w:eastAsia="楷体" w:cs="楷体"/>
              <w:sz w:val="18"/>
              <w:szCs w:val="18"/>
              <w:highlight w:val="none"/>
            </w:rPr>
          </w:rPrChange>
        </w:rPr>
      </w:pPr>
      <w:r>
        <w:rPr>
          <w:rFonts w:hint="default" w:ascii="Times New Roman" w:hAnsi="Times New Roman" w:eastAsia="宋体" w:cs="Times New Roman"/>
          <w:b w:val="0"/>
          <w:bCs w:val="0"/>
          <w:kern w:val="0"/>
          <w:sz w:val="21"/>
          <w:szCs w:val="21"/>
          <w:highlight w:val="none"/>
          <w:rPrChange w:id="450" w:author="lg" w:date="2026-01-14T17:11:15Z">
            <w:rPr>
              <w:rFonts w:hint="default" w:ascii="Times New Roman" w:hAnsi="Times New Roman" w:eastAsia="宋体" w:cs="Times New Roman"/>
              <w:b w:val="0"/>
              <w:bCs w:val="0"/>
              <w:kern w:val="0"/>
              <w:sz w:val="18"/>
              <w:szCs w:val="18"/>
              <w:highlight w:val="none"/>
            </w:rPr>
          </w:rPrChange>
        </w:rPr>
        <w:t>F</w:t>
      </w:r>
      <w:r>
        <w:rPr>
          <w:rFonts w:hint="eastAsia" w:cs="Times New Roman"/>
          <w:b w:val="0"/>
          <w:bCs w:val="0"/>
          <w:kern w:val="0"/>
          <w:sz w:val="21"/>
          <w:szCs w:val="21"/>
          <w:highlight w:val="none"/>
          <w:lang w:val="en-US" w:eastAsia="zh-CN"/>
          <w:rPrChange w:id="451" w:author="lg" w:date="2026-01-14T17:11:15Z">
            <w:rPr>
              <w:rFonts w:hint="eastAsia" w:cs="Times New Roman"/>
              <w:b w:val="0"/>
              <w:bCs w:val="0"/>
              <w:kern w:val="0"/>
              <w:sz w:val="18"/>
              <w:szCs w:val="18"/>
              <w:highlight w:val="none"/>
              <w:lang w:val="en-US" w:eastAsia="zh-CN"/>
            </w:rPr>
          </w:rPrChange>
        </w:rPr>
        <w:t>IG.</w:t>
      </w:r>
      <w:r>
        <w:rPr>
          <w:rFonts w:hint="default" w:ascii="Times New Roman" w:hAnsi="Times New Roman" w:eastAsia="宋体" w:cs="Times New Roman"/>
          <w:b w:val="0"/>
          <w:bCs w:val="0"/>
          <w:kern w:val="0"/>
          <w:sz w:val="21"/>
          <w:szCs w:val="21"/>
          <w:highlight w:val="none"/>
          <w:rPrChange w:id="452" w:author="lg" w:date="2026-01-14T17:11:15Z">
            <w:rPr>
              <w:rFonts w:hint="default" w:ascii="Times New Roman" w:hAnsi="Times New Roman" w:eastAsia="宋体" w:cs="Times New Roman"/>
              <w:b w:val="0"/>
              <w:bCs w:val="0"/>
              <w:kern w:val="0"/>
              <w:sz w:val="18"/>
              <w:szCs w:val="18"/>
              <w:highlight w:val="none"/>
            </w:rPr>
          </w:rPrChange>
        </w:rPr>
        <w:t>4 Schematic diagram of the tool group's mechanism motion</w:t>
      </w:r>
    </w:p>
    <w:p w14:paraId="3E276AEF">
      <w:pPr>
        <w:bidi w:val="0"/>
        <w:jc w:val="center"/>
        <w:rPr>
          <w:rFonts w:hint="eastAsia" w:eastAsia="宋体"/>
          <w:highlight w:val="none"/>
          <w:lang w:eastAsia="zh-CN"/>
        </w:rPr>
      </w:pPr>
      <w:ins w:id="453" w:author="lg" w:date="2026-01-14T20:46:40Z">
        <w:r>
          <w:rPr>
            <w:rFonts w:hint="eastAsia" w:eastAsia="宋体"/>
            <w:highlight w:val="none"/>
            <w:lang w:eastAsia="zh-CN"/>
          </w:rPr>
          <w:drawing>
            <wp:inline distT="0" distB="0" distL="114300" distR="114300">
              <wp:extent cx="2206625" cy="2420620"/>
              <wp:effectExtent l="0" t="0" r="3175" b="5080"/>
              <wp:docPr id="1" name="图片 1" descr="机构运动简图 - 运动学分析-张开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机构运动简图 - 运动学分析-张开状态"/>
                      <pic:cNvPicPr>
                        <a:picLocks noChangeAspect="1"/>
                      </pic:cNvPicPr>
                    </pic:nvPicPr>
                    <pic:blipFill>
                      <a:blip r:embed="rId16"/>
                      <a:stretch>
                        <a:fillRect/>
                      </a:stretch>
                    </pic:blipFill>
                    <pic:spPr>
                      <a:xfrm>
                        <a:off x="0" y="0"/>
                        <a:ext cx="2206625" cy="2420620"/>
                      </a:xfrm>
                      <a:prstGeom prst="rect">
                        <a:avLst/>
                      </a:prstGeom>
                    </pic:spPr>
                  </pic:pic>
                </a:graphicData>
              </a:graphic>
            </wp:inline>
          </w:drawing>
        </w:r>
      </w:ins>
      <w:del w:id="455" w:author="lg" w:date="2026-01-13T21:44:49Z">
        <w:r>
          <w:rPr>
            <w:rFonts w:hint="eastAsia" w:eastAsia="宋体"/>
            <w:highlight w:val="none"/>
            <w:lang w:eastAsia="zh-CN"/>
          </w:rPr>
          <w:drawing>
            <wp:inline distT="0" distB="0" distL="114300" distR="114300">
              <wp:extent cx="2226945" cy="2441575"/>
              <wp:effectExtent l="0" t="0" r="8255" b="9525"/>
              <wp:docPr id="7" name="图片 7" descr="机构运动简图 - 运动学分析-张开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机构运动简图 - 运动学分析-张开状态"/>
                      <pic:cNvPicPr>
                        <a:picLocks noChangeAspect="1"/>
                      </pic:cNvPicPr>
                    </pic:nvPicPr>
                    <pic:blipFill>
                      <a:blip r:embed="rId17"/>
                      <a:stretch>
                        <a:fillRect/>
                      </a:stretch>
                    </pic:blipFill>
                    <pic:spPr>
                      <a:xfrm>
                        <a:off x="0" y="0"/>
                        <a:ext cx="2226945" cy="2441575"/>
                      </a:xfrm>
                      <a:prstGeom prst="rect">
                        <a:avLst/>
                      </a:prstGeom>
                    </pic:spPr>
                  </pic:pic>
                </a:graphicData>
              </a:graphic>
            </wp:inline>
          </w:drawing>
        </w:r>
      </w:del>
    </w:p>
    <w:p w14:paraId="59B7C024">
      <w:pPr>
        <w:bidi w:val="0"/>
        <w:jc w:val="center"/>
        <w:rPr>
          <w:rFonts w:hint="eastAsia"/>
          <w:kern w:val="0"/>
          <w:sz w:val="21"/>
          <w:szCs w:val="21"/>
          <w:highlight w:val="none"/>
          <w:lang w:val="en-US" w:eastAsia="zh-CN"/>
          <w:rPrChange w:id="457" w:author="lg" w:date="2026-01-14T17:11:21Z">
            <w:rPr>
              <w:rFonts w:hint="eastAsia"/>
              <w:kern w:val="0"/>
              <w:sz w:val="18"/>
              <w:szCs w:val="18"/>
              <w:highlight w:val="none"/>
              <w:lang w:val="en-US" w:eastAsia="zh-CN"/>
            </w:rPr>
          </w:rPrChange>
        </w:rPr>
      </w:pPr>
      <w:r>
        <w:rPr>
          <w:rFonts w:hint="eastAsia"/>
          <w:kern w:val="0"/>
          <w:sz w:val="21"/>
          <w:szCs w:val="21"/>
          <w:highlight w:val="none"/>
          <w:lang w:val="en-US" w:eastAsia="zh-CN"/>
          <w:rPrChange w:id="458" w:author="lg" w:date="2026-01-14T17:11:21Z">
            <w:rPr>
              <w:rFonts w:hint="eastAsia"/>
              <w:kern w:val="0"/>
              <w:sz w:val="18"/>
              <w:szCs w:val="18"/>
              <w:highlight w:val="none"/>
              <w:lang w:val="en-US" w:eastAsia="zh-CN"/>
            </w:rPr>
          </w:rPrChange>
        </w:rPr>
        <w:t>(a) 张开状态</w:t>
      </w:r>
    </w:p>
    <w:p w14:paraId="228F868B">
      <w:pPr>
        <w:bidi w:val="0"/>
        <w:jc w:val="center"/>
        <w:rPr>
          <w:rFonts w:hint="eastAsia"/>
          <w:kern w:val="0"/>
          <w:sz w:val="21"/>
          <w:szCs w:val="21"/>
          <w:highlight w:val="none"/>
          <w:lang w:val="en-US" w:eastAsia="zh-CN"/>
          <w:rPrChange w:id="459" w:author="lg" w:date="2026-01-14T17:11:21Z">
            <w:rPr>
              <w:rFonts w:hint="eastAsia"/>
              <w:kern w:val="0"/>
              <w:sz w:val="18"/>
              <w:szCs w:val="18"/>
              <w:highlight w:val="none"/>
              <w:lang w:val="en-US" w:eastAsia="zh-CN"/>
            </w:rPr>
          </w:rPrChange>
        </w:rPr>
      </w:pPr>
      <w:r>
        <w:rPr>
          <w:rFonts w:hint="eastAsia"/>
          <w:kern w:val="0"/>
          <w:sz w:val="21"/>
          <w:szCs w:val="21"/>
          <w:highlight w:val="none"/>
          <w:lang w:val="en-US" w:eastAsia="zh-CN"/>
          <w:rPrChange w:id="460" w:author="lg" w:date="2026-01-14T17:11:21Z">
            <w:rPr>
              <w:rFonts w:hint="eastAsia"/>
              <w:kern w:val="0"/>
              <w:sz w:val="18"/>
              <w:szCs w:val="18"/>
              <w:highlight w:val="none"/>
              <w:lang w:val="en-US" w:eastAsia="zh-CN"/>
            </w:rPr>
          </w:rPrChange>
        </w:rPr>
        <w:t>(a) Open state</w:t>
      </w:r>
    </w:p>
    <w:p w14:paraId="34E1B7DB">
      <w:pPr>
        <w:bidi w:val="0"/>
        <w:jc w:val="center"/>
        <w:rPr>
          <w:rFonts w:hint="eastAsia" w:eastAsia="宋体"/>
          <w:kern w:val="0"/>
          <w:sz w:val="21"/>
          <w:szCs w:val="21"/>
          <w:highlight w:val="none"/>
          <w:lang w:val="en-US" w:eastAsia="zh-CN"/>
          <w:rPrChange w:id="461" w:author="lg" w:date="2026-01-14T17:24:29Z">
            <w:rPr>
              <w:rFonts w:hint="eastAsia" w:eastAsia="宋体"/>
              <w:kern w:val="0"/>
              <w:sz w:val="18"/>
              <w:szCs w:val="18"/>
              <w:highlight w:val="none"/>
              <w:lang w:val="en-US" w:eastAsia="zh-CN"/>
            </w:rPr>
          </w:rPrChange>
        </w:rPr>
      </w:pPr>
    </w:p>
    <w:p w14:paraId="35CFC159">
      <w:pPr>
        <w:bidi w:val="0"/>
        <w:jc w:val="center"/>
        <w:rPr>
          <w:rFonts w:hint="eastAsia" w:eastAsia="宋体"/>
          <w:highlight w:val="none"/>
          <w:lang w:eastAsia="zh-CN"/>
        </w:rPr>
      </w:pPr>
      <w:ins w:id="462" w:author="lg" w:date="2026-01-13T21:45:25Z">
        <w:r>
          <w:rPr>
            <w:rFonts w:hint="eastAsia" w:eastAsia="宋体"/>
            <w:highlight w:val="none"/>
            <w:lang w:eastAsia="zh-CN"/>
          </w:rPr>
          <w:drawing>
            <wp:inline distT="0" distB="0" distL="114300" distR="114300">
              <wp:extent cx="2138045" cy="2646680"/>
              <wp:effectExtent l="0" t="0" r="8255" b="7620"/>
              <wp:docPr id="9" name="图片 9" descr="机构运动简图 - 运动学分析-闭合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机构运动简图 - 运动学分析-闭合状态"/>
                      <pic:cNvPicPr>
                        <a:picLocks noChangeAspect="1"/>
                      </pic:cNvPicPr>
                    </pic:nvPicPr>
                    <pic:blipFill>
                      <a:blip r:embed="rId18"/>
                      <a:stretch>
                        <a:fillRect/>
                      </a:stretch>
                    </pic:blipFill>
                    <pic:spPr>
                      <a:xfrm>
                        <a:off x="0" y="0"/>
                        <a:ext cx="2138045" cy="2646680"/>
                      </a:xfrm>
                      <a:prstGeom prst="rect">
                        <a:avLst/>
                      </a:prstGeom>
                    </pic:spPr>
                  </pic:pic>
                </a:graphicData>
              </a:graphic>
            </wp:inline>
          </w:drawing>
        </w:r>
      </w:ins>
      <w:del w:id="464" w:author="lg" w:date="2026-01-13T21:45:15Z">
        <w:r>
          <w:rPr>
            <w:rFonts w:hint="eastAsia" w:eastAsia="宋体"/>
            <w:highlight w:val="none"/>
            <w:lang w:eastAsia="zh-CN"/>
          </w:rPr>
          <w:drawing>
            <wp:inline distT="0" distB="0" distL="114300" distR="114300">
              <wp:extent cx="2095500" cy="2593340"/>
              <wp:effectExtent l="0" t="0" r="0" b="10160"/>
              <wp:docPr id="8" name="图片 8" descr="机构运动简图 - 运动学分析-闭合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机构运动简图 - 运动学分析-闭合状态"/>
                      <pic:cNvPicPr>
                        <a:picLocks noChangeAspect="1"/>
                      </pic:cNvPicPr>
                    </pic:nvPicPr>
                    <pic:blipFill>
                      <a:blip r:embed="rId19"/>
                      <a:stretch>
                        <a:fillRect/>
                      </a:stretch>
                    </pic:blipFill>
                    <pic:spPr>
                      <a:xfrm>
                        <a:off x="0" y="0"/>
                        <a:ext cx="2095500" cy="2593340"/>
                      </a:xfrm>
                      <a:prstGeom prst="rect">
                        <a:avLst/>
                      </a:prstGeom>
                    </pic:spPr>
                  </pic:pic>
                </a:graphicData>
              </a:graphic>
            </wp:inline>
          </w:drawing>
        </w:r>
      </w:del>
    </w:p>
    <w:p w14:paraId="275C4B28">
      <w:pPr>
        <w:numPr>
          <w:ilvl w:val="0"/>
          <w:numId w:val="0"/>
        </w:numPr>
        <w:bidi w:val="0"/>
        <w:jc w:val="center"/>
        <w:rPr>
          <w:rFonts w:hint="eastAsia"/>
          <w:kern w:val="0"/>
          <w:sz w:val="21"/>
          <w:szCs w:val="21"/>
          <w:highlight w:val="none"/>
          <w:lang w:val="en-US" w:eastAsia="zh-CN"/>
          <w:rPrChange w:id="466" w:author="lg" w:date="2026-01-14T17:11:28Z">
            <w:rPr>
              <w:rFonts w:hint="eastAsia"/>
              <w:kern w:val="0"/>
              <w:sz w:val="18"/>
              <w:szCs w:val="18"/>
              <w:highlight w:val="none"/>
              <w:lang w:val="en-US" w:eastAsia="zh-CN"/>
            </w:rPr>
          </w:rPrChange>
        </w:rPr>
      </w:pPr>
      <w:r>
        <w:rPr>
          <w:rFonts w:hint="eastAsia" w:ascii="Times New Roman" w:hAnsi="Times New Roman" w:eastAsia="宋体" w:cs="Times New Roman"/>
          <w:kern w:val="0"/>
          <w:sz w:val="21"/>
          <w:szCs w:val="21"/>
          <w:highlight w:val="none"/>
          <w:lang w:val="en-US" w:eastAsia="zh-CN" w:bidi="ar-SA"/>
          <w:rPrChange w:id="467" w:author="lg" w:date="2026-01-14T17:11:28Z">
            <w:rPr>
              <w:rFonts w:hint="eastAsia" w:ascii="Times New Roman" w:hAnsi="Times New Roman" w:eastAsia="宋体" w:cs="Times New Roman"/>
              <w:kern w:val="0"/>
              <w:sz w:val="18"/>
              <w:szCs w:val="18"/>
              <w:highlight w:val="none"/>
              <w:lang w:val="en-US" w:eastAsia="zh-CN" w:bidi="ar-SA"/>
            </w:rPr>
          </w:rPrChange>
        </w:rPr>
        <w:t>(b)</w:t>
      </w:r>
      <w:r>
        <w:rPr>
          <w:rFonts w:hint="eastAsia"/>
          <w:kern w:val="0"/>
          <w:sz w:val="21"/>
          <w:szCs w:val="21"/>
          <w:highlight w:val="none"/>
          <w:lang w:val="en-US" w:eastAsia="zh-CN"/>
          <w:rPrChange w:id="468" w:author="lg" w:date="2026-01-14T17:11:28Z">
            <w:rPr>
              <w:rFonts w:hint="eastAsia"/>
              <w:kern w:val="0"/>
              <w:sz w:val="18"/>
              <w:szCs w:val="18"/>
              <w:highlight w:val="none"/>
              <w:lang w:val="en-US" w:eastAsia="zh-CN"/>
            </w:rPr>
          </w:rPrChange>
        </w:rPr>
        <w:t>闭合状态</w:t>
      </w:r>
    </w:p>
    <w:p w14:paraId="55D6CD26">
      <w:pPr>
        <w:numPr>
          <w:ilvl w:val="0"/>
          <w:numId w:val="0"/>
        </w:numPr>
        <w:bidi w:val="0"/>
        <w:jc w:val="center"/>
        <w:rPr>
          <w:rFonts w:hint="eastAsia" w:eastAsia="宋体"/>
          <w:kern w:val="0"/>
          <w:sz w:val="21"/>
          <w:szCs w:val="21"/>
          <w:highlight w:val="none"/>
          <w:lang w:eastAsia="zh-CN"/>
          <w:rPrChange w:id="469" w:author="lg" w:date="2026-01-14T17:11:28Z">
            <w:rPr>
              <w:rFonts w:hint="eastAsia" w:eastAsia="宋体"/>
              <w:kern w:val="0"/>
              <w:sz w:val="18"/>
              <w:szCs w:val="18"/>
              <w:highlight w:val="none"/>
              <w:lang w:eastAsia="zh-CN"/>
            </w:rPr>
          </w:rPrChange>
        </w:rPr>
      </w:pPr>
      <w:r>
        <w:rPr>
          <w:rFonts w:hint="eastAsia" w:ascii="Times New Roman" w:hAnsi="Times New Roman" w:eastAsia="宋体" w:cs="Times New Roman"/>
          <w:kern w:val="0"/>
          <w:sz w:val="21"/>
          <w:szCs w:val="21"/>
          <w:highlight w:val="none"/>
          <w:lang w:val="en-US" w:eastAsia="zh-CN" w:bidi="ar-SA"/>
          <w:rPrChange w:id="470" w:author="lg" w:date="2026-01-14T17:11:28Z">
            <w:rPr>
              <w:rFonts w:hint="eastAsia" w:ascii="Times New Roman" w:hAnsi="Times New Roman" w:eastAsia="宋体" w:cs="Times New Roman"/>
              <w:kern w:val="0"/>
              <w:sz w:val="18"/>
              <w:szCs w:val="18"/>
              <w:highlight w:val="none"/>
              <w:lang w:val="en-US" w:eastAsia="zh-CN" w:bidi="ar-SA"/>
            </w:rPr>
          </w:rPrChange>
        </w:rPr>
        <w:t>(b)Closed state</w:t>
      </w:r>
    </w:p>
    <w:p w14:paraId="06F4EBF2">
      <w:pPr>
        <w:pStyle w:val="41"/>
        <w:bidi w:val="0"/>
        <w:rPr>
          <w:rFonts w:hint="default" w:eastAsia="宋体"/>
          <w:sz w:val="21"/>
          <w:szCs w:val="21"/>
          <w:highlight w:val="none"/>
          <w:lang w:val="en-US" w:eastAsia="zh-CN"/>
          <w:rPrChange w:id="471" w:author="lg" w:date="2026-01-14T17:11:28Z">
            <w:rPr>
              <w:rFonts w:hint="default" w:eastAsia="宋体"/>
              <w:highlight w:val="none"/>
              <w:lang w:val="en-US" w:eastAsia="zh-CN"/>
            </w:rPr>
          </w:rPrChange>
        </w:rPr>
      </w:pPr>
      <w:r>
        <w:rPr>
          <w:rFonts w:hint="eastAsia"/>
          <w:sz w:val="21"/>
          <w:szCs w:val="21"/>
          <w:highlight w:val="none"/>
          <w:rPrChange w:id="472" w:author="lg" w:date="2026-01-14T17:11:28Z">
            <w:rPr>
              <w:rFonts w:hint="eastAsia"/>
              <w:highlight w:val="none"/>
            </w:rPr>
          </w:rPrChange>
        </w:rPr>
        <w:t>图</w:t>
      </w:r>
      <w:r>
        <w:rPr>
          <w:rFonts w:hint="eastAsia"/>
          <w:sz w:val="21"/>
          <w:szCs w:val="21"/>
          <w:highlight w:val="none"/>
          <w:lang w:val="en-US" w:eastAsia="zh-CN"/>
          <w:rPrChange w:id="473" w:author="lg" w:date="2026-01-14T17:11:28Z">
            <w:rPr>
              <w:rFonts w:hint="eastAsia"/>
              <w:highlight w:val="none"/>
              <w:lang w:val="en-US" w:eastAsia="zh-CN"/>
            </w:rPr>
          </w:rPrChange>
        </w:rPr>
        <w:t>5</w:t>
      </w:r>
      <w:r>
        <w:rPr>
          <w:rFonts w:hint="eastAsia"/>
          <w:sz w:val="21"/>
          <w:szCs w:val="21"/>
          <w:highlight w:val="none"/>
          <w:rPrChange w:id="474" w:author="lg" w:date="2026-01-14T17:11:28Z">
            <w:rPr>
              <w:rFonts w:hint="eastAsia"/>
              <w:highlight w:val="none"/>
            </w:rPr>
          </w:rPrChange>
        </w:rPr>
        <w:t xml:space="preserve"> 运动分析图</w:t>
      </w:r>
    </w:p>
    <w:p w14:paraId="71747051">
      <w:pPr>
        <w:pStyle w:val="41"/>
        <w:bidi w:val="0"/>
        <w:rPr>
          <w:del w:id="475" w:author="lg" w:date="2026-01-14T15:36:28Z"/>
          <w:rFonts w:hint="eastAsia"/>
          <w:b/>
          <w:bCs/>
          <w:sz w:val="21"/>
          <w:szCs w:val="21"/>
          <w:highlight w:val="none"/>
          <w:lang w:val="en-US" w:eastAsia="zh-CN"/>
          <w:rPrChange w:id="476" w:author="lg" w:date="2026-01-14T17:11:28Z">
            <w:rPr>
              <w:del w:id="477" w:author="lg" w:date="2026-01-14T15:36:28Z"/>
              <w:rFonts w:hint="eastAsia"/>
              <w:b/>
              <w:bCs/>
              <w:highlight w:val="none"/>
              <w:lang w:val="en-US" w:eastAsia="zh-CN"/>
            </w:rPr>
          </w:rPrChange>
        </w:rPr>
      </w:pPr>
      <w:r>
        <w:rPr>
          <w:rFonts w:hint="eastAsia"/>
          <w:b w:val="0"/>
          <w:bCs w:val="0"/>
          <w:sz w:val="21"/>
          <w:szCs w:val="21"/>
          <w:highlight w:val="none"/>
          <w:rPrChange w:id="478" w:author="lg" w:date="2026-01-14T17:11:28Z">
            <w:rPr>
              <w:rFonts w:hint="eastAsia"/>
              <w:b w:val="0"/>
              <w:bCs w:val="0"/>
              <w:highlight w:val="none"/>
            </w:rPr>
          </w:rPrChange>
        </w:rPr>
        <w:t>FIG.</w:t>
      </w:r>
      <w:r>
        <w:rPr>
          <w:rFonts w:hint="eastAsia"/>
          <w:b w:val="0"/>
          <w:bCs w:val="0"/>
          <w:sz w:val="21"/>
          <w:szCs w:val="21"/>
          <w:highlight w:val="none"/>
          <w:lang w:val="en-US" w:eastAsia="zh-CN"/>
          <w:rPrChange w:id="479" w:author="lg" w:date="2026-01-14T17:11:28Z">
            <w:rPr>
              <w:rFonts w:hint="eastAsia"/>
              <w:b w:val="0"/>
              <w:bCs w:val="0"/>
              <w:highlight w:val="none"/>
              <w:lang w:val="en-US" w:eastAsia="zh-CN"/>
            </w:rPr>
          </w:rPrChange>
        </w:rPr>
        <w:t>5 Motion Analysis Diagram</w:t>
      </w:r>
    </w:p>
    <w:p w14:paraId="18B315F9">
      <w:pPr>
        <w:pStyle w:val="41"/>
        <w:bidi w:val="0"/>
        <w:rPr>
          <w:rFonts w:hint="eastAsia"/>
          <w:b/>
          <w:bCs/>
          <w:sz w:val="21"/>
          <w:szCs w:val="21"/>
          <w:highlight w:val="none"/>
          <w:lang w:val="en-US" w:eastAsia="zh-CN"/>
          <w:rPrChange w:id="480" w:author="lg" w:date="2026-01-14T17:11:28Z">
            <w:rPr>
              <w:rFonts w:hint="eastAsia"/>
              <w:b/>
              <w:bCs/>
              <w:highlight w:val="none"/>
              <w:lang w:val="en-US" w:eastAsia="zh-CN"/>
            </w:rPr>
          </w:rPrChange>
        </w:rPr>
      </w:pPr>
    </w:p>
    <w:p w14:paraId="7CCD356E">
      <w:pPr>
        <w:ind w:firstLine="420" w:firstLineChars="200"/>
        <w:rPr>
          <w:rFonts w:hint="eastAsia" w:ascii="Times New Roman" w:hAnsi="Times New Roman" w:eastAsia="Consolas"/>
          <w:kern w:val="0"/>
          <w:sz w:val="21"/>
          <w:szCs w:val="21"/>
          <w:highlight w:val="none"/>
          <w:lang w:bidi="ar"/>
          <w:rPrChange w:id="481" w:author="lg" w:date="2026-01-14T17:24:29Z">
            <w:rPr>
              <w:rFonts w:hint="eastAsia" w:ascii="Times New Roman" w:hAnsi="Times New Roman" w:eastAsia="Consolas"/>
              <w:kern w:val="0"/>
              <w:sz w:val="20"/>
              <w:szCs w:val="20"/>
              <w:highlight w:val="none"/>
              <w:lang w:bidi="ar"/>
            </w:rPr>
          </w:rPrChange>
        </w:rPr>
      </w:pPr>
      <w:r>
        <w:rPr>
          <w:rFonts w:hint="eastAsia" w:ascii="Times New Roman" w:hAnsi="Times New Roman"/>
          <w:kern w:val="0"/>
          <w:szCs w:val="21"/>
          <w:highlight w:val="none"/>
          <w:rPrChange w:id="482" w:author="lg" w:date="2026-01-14T17:24:29Z">
            <w:rPr>
              <w:rFonts w:hint="eastAsia" w:ascii="Times New Roman" w:hAnsi="Times New Roman"/>
              <w:kern w:val="0"/>
              <w:szCs w:val="20"/>
              <w:highlight w:val="none"/>
            </w:rPr>
          </w:rPrChange>
        </w:rPr>
        <w:t>为了</w:t>
      </w:r>
      <w:r>
        <w:rPr>
          <w:rFonts w:hint="eastAsia"/>
          <w:kern w:val="0"/>
          <w:szCs w:val="21"/>
          <w:highlight w:val="none"/>
          <w:lang w:val="en-US" w:eastAsia="zh-CN"/>
          <w:rPrChange w:id="483" w:author="lg" w:date="2026-01-14T17:24:29Z">
            <w:rPr>
              <w:rFonts w:hint="eastAsia"/>
              <w:kern w:val="0"/>
              <w:szCs w:val="20"/>
              <w:highlight w:val="none"/>
              <w:lang w:val="en-US" w:eastAsia="zh-CN"/>
            </w:rPr>
          </w:rPrChange>
        </w:rPr>
        <w:t>探</w:t>
      </w:r>
      <w:r>
        <w:rPr>
          <w:rFonts w:hint="eastAsia" w:ascii="Times New Roman" w:hAnsi="Times New Roman"/>
          <w:kern w:val="0"/>
          <w:szCs w:val="21"/>
          <w:highlight w:val="none"/>
          <w:rPrChange w:id="484" w:author="lg" w:date="2026-01-14T17:24:29Z">
            <w:rPr>
              <w:rFonts w:hint="eastAsia" w:ascii="Times New Roman" w:hAnsi="Times New Roman"/>
              <w:kern w:val="0"/>
              <w:szCs w:val="20"/>
              <w:highlight w:val="none"/>
            </w:rPr>
          </w:rPrChange>
        </w:rPr>
        <w:t>究</w:t>
      </w:r>
      <w:ins w:id="485" w:author="lg" w:date="2026-01-14T21:18:09Z">
        <w:r>
          <w:rPr>
            <w:rFonts w:hint="eastAsia"/>
            <w:kern w:val="0"/>
            <w:szCs w:val="21"/>
            <w:highlight w:val="none"/>
            <w:lang w:val="en-US" w:eastAsia="zh-CN"/>
          </w:rPr>
          <w:t>夹</w:t>
        </w:r>
      </w:ins>
      <w:r>
        <w:rPr>
          <w:rFonts w:hint="eastAsia" w:ascii="Times New Roman" w:hAnsi="Times New Roman"/>
          <w:kern w:val="0"/>
          <w:szCs w:val="21"/>
          <w:highlight w:val="none"/>
          <w:rPrChange w:id="486" w:author="lg" w:date="2026-01-14T17:24:29Z">
            <w:rPr>
              <w:rFonts w:hint="eastAsia" w:ascii="Times New Roman" w:hAnsi="Times New Roman"/>
              <w:kern w:val="0"/>
              <w:szCs w:val="20"/>
              <w:highlight w:val="none"/>
            </w:rPr>
          </w:rPrChange>
        </w:rPr>
        <w:t>剪</w:t>
      </w:r>
      <w:del w:id="487" w:author="lg" w:date="2026-01-14T21:18:06Z">
        <w:r>
          <w:rPr>
            <w:rFonts w:hint="eastAsia" w:ascii="Times New Roman" w:hAnsi="Times New Roman"/>
            <w:kern w:val="0"/>
            <w:szCs w:val="21"/>
            <w:highlight w:val="none"/>
            <w:rPrChange w:id="488" w:author="lg" w:date="2026-01-14T17:24:29Z">
              <w:rPr>
                <w:rFonts w:hint="eastAsia" w:ascii="Times New Roman" w:hAnsi="Times New Roman"/>
                <w:kern w:val="0"/>
                <w:szCs w:val="20"/>
                <w:highlight w:val="none"/>
              </w:rPr>
            </w:rPrChange>
          </w:rPr>
          <w:delText>切</w:delText>
        </w:r>
      </w:del>
      <w:r>
        <w:rPr>
          <w:rFonts w:hint="eastAsia" w:ascii="Times New Roman" w:hAnsi="Times New Roman"/>
          <w:kern w:val="0"/>
          <w:szCs w:val="21"/>
          <w:highlight w:val="none"/>
          <w:rPrChange w:id="489" w:author="lg" w:date="2026-01-14T17:24:29Z">
            <w:rPr>
              <w:rFonts w:hint="eastAsia" w:ascii="Times New Roman" w:hAnsi="Times New Roman"/>
              <w:kern w:val="0"/>
              <w:szCs w:val="20"/>
              <w:highlight w:val="none"/>
            </w:rPr>
          </w:rPrChange>
        </w:rPr>
        <w:t>点</w:t>
      </w:r>
      <w:r>
        <w:rPr>
          <w:rFonts w:ascii="Times New Roman" w:hAnsi="Times New Roman"/>
          <w:i/>
          <w:iCs/>
          <w:kern w:val="0"/>
          <w:szCs w:val="21"/>
          <w:highlight w:val="none"/>
          <w:rPrChange w:id="490" w:author="lg" w:date="2026-01-14T17:24:29Z">
            <w:rPr>
              <w:rFonts w:ascii="Times New Roman" w:hAnsi="Times New Roman"/>
              <w:i/>
              <w:iCs/>
              <w:kern w:val="0"/>
              <w:szCs w:val="20"/>
              <w:highlight w:val="none"/>
            </w:rPr>
          </w:rPrChange>
        </w:rPr>
        <w:t>E</w:t>
      </w:r>
      <w:r>
        <w:rPr>
          <w:rFonts w:hint="eastAsia" w:ascii="Times New Roman" w:hAnsi="Times New Roman"/>
          <w:kern w:val="0"/>
          <w:szCs w:val="21"/>
          <w:highlight w:val="none"/>
          <w:rPrChange w:id="491" w:author="lg" w:date="2026-01-14T17:24:29Z">
            <w:rPr>
              <w:rFonts w:hint="eastAsia" w:ascii="Times New Roman" w:hAnsi="Times New Roman"/>
              <w:kern w:val="0"/>
              <w:szCs w:val="20"/>
              <w:highlight w:val="none"/>
            </w:rPr>
          </w:rPrChange>
        </w:rPr>
        <w:t>的运动规律，采用解析法进行运动学分析。</w:t>
      </w:r>
      <w:r>
        <w:rPr>
          <w:rFonts w:hint="default" w:ascii="Times New Roman" w:hAnsi="Times New Roman" w:eastAsia="Consolas" w:cs="Times New Roman"/>
          <w:kern w:val="0"/>
          <w:sz w:val="21"/>
          <w:szCs w:val="21"/>
          <w:highlight w:val="none"/>
          <w:lang w:bidi="ar"/>
          <w:rPrChange w:id="492" w:author="lg" w:date="2026-01-14T17:24:29Z">
            <w:rPr>
              <w:rFonts w:hint="default" w:ascii="Times New Roman" w:hAnsi="Times New Roman" w:eastAsia="Consolas" w:cs="Times New Roman"/>
              <w:kern w:val="0"/>
              <w:sz w:val="20"/>
              <w:szCs w:val="20"/>
              <w:highlight w:val="none"/>
              <w:lang w:bidi="ar"/>
            </w:rPr>
          </w:rPrChange>
        </w:rPr>
        <w:t>动刀圆</w:t>
      </w:r>
      <w:r>
        <w:rPr>
          <w:rFonts w:ascii="Times New Roman" w:hAnsi="Times New Roman" w:eastAsia="Consolas" w:cs="Times New Roman"/>
          <w:kern w:val="0"/>
          <w:sz w:val="21"/>
          <w:szCs w:val="21"/>
          <w:highlight w:val="none"/>
          <w:lang w:bidi="ar"/>
          <w:rPrChange w:id="493" w:author="lg" w:date="2026-01-14T17:24:29Z">
            <w:rPr>
              <w:rFonts w:ascii="Times New Roman" w:hAnsi="Times New Roman" w:eastAsia="Consolas" w:cs="Times New Roman"/>
              <w:kern w:val="0"/>
              <w:sz w:val="20"/>
              <w:szCs w:val="20"/>
              <w:highlight w:val="none"/>
              <w:lang w:bidi="ar"/>
            </w:rPr>
          </w:rPrChange>
        </w:rPr>
        <w:t>心</w:t>
      </w:r>
      <w:r>
        <w:rPr>
          <w:rFonts w:ascii="Times New Roman" w:hAnsi="Times New Roman" w:eastAsia="Consolas" w:cs="Times New Roman"/>
          <w:i/>
          <w:iCs/>
          <w:kern w:val="0"/>
          <w:sz w:val="21"/>
          <w:szCs w:val="21"/>
          <w:highlight w:val="none"/>
          <w:lang w:bidi="ar"/>
          <w:rPrChange w:id="494" w:author="lg" w:date="2026-01-14T17:24:29Z">
            <w:rPr>
              <w:rFonts w:ascii="Times New Roman" w:hAnsi="Times New Roman" w:eastAsia="Consolas" w:cs="Times New Roman"/>
              <w:i/>
              <w:iCs/>
              <w:kern w:val="0"/>
              <w:sz w:val="20"/>
              <w:szCs w:val="20"/>
              <w:highlight w:val="none"/>
              <w:lang w:bidi="ar"/>
            </w:rPr>
          </w:rPrChange>
        </w:rPr>
        <w:t>B</w:t>
      </w:r>
      <w:r>
        <w:rPr>
          <w:rFonts w:ascii="Times New Roman" w:hAnsi="Times New Roman" w:eastAsia="Consolas" w:cs="Times New Roman"/>
          <w:kern w:val="0"/>
          <w:sz w:val="21"/>
          <w:szCs w:val="21"/>
          <w:highlight w:val="none"/>
          <w:lang w:bidi="ar"/>
          <w:rPrChange w:id="495" w:author="lg" w:date="2026-01-14T17:24:29Z">
            <w:rPr>
              <w:rFonts w:ascii="Times New Roman" w:hAnsi="Times New Roman" w:eastAsia="Consolas" w:cs="Times New Roman"/>
              <w:kern w:val="0"/>
              <w:sz w:val="20"/>
              <w:szCs w:val="20"/>
              <w:highlight w:val="none"/>
              <w:lang w:bidi="ar"/>
            </w:rPr>
          </w:rPrChange>
        </w:rPr>
        <w:t>围绕着原点</w:t>
      </w:r>
      <w:r>
        <w:rPr>
          <w:rFonts w:ascii="Times New Roman" w:hAnsi="Times New Roman" w:eastAsia="Consolas" w:cs="Times New Roman"/>
          <w:i/>
          <w:iCs/>
          <w:kern w:val="0"/>
          <w:sz w:val="21"/>
          <w:szCs w:val="21"/>
          <w:highlight w:val="none"/>
          <w:lang w:bidi="ar"/>
          <w:rPrChange w:id="496" w:author="lg" w:date="2026-01-14T17:24:29Z">
            <w:rPr>
              <w:rFonts w:ascii="Times New Roman" w:hAnsi="Times New Roman" w:eastAsia="Consolas" w:cs="Times New Roman"/>
              <w:i/>
              <w:iCs/>
              <w:kern w:val="0"/>
              <w:sz w:val="20"/>
              <w:szCs w:val="20"/>
              <w:highlight w:val="none"/>
              <w:lang w:bidi="ar"/>
            </w:rPr>
          </w:rPrChange>
        </w:rPr>
        <w:t>O</w:t>
      </w:r>
      <w:r>
        <w:rPr>
          <w:rFonts w:ascii="Times New Roman" w:hAnsi="Times New Roman" w:eastAsia="Consolas" w:cs="Times New Roman"/>
          <w:kern w:val="0"/>
          <w:sz w:val="21"/>
          <w:szCs w:val="21"/>
          <w:highlight w:val="none"/>
          <w:lang w:bidi="ar"/>
          <w:rPrChange w:id="497" w:author="lg" w:date="2026-01-14T17:24:29Z">
            <w:rPr>
              <w:rFonts w:ascii="Times New Roman" w:hAnsi="Times New Roman" w:eastAsia="Consolas" w:cs="Times New Roman"/>
              <w:kern w:val="0"/>
              <w:sz w:val="20"/>
              <w:szCs w:val="20"/>
              <w:highlight w:val="none"/>
              <w:lang w:bidi="ar"/>
            </w:rPr>
          </w:rPrChange>
        </w:rPr>
        <w:t>做偏心旋</w:t>
      </w:r>
      <w:r>
        <w:rPr>
          <w:rFonts w:ascii="Times New Roman" w:hAnsi="Times New Roman" w:eastAsia="Consolas"/>
          <w:kern w:val="0"/>
          <w:sz w:val="21"/>
          <w:szCs w:val="21"/>
          <w:highlight w:val="none"/>
          <w:lang w:bidi="ar"/>
          <w:rPrChange w:id="498" w:author="lg" w:date="2026-01-14T17:24:29Z">
            <w:rPr>
              <w:rFonts w:ascii="Times New Roman" w:hAnsi="Times New Roman" w:eastAsia="Consolas"/>
              <w:kern w:val="0"/>
              <w:sz w:val="20"/>
              <w:szCs w:val="20"/>
              <w:highlight w:val="none"/>
              <w:lang w:bidi="ar"/>
            </w:rPr>
          </w:rPrChange>
        </w:rPr>
        <w:t>转运动，</w:t>
      </w:r>
      <w:r>
        <w:rPr>
          <w:rFonts w:hint="eastAsia" w:ascii="Times New Roman" w:hAnsi="Times New Roman" w:eastAsia="Consolas"/>
          <w:kern w:val="0"/>
          <w:sz w:val="21"/>
          <w:szCs w:val="21"/>
          <w:highlight w:val="none"/>
          <w:lang w:bidi="ar"/>
          <w:rPrChange w:id="499" w:author="lg" w:date="2026-01-14T17:24:29Z">
            <w:rPr>
              <w:rFonts w:hint="eastAsia" w:ascii="Times New Roman" w:hAnsi="Times New Roman" w:eastAsia="Consolas"/>
              <w:kern w:val="0"/>
              <w:sz w:val="20"/>
              <w:szCs w:val="20"/>
              <w:highlight w:val="none"/>
              <w:lang w:bidi="ar"/>
            </w:rPr>
          </w:rPrChange>
        </w:rPr>
        <w:t>偏心距</w:t>
      </w:r>
      <w:r>
        <w:rPr>
          <w:rFonts w:ascii="Times New Roman" w:hAnsi="Times New Roman" w:eastAsia="Consolas"/>
          <w:kern w:val="0"/>
          <w:sz w:val="21"/>
          <w:szCs w:val="21"/>
          <w:highlight w:val="none"/>
          <w:lang w:bidi="ar"/>
          <w:rPrChange w:id="500" w:author="lg" w:date="2026-01-14T17:24:29Z">
            <w:rPr>
              <w:rFonts w:ascii="Times New Roman" w:hAnsi="Times New Roman" w:eastAsia="Consolas"/>
              <w:kern w:val="0"/>
              <w:sz w:val="20"/>
              <w:szCs w:val="20"/>
              <w:highlight w:val="none"/>
              <w:lang w:bidi="ar"/>
            </w:rPr>
          </w:rPrChange>
        </w:rPr>
        <w:t>为</w:t>
      </w:r>
      <m:oMath>
        <m:sSub>
          <m:sSubPr>
            <m:ctrlPr>
              <w:rPr>
                <w:rFonts w:ascii="Cambria Math" w:hAnsi="Cambria Math"/>
                <w:i/>
                <w:color w:val="333333"/>
                <w:kern w:val="0"/>
                <w:szCs w:val="21"/>
                <w:highlight w:val="none"/>
                <w:shd w:val="clear" w:color="auto" w:fill="FFFFFF"/>
              </w:rPr>
            </m:ctrlPr>
          </m:sSubPr>
          <m:e>
            <m:r>
              <m:rPr/>
              <w:rPr>
                <w:rFonts w:hint="default" w:ascii="Cambria Math" w:hAnsi="Cambria Math"/>
                <w:color w:val="333333"/>
                <w:kern w:val="0"/>
                <w:szCs w:val="21"/>
                <w:highlight w:val="none"/>
                <w:shd w:val="clear" w:color="auto" w:fill="FFFFFF"/>
                <w:lang w:val="en-US" w:eastAsia="zh-CN"/>
              </w:rPr>
              <m:t>r</m:t>
            </m:r>
            <m:ctrlPr>
              <w:rPr>
                <w:rFonts w:ascii="Cambria Math" w:hAnsi="Cambria Math"/>
                <w:i/>
                <w:color w:val="333333"/>
                <w:kern w:val="0"/>
                <w:szCs w:val="21"/>
                <w:highlight w:val="none"/>
                <w:shd w:val="clear" w:color="auto" w:fill="FFFFFF"/>
              </w:rPr>
            </m:ctrlPr>
          </m:e>
          <m:sub>
            <m:r>
              <m:rPr/>
              <w:rPr>
                <w:rFonts w:hint="default" w:ascii="Cambria Math" w:hAnsi="Cambria Math"/>
                <w:color w:val="333333"/>
                <w:kern w:val="0"/>
                <w:szCs w:val="21"/>
                <w:highlight w:val="none"/>
                <w:shd w:val="clear" w:color="auto" w:fill="FFFFFF"/>
                <w:lang w:val="en-US" w:eastAsia="zh-CN"/>
              </w:rPr>
              <m:t>O</m:t>
            </m:r>
            <m:ctrlPr>
              <w:rPr>
                <w:rFonts w:ascii="Cambria Math" w:hAnsi="Cambria Math"/>
                <w:i/>
                <w:color w:val="333333"/>
                <w:kern w:val="0"/>
                <w:szCs w:val="21"/>
                <w:highlight w:val="none"/>
                <w:shd w:val="clear" w:color="auto" w:fill="FFFFFF"/>
              </w:rPr>
            </m:ctrlPr>
          </m:sub>
        </m:sSub>
      </m:oMath>
      <w:r>
        <w:rPr>
          <w:rFonts w:hint="eastAsia" w:ascii="Times New Roman" w:hAnsi="Times New Roman"/>
          <w:highlight w:val="none"/>
        </w:rPr>
        <w:t>，角速度为</w:t>
      </w:r>
      <w:bookmarkStart w:id="9" w:name="OLE_LINK48"/>
      <w:r>
        <w:rPr>
          <w:rFonts w:ascii="Times New Roman" w:hAnsi="Times New Roman" w:eastAsia="微软雅黑"/>
          <w:i/>
          <w:iCs/>
          <w:highlight w:val="none"/>
        </w:rPr>
        <w:t>ω</w:t>
      </w:r>
      <w:bookmarkEnd w:id="9"/>
      <w:r>
        <w:rPr>
          <w:rFonts w:hint="eastAsia" w:ascii="Times New Roman" w:hAnsi="Times New Roman"/>
          <w:kern w:val="0"/>
          <w:sz w:val="21"/>
          <w:szCs w:val="21"/>
          <w:highlight w:val="none"/>
          <w:lang w:eastAsia="zh-CN" w:bidi="ar"/>
          <w:rPrChange w:id="501" w:author="lg" w:date="2026-01-14T17:24:29Z">
            <w:rPr>
              <w:rFonts w:hint="eastAsia" w:ascii="Times New Roman" w:hAnsi="Times New Roman"/>
              <w:kern w:val="0"/>
              <w:sz w:val="20"/>
              <w:szCs w:val="20"/>
              <w:highlight w:val="none"/>
              <w:lang w:eastAsia="zh-CN" w:bidi="ar"/>
            </w:rPr>
          </w:rPrChange>
        </w:rPr>
        <w:t>，</w:t>
      </w:r>
      <w:r>
        <w:rPr>
          <w:rFonts w:hint="eastAsia" w:ascii="Times New Roman" w:hAnsi="Times New Roman"/>
          <w:kern w:val="0"/>
          <w:sz w:val="21"/>
          <w:szCs w:val="21"/>
          <w:highlight w:val="none"/>
          <w:lang w:val="en-US" w:eastAsia="zh-CN" w:bidi="ar"/>
          <w:rPrChange w:id="502" w:author="lg" w:date="2026-01-14T17:24:29Z">
            <w:rPr>
              <w:rFonts w:hint="eastAsia" w:ascii="Times New Roman" w:hAnsi="Times New Roman"/>
              <w:kern w:val="0"/>
              <w:sz w:val="20"/>
              <w:szCs w:val="20"/>
              <w:highlight w:val="none"/>
              <w:lang w:val="en-US" w:eastAsia="zh-CN" w:bidi="ar"/>
            </w:rPr>
          </w:rPrChange>
        </w:rPr>
        <w:t>可得</w:t>
      </w:r>
      <w:r>
        <w:rPr>
          <w:rFonts w:hint="eastAsia" w:ascii="Times New Roman" w:hAnsi="Times New Roman" w:eastAsia="Consolas"/>
          <w:kern w:val="0"/>
          <w:sz w:val="21"/>
          <w:szCs w:val="21"/>
          <w:highlight w:val="none"/>
          <w:lang w:bidi="ar"/>
          <w:rPrChange w:id="503" w:author="lg" w:date="2026-01-14T17:24:29Z">
            <w:rPr>
              <w:rFonts w:hint="eastAsia" w:ascii="Times New Roman" w:hAnsi="Times New Roman" w:eastAsia="Consolas"/>
              <w:kern w:val="0"/>
              <w:sz w:val="20"/>
              <w:szCs w:val="20"/>
              <w:highlight w:val="none"/>
              <w:lang w:bidi="ar"/>
            </w:rPr>
          </w:rPrChange>
        </w:rPr>
        <w:t>动刀圆心</w:t>
      </w:r>
      <w:r>
        <w:rPr>
          <w:rFonts w:hint="eastAsia" w:ascii="Times New Roman" w:hAnsi="Times New Roman"/>
          <w:i/>
          <w:iCs/>
          <w:kern w:val="0"/>
          <w:sz w:val="21"/>
          <w:szCs w:val="21"/>
          <w:highlight w:val="none"/>
          <w:lang w:val="en-US" w:eastAsia="zh-CN" w:bidi="ar"/>
          <w:rPrChange w:id="504" w:author="lg" w:date="2026-01-14T17:24:29Z">
            <w:rPr>
              <w:rFonts w:hint="eastAsia" w:ascii="Times New Roman" w:hAnsi="Times New Roman"/>
              <w:i/>
              <w:iCs/>
              <w:kern w:val="0"/>
              <w:sz w:val="20"/>
              <w:szCs w:val="20"/>
              <w:highlight w:val="none"/>
              <w:lang w:val="en-US" w:eastAsia="zh-CN" w:bidi="ar"/>
            </w:rPr>
          </w:rPrChange>
        </w:rPr>
        <w:t>B</w:t>
      </w:r>
      <w:r>
        <w:rPr>
          <w:rFonts w:hint="eastAsia" w:ascii="Times New Roman" w:hAnsi="Times New Roman"/>
          <w:kern w:val="0"/>
          <w:sz w:val="21"/>
          <w:szCs w:val="21"/>
          <w:highlight w:val="none"/>
          <w:lang w:val="en-US" w:eastAsia="zh-CN" w:bidi="ar"/>
          <w:rPrChange w:id="505" w:author="lg" w:date="2026-01-14T17:24:29Z">
            <w:rPr>
              <w:rFonts w:hint="eastAsia" w:ascii="Times New Roman" w:hAnsi="Times New Roman"/>
              <w:kern w:val="0"/>
              <w:sz w:val="20"/>
              <w:szCs w:val="20"/>
              <w:highlight w:val="none"/>
              <w:lang w:val="en-US" w:eastAsia="zh-CN" w:bidi="ar"/>
            </w:rPr>
          </w:rPrChange>
        </w:rPr>
        <w:t>的</w:t>
      </w:r>
      <w:r>
        <w:rPr>
          <w:rFonts w:hint="eastAsia" w:ascii="Times New Roman" w:hAnsi="Times New Roman" w:eastAsia="Consolas"/>
          <w:kern w:val="0"/>
          <w:sz w:val="21"/>
          <w:szCs w:val="21"/>
          <w:highlight w:val="none"/>
          <w:lang w:bidi="ar"/>
          <w:rPrChange w:id="506" w:author="lg" w:date="2026-01-14T17:24:29Z">
            <w:rPr>
              <w:rFonts w:hint="eastAsia" w:ascii="Times New Roman" w:hAnsi="Times New Roman" w:eastAsia="Consolas"/>
              <w:kern w:val="0"/>
              <w:sz w:val="20"/>
              <w:szCs w:val="20"/>
              <w:highlight w:val="none"/>
              <w:lang w:bidi="ar"/>
            </w:rPr>
          </w:rPrChange>
        </w:rPr>
        <w:t>坐标为：</w:t>
      </w:r>
    </w:p>
    <w:p w14:paraId="799B8897">
      <w:pPr>
        <w:ind w:firstLine="420" w:firstLineChars="200"/>
        <w:jc w:val="right"/>
        <w:rPr>
          <w:rFonts w:ascii="Times New Roman" w:hAnsi="Times New Roman"/>
          <w:position w:val="-10"/>
          <w:highlight w:val="none"/>
        </w:rPr>
      </w:pPr>
      <w:bookmarkStart w:id="10" w:name="OLE_LINK3"/>
      <w:bookmarkStart w:id="11" w:name="OLE_LINK2"/>
      <m:oMath>
        <m:d>
          <m:dPr>
            <m:begChr m:val="{"/>
            <m:endChr m:val=""/>
            <m:ctrlPr>
              <w:rPr>
                <w:rFonts w:ascii="Cambria Math" w:hAnsi="Cambria Math"/>
                <w:i/>
                <w:kern w:val="0"/>
                <w:sz w:val="21"/>
                <w:szCs w:val="21"/>
                <w:highlight w:val="none"/>
                <w:lang w:bidi="ar"/>
              </w:rPr>
            </m:ctrlPr>
          </m:dPr>
          <m:e>
            <m:eqArr>
              <m:eqArrPr>
                <m:ctrlPr>
                  <w:rPr>
                    <w:rFonts w:ascii="Cambria Math" w:hAnsi="Cambria Math"/>
                    <w:i/>
                    <w:kern w:val="0"/>
                    <w:sz w:val="21"/>
                    <w:szCs w:val="21"/>
                    <w:highlight w:val="none"/>
                    <w:lang w:bidi="ar"/>
                  </w:rPr>
                </m:ctrlPr>
              </m:eqArrPr>
              <m:e>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507" w:author="lg" w:date="2026-01-14T17:12:00Z">
                          <w:rPr>
                            <w:rFonts w:hint="default" w:ascii="Cambria Math" w:hAnsi="Cambria Math"/>
                            <w:kern w:val="0"/>
                            <w:sz w:val="20"/>
                            <w:szCs w:val="20"/>
                            <w:highlight w:val="none"/>
                            <w:lang w:val="en-US" w:eastAsia="zh-CN" w:bidi="ar"/>
                          </w:rPr>
                        </w:rPrChange>
                      </w:rPr>
                      <m:t>x</m:t>
                    </m:r>
                    <w:bookmarkEnd w:id="10"/>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508" w:author="lg" w:date="2026-01-14T17:12:00Z">
                          <w:rPr>
                            <w:rFonts w:hint="default" w:ascii="Cambria Math" w:hAnsi="Cambria Math"/>
                            <w:kern w:val="0"/>
                            <w:sz w:val="20"/>
                            <w:szCs w:val="20"/>
                            <w:highlight w:val="none"/>
                            <w:lang w:val="en-US" w:eastAsia="zh-CN" w:bidi="ar"/>
                          </w:rPr>
                        </w:rPrChange>
                      </w:rPr>
                      <m:t>B</m:t>
                    </m:r>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509" w:author="lg" w:date="2026-01-14T17:12:00Z">
                      <w:rPr>
                        <w:rFonts w:hint="default" w:ascii="Cambria Math" w:hAnsi="Cambria Math"/>
                        <w:kern w:val="0"/>
                        <w:sz w:val="20"/>
                        <w:szCs w:val="20"/>
                        <w:highlight w:val="none"/>
                        <w:lang w:val="en-US" w:eastAsia="zh-CN" w:bidi="ar"/>
                      </w:rPr>
                    </w:rPrChange>
                  </w:rPr>
                  <m:t>=</m:t>
                </m:r>
                <m:sSub>
                  <w:bookmarkStart w:id="12" w:name="OLE_LINK8"/>
                  <m:sSubPr>
                    <m:ctrlPr>
                      <w:rPr>
                        <w:rFonts w:hint="default" w:ascii="Cambria Math" w:hAnsi="Cambria Math"/>
                        <w:i/>
                        <w:kern w:val="0"/>
                        <w:sz w:val="21"/>
                        <w:szCs w:val="21"/>
                        <w:highlight w:val="none"/>
                        <w:lang w:val="en-US" w:eastAsia="zh-CN" w:bidi="ar"/>
                      </w:rPr>
                    </m:ctrlPr>
                  </m:sSubPr>
                  <m:e>
                    <m:r>
                      <m:rPr/>
                      <w:rPr>
                        <w:rFonts w:hint="default" w:ascii="Cambria Math" w:hAnsi="Cambria Math"/>
                        <w:kern w:val="0"/>
                        <w:sz w:val="21"/>
                        <w:szCs w:val="21"/>
                        <w:highlight w:val="none"/>
                        <w:lang w:val="en-US" w:eastAsia="zh-CN" w:bidi="ar"/>
                        <w:rPrChange w:id="510" w:author="lg" w:date="2026-01-14T17:12:00Z">
                          <w:rPr>
                            <w:rFonts w:hint="default" w:ascii="Cambria Math" w:hAnsi="Cambria Math"/>
                            <w:kern w:val="0"/>
                            <w:sz w:val="20"/>
                            <w:szCs w:val="20"/>
                            <w:highlight w:val="none"/>
                            <w:lang w:val="en-US" w:eastAsia="zh-CN" w:bidi="ar"/>
                          </w:rPr>
                        </w:rPrChange>
                      </w:rPr>
                      <m:t>r</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511" w:author="lg" w:date="2026-01-14T17:12:00Z">
                          <w:rPr>
                            <w:rFonts w:hint="default" w:ascii="Cambria Math" w:hAnsi="Cambria Math"/>
                            <w:kern w:val="0"/>
                            <w:sz w:val="20"/>
                            <w:szCs w:val="20"/>
                            <w:highlight w:val="none"/>
                            <w:lang w:val="en-US" w:eastAsia="zh-CN" w:bidi="ar"/>
                          </w:rPr>
                        </w:rPrChange>
                      </w:rPr>
                      <m:t>o</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512" w:author="lg" w:date="2026-01-14T17:12:00Z">
                      <w:rPr>
                        <w:rFonts w:hint="default" w:ascii="Cambria Math" w:hAnsi="Cambria Math"/>
                        <w:kern w:val="0"/>
                        <w:sz w:val="20"/>
                        <w:szCs w:val="20"/>
                        <w:highlight w:val="none"/>
                        <w:lang w:val="en-US" w:eastAsia="zh-CN" w:bidi="ar"/>
                      </w:rPr>
                    </w:rPrChange>
                  </w:rPr>
                  <m:t>cos(</m:t>
                </m:r>
                <m:r>
                  <m:rPr/>
                  <w:rPr>
                    <w:rFonts w:ascii="Cambria Math" w:hAnsi="Cambria Math"/>
                    <w:kern w:val="0"/>
                    <w:sz w:val="21"/>
                    <w:szCs w:val="21"/>
                    <w:highlight w:val="none"/>
                    <w:lang w:val="en-US" w:bidi="ar"/>
                    <w:rPrChange w:id="513" w:author="lg" w:date="2026-01-14T17:12:00Z">
                      <w:rPr>
                        <w:rFonts w:ascii="Cambria Math" w:hAnsi="Cambria Math"/>
                        <w:kern w:val="0"/>
                        <w:sz w:val="20"/>
                        <w:szCs w:val="20"/>
                        <w:highlight w:val="none"/>
                        <w:lang w:val="en-US" w:bidi="ar"/>
                      </w:rPr>
                    </w:rPrChange>
                  </w:rPr>
                  <m:t>ω</m:t>
                </m:r>
                <m:r>
                  <m:rPr/>
                  <w:rPr>
                    <w:rFonts w:hint="default" w:ascii="Cambria Math" w:hAnsi="Cambria Math"/>
                    <w:kern w:val="0"/>
                    <w:sz w:val="21"/>
                    <w:szCs w:val="21"/>
                    <w:highlight w:val="none"/>
                    <w:lang w:val="en-US" w:eastAsia="zh-CN" w:bidi="ar"/>
                    <w:rPrChange w:id="514" w:author="lg" w:date="2026-01-14T17:12:00Z">
                      <w:rPr>
                        <w:rFonts w:hint="default" w:ascii="Cambria Math" w:hAnsi="Cambria Math"/>
                        <w:kern w:val="0"/>
                        <w:sz w:val="20"/>
                        <w:szCs w:val="20"/>
                        <w:highlight w:val="none"/>
                        <w:lang w:val="en-US" w:eastAsia="zh-CN" w:bidi="ar"/>
                      </w:rPr>
                    </w:rPrChange>
                  </w:rPr>
                  <m:t>t+</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515" w:author="lg" w:date="2026-01-14T17:12:00Z">
                          <w:rPr>
                            <w:rFonts w:ascii="Cambria Math" w:hAnsi="Cambria Math"/>
                            <w:kern w:val="0"/>
                            <w:sz w:val="20"/>
                            <w:szCs w:val="20"/>
                            <w:highlight w:val="none"/>
                            <w:lang w:val="en-US" w:bidi="ar"/>
                          </w:rPr>
                        </w:rPrChange>
                      </w:rPr>
                      <m:t>α</m:t>
                    </m:r>
                    <m:ctrlPr>
                      <w:rPr>
                        <w:rFonts w:hint="default" w:ascii="Cambria Math" w:hAnsi="Cambria Math"/>
                        <w:i/>
                        <w:kern w:val="0"/>
                        <w:sz w:val="21"/>
                        <w:szCs w:val="21"/>
                        <w:highlight w:val="none"/>
                        <w:lang w:val="en-US" w:eastAsia="zh-CN" w:bidi="ar"/>
                      </w:rPr>
                    </m:ctrlPr>
                  </m:e>
                  <m:sub>
                    <m:r>
                      <m:rPr/>
                      <w:rPr>
                        <w:rFonts w:hint="default" w:ascii="Cambria Math" w:hAnsi="Cambria Math"/>
                        <w:kern w:val="0"/>
                        <w:sz w:val="21"/>
                        <w:szCs w:val="21"/>
                        <w:highlight w:val="none"/>
                        <w:lang w:val="en-US" w:eastAsia="zh-CN" w:bidi="ar"/>
                        <w:rPrChange w:id="516" w:author="lg" w:date="2026-01-14T17:12:00Z">
                          <w:rPr>
                            <w:rFonts w:hint="default" w:ascii="Cambria Math" w:hAnsi="Cambria Math"/>
                            <w:kern w:val="0"/>
                            <w:sz w:val="20"/>
                            <w:szCs w:val="20"/>
                            <w:highlight w:val="none"/>
                            <w:lang w:val="en-US" w:eastAsia="zh-CN" w:bidi="ar"/>
                          </w:rPr>
                        </w:rPrChange>
                      </w:rPr>
                      <m:t>0</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517" w:author="lg" w:date="2026-01-14T17:12:00Z">
                      <w:rPr>
                        <w:rFonts w:hint="default" w:ascii="Cambria Math" w:hAnsi="Cambria Math"/>
                        <w:kern w:val="0"/>
                        <w:sz w:val="20"/>
                        <w:szCs w:val="20"/>
                        <w:highlight w:val="none"/>
                        <w:lang w:val="en-US" w:eastAsia="zh-CN" w:bidi="ar"/>
                      </w:rPr>
                    </w:rPrChange>
                  </w:rPr>
                  <m:t>)</m:t>
                </m:r>
                <w:bookmarkEnd w:id="11"/>
                <w:bookmarkEnd w:id="12"/>
                <m:ctrlPr>
                  <w:rPr>
                    <w:rFonts w:ascii="Cambria Math" w:hAnsi="Cambria Math"/>
                    <w:i/>
                    <w:kern w:val="0"/>
                    <w:sz w:val="21"/>
                    <w:szCs w:val="21"/>
                    <w:highlight w:val="none"/>
                    <w:lang w:bidi="ar"/>
                  </w:rPr>
                </m:ctrlPr>
              </m:e>
              <m:e>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518" w:author="lg" w:date="2026-01-14T17:12:00Z">
                          <w:rPr>
                            <w:rFonts w:hint="default" w:ascii="Cambria Math" w:hAnsi="Cambria Math"/>
                            <w:kern w:val="0"/>
                            <w:sz w:val="20"/>
                            <w:szCs w:val="20"/>
                            <w:highlight w:val="none"/>
                            <w:lang w:val="en-US" w:eastAsia="zh-CN" w:bidi="ar"/>
                          </w:rPr>
                        </w:rPrChange>
                      </w:rPr>
                      <m:t>y</m:t>
                    </m:r>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519" w:author="lg" w:date="2026-01-14T17:12:00Z">
                          <w:rPr>
                            <w:rFonts w:hint="default" w:ascii="Cambria Math" w:hAnsi="Cambria Math"/>
                            <w:kern w:val="0"/>
                            <w:sz w:val="20"/>
                            <w:szCs w:val="20"/>
                            <w:highlight w:val="none"/>
                            <w:lang w:val="en-US" w:eastAsia="zh-CN" w:bidi="ar"/>
                          </w:rPr>
                        </w:rPrChange>
                      </w:rPr>
                      <m:t>B</m:t>
                    </m:r>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520" w:author="lg" w:date="2026-01-14T17:12:00Z">
                      <w:rPr>
                        <w:rFonts w:hint="default" w:ascii="Cambria Math" w:hAnsi="Cambria Math"/>
                        <w:kern w:val="0"/>
                        <w:sz w:val="20"/>
                        <w:szCs w:val="20"/>
                        <w:highlight w:val="none"/>
                        <w:lang w:val="en-US" w:eastAsia="zh-CN" w:bidi="ar"/>
                      </w:rPr>
                    </w:rPrChange>
                  </w:rPr>
                  <m:t>=</m:t>
                </m:r>
                <w:bookmarkStart w:id="13" w:name="OLE_LINK9"/>
                <m:sSub>
                  <m:sSubPr>
                    <m:ctrlPr>
                      <w:rPr>
                        <w:rFonts w:hint="default" w:ascii="Cambria Math" w:hAnsi="Cambria Math"/>
                        <w:i/>
                        <w:kern w:val="0"/>
                        <w:sz w:val="21"/>
                        <w:szCs w:val="21"/>
                        <w:highlight w:val="none"/>
                        <w:lang w:val="en-US" w:eastAsia="zh-CN" w:bidi="ar"/>
                      </w:rPr>
                    </m:ctrlPr>
                  </m:sSubPr>
                  <m:e>
                    <m:r>
                      <m:rPr/>
                      <w:rPr>
                        <w:rFonts w:hint="default" w:ascii="Cambria Math" w:hAnsi="Cambria Math"/>
                        <w:kern w:val="0"/>
                        <w:sz w:val="21"/>
                        <w:szCs w:val="21"/>
                        <w:highlight w:val="none"/>
                        <w:lang w:val="en-US" w:eastAsia="zh-CN" w:bidi="ar"/>
                        <w:rPrChange w:id="521" w:author="lg" w:date="2026-01-14T17:12:00Z">
                          <w:rPr>
                            <w:rFonts w:hint="default" w:ascii="Cambria Math" w:hAnsi="Cambria Math"/>
                            <w:kern w:val="0"/>
                            <w:sz w:val="20"/>
                            <w:szCs w:val="20"/>
                            <w:highlight w:val="none"/>
                            <w:lang w:val="en-US" w:eastAsia="zh-CN" w:bidi="ar"/>
                          </w:rPr>
                        </w:rPrChange>
                      </w:rPr>
                      <m:t>r</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522" w:author="lg" w:date="2026-01-14T17:12:00Z">
                          <w:rPr>
                            <w:rFonts w:hint="default" w:ascii="Cambria Math" w:hAnsi="Cambria Math"/>
                            <w:kern w:val="0"/>
                            <w:sz w:val="20"/>
                            <w:szCs w:val="20"/>
                            <w:highlight w:val="none"/>
                            <w:lang w:val="en-US" w:eastAsia="zh-CN" w:bidi="ar"/>
                          </w:rPr>
                        </w:rPrChange>
                      </w:rPr>
                      <m:t>o</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523" w:author="lg" w:date="2026-01-14T17:12:00Z">
                      <w:rPr>
                        <w:rFonts w:hint="default" w:ascii="Cambria Math" w:hAnsi="Cambria Math"/>
                        <w:kern w:val="0"/>
                        <w:sz w:val="20"/>
                        <w:szCs w:val="20"/>
                        <w:highlight w:val="none"/>
                        <w:lang w:val="en-US" w:eastAsia="zh-CN" w:bidi="ar"/>
                      </w:rPr>
                    </w:rPrChange>
                  </w:rPr>
                  <m:t>sin(</m:t>
                </m:r>
                <m:r>
                  <m:rPr/>
                  <w:rPr>
                    <w:rFonts w:ascii="Cambria Math" w:hAnsi="Cambria Math"/>
                    <w:kern w:val="0"/>
                    <w:sz w:val="21"/>
                    <w:szCs w:val="21"/>
                    <w:highlight w:val="none"/>
                    <w:lang w:val="en-US" w:bidi="ar"/>
                    <w:rPrChange w:id="524" w:author="lg" w:date="2026-01-14T17:12:00Z">
                      <w:rPr>
                        <w:rFonts w:ascii="Cambria Math" w:hAnsi="Cambria Math"/>
                        <w:kern w:val="0"/>
                        <w:sz w:val="20"/>
                        <w:szCs w:val="20"/>
                        <w:highlight w:val="none"/>
                        <w:lang w:val="en-US" w:bidi="ar"/>
                      </w:rPr>
                    </w:rPrChange>
                  </w:rPr>
                  <m:t>ω</m:t>
                </m:r>
                <m:r>
                  <m:rPr/>
                  <w:rPr>
                    <w:rFonts w:hint="default" w:ascii="Cambria Math" w:hAnsi="Cambria Math"/>
                    <w:kern w:val="0"/>
                    <w:sz w:val="21"/>
                    <w:szCs w:val="21"/>
                    <w:highlight w:val="none"/>
                    <w:lang w:val="en-US" w:eastAsia="zh-CN" w:bidi="ar"/>
                    <w:rPrChange w:id="525" w:author="lg" w:date="2026-01-14T17:12:00Z">
                      <w:rPr>
                        <w:rFonts w:hint="default" w:ascii="Cambria Math" w:hAnsi="Cambria Math"/>
                        <w:kern w:val="0"/>
                        <w:sz w:val="20"/>
                        <w:szCs w:val="20"/>
                        <w:highlight w:val="none"/>
                        <w:lang w:val="en-US" w:eastAsia="zh-CN" w:bidi="ar"/>
                      </w:rPr>
                    </w:rPrChange>
                  </w:rPr>
                  <m:t>t+</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526" w:author="lg" w:date="2026-01-14T17:12:00Z">
                          <w:rPr>
                            <w:rFonts w:ascii="Cambria Math" w:hAnsi="Cambria Math"/>
                            <w:kern w:val="0"/>
                            <w:sz w:val="20"/>
                            <w:szCs w:val="20"/>
                            <w:highlight w:val="none"/>
                            <w:lang w:val="en-US" w:bidi="ar"/>
                          </w:rPr>
                        </w:rPrChange>
                      </w:rPr>
                      <m:t>α</m:t>
                    </m:r>
                    <m:ctrlPr>
                      <w:rPr>
                        <w:rFonts w:hint="default" w:ascii="Cambria Math" w:hAnsi="Cambria Math"/>
                        <w:i/>
                        <w:kern w:val="0"/>
                        <w:sz w:val="21"/>
                        <w:szCs w:val="21"/>
                        <w:highlight w:val="none"/>
                        <w:lang w:val="en-US" w:eastAsia="zh-CN" w:bidi="ar"/>
                      </w:rPr>
                    </m:ctrlPr>
                  </m:e>
                  <m:sub>
                    <m:r>
                      <m:rPr/>
                      <w:rPr>
                        <w:rFonts w:hint="default" w:ascii="Cambria Math" w:hAnsi="Cambria Math"/>
                        <w:kern w:val="0"/>
                        <w:sz w:val="21"/>
                        <w:szCs w:val="21"/>
                        <w:highlight w:val="none"/>
                        <w:lang w:val="en-US" w:eastAsia="zh-CN" w:bidi="ar"/>
                        <w:rPrChange w:id="527" w:author="lg" w:date="2026-01-14T17:12:00Z">
                          <w:rPr>
                            <w:rFonts w:hint="default" w:ascii="Cambria Math" w:hAnsi="Cambria Math"/>
                            <w:kern w:val="0"/>
                            <w:sz w:val="20"/>
                            <w:szCs w:val="20"/>
                            <w:highlight w:val="none"/>
                            <w:lang w:val="en-US" w:eastAsia="zh-CN" w:bidi="ar"/>
                          </w:rPr>
                        </w:rPrChange>
                      </w:rPr>
                      <m:t>0</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528" w:author="lg" w:date="2026-01-14T17:12:00Z">
                      <w:rPr>
                        <w:rFonts w:hint="default" w:ascii="Cambria Math" w:hAnsi="Cambria Math"/>
                        <w:kern w:val="0"/>
                        <w:sz w:val="20"/>
                        <w:szCs w:val="20"/>
                        <w:highlight w:val="none"/>
                        <w:lang w:val="en-US" w:eastAsia="zh-CN" w:bidi="ar"/>
                      </w:rPr>
                    </w:rPrChange>
                  </w:rPr>
                  <m:t>)</m:t>
                </m:r>
                <w:bookmarkEnd w:id="13"/>
                <m:ctrlPr>
                  <w:rPr>
                    <w:rFonts w:ascii="Cambria Math" w:hAnsi="Cambria Math"/>
                    <w:i/>
                    <w:kern w:val="0"/>
                    <w:sz w:val="21"/>
                    <w:szCs w:val="21"/>
                    <w:highlight w:val="none"/>
                    <w:lang w:bidi="ar"/>
                  </w:rPr>
                </m:ctrlPr>
              </m:e>
            </m:eqArr>
            <m:ctrlPr>
              <w:rPr>
                <w:rFonts w:ascii="Cambria Math" w:hAnsi="Cambria Math"/>
                <w:i/>
                <w:kern w:val="0"/>
                <w:sz w:val="21"/>
                <w:szCs w:val="21"/>
                <w:highlight w:val="none"/>
                <w:lang w:bidi="ar"/>
              </w:rPr>
            </m:ctrlPr>
          </m:e>
        </m:d>
      </m:oMath>
      <w:bookmarkStart w:id="14" w:name="OLE_LINK6"/>
      <w:r>
        <w:rPr>
          <w:rFonts w:hint="default" w:ascii="Times New Roman" w:hAnsi="Times New Roman"/>
          <w:i w:val="0"/>
          <w:kern w:val="0"/>
          <w:sz w:val="21"/>
          <w:szCs w:val="21"/>
          <w:highlight w:val="none"/>
          <w:lang w:val="en-US" w:eastAsia="zh-CN" w:bidi="ar"/>
          <w:rPrChange w:id="529" w:author="lg" w:date="2026-01-14T17:24:29Z">
            <w:rPr>
              <w:rFonts w:hint="default" w:ascii="Times New Roman" w:hAnsi="Times New Roman"/>
              <w:i w:val="0"/>
              <w:kern w:val="0"/>
              <w:sz w:val="20"/>
              <w:szCs w:val="20"/>
              <w:highlight w:val="none"/>
              <w:lang w:val="en-US" w:eastAsia="zh-CN" w:bidi="ar"/>
            </w:rPr>
          </w:rPrChange>
        </w:rPr>
        <w:t xml:space="preserve">           (1)</w:t>
      </w:r>
      <w:bookmarkEnd w:id="14"/>
    </w:p>
    <w:p w14:paraId="54A56659">
      <w:pPr>
        <w:ind w:firstLine="420"/>
        <w:rPr>
          <w:rFonts w:hint="default" w:ascii="Times New Roman" w:hAnsi="Times New Roman"/>
          <w:position w:val="-10"/>
          <w:highlight w:val="none"/>
          <w:lang w:val="en-US" w:eastAsia="zh-CN"/>
        </w:rPr>
      </w:pPr>
      <w:r>
        <w:rPr>
          <w:rFonts w:hint="default" w:ascii="Times New Roman" w:hAnsi="Times New Roman"/>
          <w:position w:val="-10"/>
          <w:highlight w:val="none"/>
          <w:lang w:val="en-US" w:eastAsia="zh-CN"/>
        </w:rPr>
        <w:t>由于</w:t>
      </w:r>
      <w:ins w:id="530" w:author="lg" w:date="2026-01-14T21:18:22Z">
        <w:bookmarkStart w:id="15" w:name="OLE_LINK10"/>
        <w:r>
          <w:rPr>
            <w:rFonts w:hint="eastAsia"/>
            <w:position w:val="-10"/>
            <w:highlight w:val="none"/>
            <w:lang w:val="en-US" w:eastAsia="zh-CN"/>
          </w:rPr>
          <w:t>夹</w:t>
        </w:r>
      </w:ins>
      <w:r>
        <w:rPr>
          <w:rFonts w:hint="default" w:ascii="Times New Roman" w:hAnsi="Times New Roman"/>
          <w:position w:val="-10"/>
          <w:highlight w:val="none"/>
          <w:lang w:val="en-US" w:eastAsia="zh-CN"/>
        </w:rPr>
        <w:t>剪</w:t>
      </w:r>
      <w:del w:id="531" w:author="lg" w:date="2026-01-14T21:18:19Z">
        <w:r>
          <w:rPr>
            <w:rFonts w:hint="default" w:ascii="Times New Roman" w:hAnsi="Times New Roman"/>
            <w:position w:val="-10"/>
            <w:highlight w:val="none"/>
            <w:lang w:val="en-US" w:eastAsia="zh-CN"/>
          </w:rPr>
          <w:delText>切</w:delText>
        </w:r>
      </w:del>
      <w:r>
        <w:rPr>
          <w:rFonts w:hint="default" w:ascii="Times New Roman" w:hAnsi="Times New Roman"/>
          <w:position w:val="-10"/>
          <w:highlight w:val="none"/>
          <w:lang w:val="en-US" w:eastAsia="zh-CN"/>
        </w:rPr>
        <w:t>点</w:t>
      </w:r>
      <w:r>
        <w:rPr>
          <w:rFonts w:hint="default" w:ascii="Times New Roman" w:hAnsi="Times New Roman"/>
          <w:i/>
          <w:iCs/>
          <w:position w:val="-10"/>
          <w:highlight w:val="none"/>
          <w:lang w:val="en-US" w:eastAsia="zh-CN"/>
        </w:rPr>
        <w:t>E</w:t>
      </w:r>
      <w:r>
        <w:rPr>
          <w:rFonts w:hint="default" w:ascii="Times New Roman" w:hAnsi="Times New Roman"/>
          <w:position w:val="-10"/>
          <w:highlight w:val="none"/>
          <w:lang w:val="en-US" w:eastAsia="zh-CN"/>
        </w:rPr>
        <w:t>绕着圆心</w:t>
      </w:r>
      <w:r>
        <w:rPr>
          <w:rFonts w:hint="default" w:ascii="Times New Roman" w:hAnsi="Times New Roman"/>
          <w:i/>
          <w:iCs/>
          <w:position w:val="-10"/>
          <w:highlight w:val="none"/>
          <w:lang w:val="en-US" w:eastAsia="zh-CN"/>
        </w:rPr>
        <w:t>B</w:t>
      </w:r>
      <w:r>
        <w:rPr>
          <w:rFonts w:hint="default" w:ascii="Times New Roman" w:hAnsi="Times New Roman"/>
          <w:position w:val="-10"/>
          <w:highlight w:val="none"/>
          <w:lang w:val="en-US" w:eastAsia="zh-CN"/>
        </w:rPr>
        <w:t>做圆周运动</w:t>
      </w:r>
      <w:bookmarkEnd w:id="15"/>
      <w:r>
        <w:rPr>
          <w:rFonts w:hint="default" w:ascii="Times New Roman" w:hAnsi="Times New Roman"/>
          <w:position w:val="-10"/>
          <w:highlight w:val="none"/>
          <w:lang w:val="en-US" w:eastAsia="zh-CN"/>
        </w:rPr>
        <w:t>，那么它满足下述方程：</w:t>
      </w:r>
    </w:p>
    <w:p w14:paraId="63C32C3D">
      <w:pPr>
        <w:ind w:firstLine="420"/>
        <w:jc w:val="right"/>
        <w:rPr>
          <w:rFonts w:hint="default" w:ascii="Times New Roman" w:hAnsi="Times New Roman"/>
          <w:position w:val="-10"/>
          <w:highlight w:val="none"/>
          <w:lang w:val="en-US" w:eastAsia="zh-CN"/>
        </w:rPr>
      </w:pPr>
      <m:oMath>
        <m:d>
          <w:bookmarkStart w:id="16" w:name="OLE_LINK11"/>
          <w:bookmarkStart w:id="17" w:name="OLE_LINK7"/>
          <m:dPr>
            <m:begChr m:val="{"/>
            <m:endChr m:val=""/>
            <m:ctrlPr>
              <w:rPr>
                <w:rFonts w:ascii="Cambria Math" w:hAnsi="Cambria Math"/>
                <w:i/>
                <w:kern w:val="0"/>
                <w:sz w:val="21"/>
                <w:szCs w:val="21"/>
                <w:highlight w:val="none"/>
                <w:lang w:bidi="ar"/>
              </w:rPr>
            </m:ctrlPr>
          </m:dPr>
          <m:e>
            <m:eqArr>
              <m:eqArrPr>
                <m:ctrlPr>
                  <w:rPr>
                    <w:rFonts w:ascii="Cambria Math" w:hAnsi="Cambria Math"/>
                    <w:i/>
                    <w:kern w:val="0"/>
                    <w:sz w:val="21"/>
                    <w:szCs w:val="21"/>
                    <w:highlight w:val="none"/>
                    <w:lang w:bidi="ar"/>
                  </w:rPr>
                </m:ctrlPr>
              </m:eqArrPr>
              <m:e>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532" w:author="lg" w:date="2026-01-14T17:11:53Z">
                          <w:rPr>
                            <w:rFonts w:hint="default" w:ascii="Cambria Math" w:hAnsi="Cambria Math"/>
                            <w:kern w:val="0"/>
                            <w:sz w:val="20"/>
                            <w:szCs w:val="20"/>
                            <w:highlight w:val="none"/>
                            <w:lang w:val="en-US" w:eastAsia="zh-CN" w:bidi="ar"/>
                          </w:rPr>
                        </w:rPrChange>
                      </w:rPr>
                      <m:t>x</m:t>
                    </m:r>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533" w:author="lg" w:date="2026-01-14T17:11:53Z">
                          <w:rPr>
                            <w:rFonts w:hint="default" w:ascii="Cambria Math" w:hAnsi="Cambria Math"/>
                            <w:kern w:val="0"/>
                            <w:sz w:val="20"/>
                            <w:szCs w:val="20"/>
                            <w:highlight w:val="none"/>
                            <w:lang w:val="en-US" w:eastAsia="zh-CN" w:bidi="ar"/>
                          </w:rPr>
                        </w:rPrChange>
                      </w:rPr>
                      <m:t>E</m:t>
                    </m:r>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534" w:author="lg" w:date="2026-01-14T17:11:53Z">
                      <w:rPr>
                        <w:rFonts w:hint="default" w:ascii="Cambria Math" w:hAnsi="Cambria Math"/>
                        <w:kern w:val="0"/>
                        <w:sz w:val="20"/>
                        <w:szCs w:val="20"/>
                        <w:highlight w:val="none"/>
                        <w:lang w:val="en-US" w:eastAsia="zh-CN" w:bidi="ar"/>
                      </w:rPr>
                    </w:rPrChange>
                  </w:rPr>
                  <m:t>=</m:t>
                </m:r>
                <w:bookmarkStart w:id="18" w:name="OLE_LINK4"/>
                <w:bookmarkStart w:id="19" w:name="OLE_LINK13"/>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535" w:author="lg" w:date="2026-01-14T17:11:53Z">
                          <w:rPr>
                            <w:rFonts w:hint="default" w:ascii="Cambria Math" w:hAnsi="Cambria Math"/>
                            <w:kern w:val="0"/>
                            <w:sz w:val="20"/>
                            <w:szCs w:val="20"/>
                            <w:highlight w:val="none"/>
                            <w:lang w:val="en-US" w:eastAsia="zh-CN" w:bidi="ar"/>
                          </w:rPr>
                        </w:rPrChange>
                      </w:rPr>
                      <m:t>x</m:t>
                    </m:r>
                    <w:bookmarkEnd w:id="18"/>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536" w:author="lg" w:date="2026-01-14T17:11:53Z">
                          <w:rPr>
                            <w:rFonts w:hint="default" w:ascii="Cambria Math" w:hAnsi="Cambria Math"/>
                            <w:kern w:val="0"/>
                            <w:sz w:val="20"/>
                            <w:szCs w:val="20"/>
                            <w:highlight w:val="none"/>
                            <w:lang w:val="en-US" w:eastAsia="zh-CN" w:bidi="ar"/>
                          </w:rPr>
                        </w:rPrChange>
                      </w:rPr>
                      <m:t>B</m:t>
                    </m:r>
                    <m:ctrlPr>
                      <w:rPr>
                        <w:rFonts w:ascii="Cambria Math" w:hAnsi="Cambria Math"/>
                        <w:i/>
                        <w:kern w:val="0"/>
                        <w:sz w:val="21"/>
                        <w:szCs w:val="21"/>
                        <w:highlight w:val="none"/>
                        <w:lang w:bidi="ar"/>
                      </w:rPr>
                    </m:ctrlPr>
                  </m:sub>
                </m:sSub>
                <w:bookmarkStart w:id="20" w:name="OLE_LINK5"/>
                <m:r>
                  <m:rPr/>
                  <w:rPr>
                    <w:rFonts w:hint="default" w:ascii="Cambria Math" w:hAnsi="Cambria Math"/>
                    <w:kern w:val="0"/>
                    <w:sz w:val="21"/>
                    <w:szCs w:val="21"/>
                    <w:highlight w:val="none"/>
                    <w:lang w:val="en-US" w:eastAsia="zh-CN" w:bidi="ar"/>
                    <w:rPrChange w:id="537" w:author="lg" w:date="2026-01-14T17:11:53Z">
                      <w:rPr>
                        <w:rFonts w:hint="default" w:ascii="Cambria Math" w:hAnsi="Cambria Math"/>
                        <w:kern w:val="0"/>
                        <w:sz w:val="20"/>
                        <w:szCs w:val="20"/>
                        <w:highlight w:val="none"/>
                        <w:lang w:val="en-US" w:eastAsia="zh-CN" w:bidi="ar"/>
                      </w:rPr>
                    </w:rPrChange>
                  </w:rPr>
                  <m:t>+</m:t>
                </m:r>
                <m:sSub>
                  <m:sSubPr>
                    <m:ctrlPr>
                      <w:rPr>
                        <w:rFonts w:hint="default" w:ascii="Cambria Math" w:hAnsi="Cambria Math"/>
                        <w:i/>
                        <w:kern w:val="0"/>
                        <w:sz w:val="21"/>
                        <w:szCs w:val="21"/>
                        <w:highlight w:val="none"/>
                        <w:lang w:val="en-US" w:eastAsia="zh-CN" w:bidi="ar"/>
                      </w:rPr>
                    </m:ctrlPr>
                  </m:sSubPr>
                  <m:e>
                    <m:r>
                      <m:rPr/>
                      <w:rPr>
                        <w:rFonts w:hint="default" w:ascii="Cambria Math" w:hAnsi="Cambria Math"/>
                        <w:kern w:val="0"/>
                        <w:sz w:val="21"/>
                        <w:szCs w:val="21"/>
                        <w:highlight w:val="none"/>
                        <w:lang w:val="en-US" w:eastAsia="zh-CN" w:bidi="ar"/>
                        <w:rPrChange w:id="538" w:author="lg" w:date="2026-01-14T17:11:53Z">
                          <w:rPr>
                            <w:rFonts w:hint="default" w:ascii="Cambria Math" w:hAnsi="Cambria Math"/>
                            <w:kern w:val="0"/>
                            <w:sz w:val="20"/>
                            <w:szCs w:val="20"/>
                            <w:highlight w:val="none"/>
                            <w:lang w:val="en-US" w:eastAsia="zh-CN" w:bidi="ar"/>
                          </w:rPr>
                        </w:rPrChange>
                      </w:rPr>
                      <m:t>r</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539" w:author="lg" w:date="2026-01-14T17:11:53Z">
                          <w:rPr>
                            <w:rFonts w:hint="default" w:ascii="Cambria Math" w:hAnsi="Cambria Math"/>
                            <w:kern w:val="0"/>
                            <w:sz w:val="20"/>
                            <w:szCs w:val="20"/>
                            <w:highlight w:val="none"/>
                            <w:lang w:val="en-US" w:eastAsia="zh-CN" w:bidi="ar"/>
                          </w:rPr>
                        </w:rPrChange>
                      </w:rPr>
                      <m:t>B</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540" w:author="lg" w:date="2026-01-14T17:11:53Z">
                      <w:rPr>
                        <w:rFonts w:hint="default" w:ascii="Cambria Math" w:hAnsi="Cambria Math"/>
                        <w:kern w:val="0"/>
                        <w:sz w:val="20"/>
                        <w:szCs w:val="20"/>
                        <w:highlight w:val="none"/>
                        <w:lang w:val="en-US" w:eastAsia="zh-CN" w:bidi="ar"/>
                      </w:rPr>
                    </w:rPrChange>
                  </w:rPr>
                  <m:t>cos(</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541" w:author="lg" w:date="2026-01-14T17:11:53Z">
                          <w:rPr>
                            <w:rFonts w:ascii="Cambria Math" w:hAnsi="Cambria Math"/>
                            <w:kern w:val="0"/>
                            <w:sz w:val="20"/>
                            <w:szCs w:val="20"/>
                            <w:highlight w:val="none"/>
                            <w:lang w:val="en-US" w:bidi="ar"/>
                          </w:rPr>
                        </w:rPrChange>
                      </w:rPr>
                      <m:t>θ</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542" w:author="lg" w:date="2026-01-14T17:11:53Z">
                          <w:rPr>
                            <w:rFonts w:hint="default" w:ascii="Cambria Math" w:hAnsi="Cambria Math"/>
                            <w:kern w:val="0"/>
                            <w:sz w:val="20"/>
                            <w:szCs w:val="20"/>
                            <w:highlight w:val="none"/>
                            <w:lang w:val="en-US" w:eastAsia="zh-CN" w:bidi="ar"/>
                          </w:rPr>
                        </w:rPrChange>
                      </w:rPr>
                      <m:t>B</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543" w:author="lg" w:date="2026-01-14T17:11:53Z">
                      <w:rPr>
                        <w:rFonts w:hint="default" w:ascii="Cambria Math" w:hAnsi="Cambria Math"/>
                        <w:kern w:val="0"/>
                        <w:sz w:val="20"/>
                        <w:szCs w:val="20"/>
                        <w:highlight w:val="none"/>
                        <w:lang w:val="en-US" w:eastAsia="zh-CN" w:bidi="ar"/>
                      </w:rPr>
                    </w:rPrChange>
                  </w:rPr>
                  <m:t>)</m:t>
                </m:r>
                <w:bookmarkEnd w:id="19"/>
                <w:bookmarkEnd w:id="20"/>
                <m:ctrlPr>
                  <w:rPr>
                    <w:rFonts w:ascii="Cambria Math" w:hAnsi="Cambria Math"/>
                    <w:i/>
                    <w:kern w:val="0"/>
                    <w:sz w:val="21"/>
                    <w:szCs w:val="21"/>
                    <w:highlight w:val="none"/>
                    <w:lang w:bidi="ar"/>
                  </w:rPr>
                </m:ctrlPr>
              </m:e>
              <m:e>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544" w:author="lg" w:date="2026-01-14T17:11:53Z">
                          <w:rPr>
                            <w:rFonts w:hint="default" w:ascii="Cambria Math" w:hAnsi="Cambria Math"/>
                            <w:kern w:val="0"/>
                            <w:sz w:val="20"/>
                            <w:szCs w:val="20"/>
                            <w:highlight w:val="none"/>
                            <w:lang w:val="en-US" w:eastAsia="zh-CN" w:bidi="ar"/>
                          </w:rPr>
                        </w:rPrChange>
                      </w:rPr>
                      <m:t>y</m:t>
                    </m:r>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545" w:author="lg" w:date="2026-01-14T17:11:53Z">
                          <w:rPr>
                            <w:rFonts w:hint="default" w:ascii="Cambria Math" w:hAnsi="Cambria Math"/>
                            <w:kern w:val="0"/>
                            <w:sz w:val="20"/>
                            <w:szCs w:val="20"/>
                            <w:highlight w:val="none"/>
                            <w:lang w:val="en-US" w:eastAsia="zh-CN" w:bidi="ar"/>
                          </w:rPr>
                        </w:rPrChange>
                      </w:rPr>
                      <m:t>E</m:t>
                    </m:r>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546" w:author="lg" w:date="2026-01-14T17:11:53Z">
                      <w:rPr>
                        <w:rFonts w:hint="default" w:ascii="Cambria Math" w:hAnsi="Cambria Math"/>
                        <w:kern w:val="0"/>
                        <w:sz w:val="20"/>
                        <w:szCs w:val="20"/>
                        <w:highlight w:val="none"/>
                        <w:lang w:val="en-US" w:eastAsia="zh-CN" w:bidi="ar"/>
                      </w:rPr>
                    </w:rPrChange>
                  </w:rPr>
                  <m:t>=</m:t>
                </m:r>
                <w:bookmarkStart w:id="21" w:name="OLE_LINK14"/>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547" w:author="lg" w:date="2026-01-14T17:11:53Z">
                          <w:rPr>
                            <w:rFonts w:hint="default" w:ascii="Cambria Math" w:hAnsi="Cambria Math"/>
                            <w:kern w:val="0"/>
                            <w:sz w:val="20"/>
                            <w:szCs w:val="20"/>
                            <w:highlight w:val="none"/>
                            <w:lang w:val="en-US" w:eastAsia="zh-CN" w:bidi="ar"/>
                          </w:rPr>
                        </w:rPrChange>
                      </w:rPr>
                      <m:t>y</m:t>
                    </m:r>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548" w:author="lg" w:date="2026-01-14T17:11:53Z">
                          <w:rPr>
                            <w:rFonts w:hint="default" w:ascii="Cambria Math" w:hAnsi="Cambria Math"/>
                            <w:kern w:val="0"/>
                            <w:sz w:val="20"/>
                            <w:szCs w:val="20"/>
                            <w:highlight w:val="none"/>
                            <w:lang w:val="en-US" w:eastAsia="zh-CN" w:bidi="ar"/>
                          </w:rPr>
                        </w:rPrChange>
                      </w:rPr>
                      <m:t>B</m:t>
                    </m:r>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549" w:author="lg" w:date="2026-01-14T17:11:53Z">
                      <w:rPr>
                        <w:rFonts w:hint="default" w:ascii="Cambria Math" w:hAnsi="Cambria Math"/>
                        <w:kern w:val="0"/>
                        <w:sz w:val="20"/>
                        <w:szCs w:val="20"/>
                        <w:highlight w:val="none"/>
                        <w:lang w:val="en-US" w:eastAsia="zh-CN" w:bidi="ar"/>
                      </w:rPr>
                    </w:rPrChange>
                  </w:rPr>
                  <m:t>+</m:t>
                </m:r>
                <m:sSub>
                  <m:sSubPr>
                    <m:ctrlPr>
                      <w:rPr>
                        <w:rFonts w:hint="default" w:ascii="Cambria Math" w:hAnsi="Cambria Math"/>
                        <w:i/>
                        <w:kern w:val="0"/>
                        <w:sz w:val="21"/>
                        <w:szCs w:val="21"/>
                        <w:highlight w:val="none"/>
                        <w:lang w:val="en-US" w:eastAsia="zh-CN" w:bidi="ar"/>
                      </w:rPr>
                    </m:ctrlPr>
                  </m:sSubPr>
                  <m:e>
                    <m:r>
                      <m:rPr/>
                      <w:rPr>
                        <w:rFonts w:hint="default" w:ascii="Cambria Math" w:hAnsi="Cambria Math"/>
                        <w:kern w:val="0"/>
                        <w:sz w:val="21"/>
                        <w:szCs w:val="21"/>
                        <w:highlight w:val="none"/>
                        <w:lang w:val="en-US" w:eastAsia="zh-CN" w:bidi="ar"/>
                        <w:rPrChange w:id="550" w:author="lg" w:date="2026-01-14T17:11:53Z">
                          <w:rPr>
                            <w:rFonts w:hint="default" w:ascii="Cambria Math" w:hAnsi="Cambria Math"/>
                            <w:kern w:val="0"/>
                            <w:sz w:val="20"/>
                            <w:szCs w:val="20"/>
                            <w:highlight w:val="none"/>
                            <w:lang w:val="en-US" w:eastAsia="zh-CN" w:bidi="ar"/>
                          </w:rPr>
                        </w:rPrChange>
                      </w:rPr>
                      <m:t>r</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551" w:author="lg" w:date="2026-01-14T17:11:53Z">
                          <w:rPr>
                            <w:rFonts w:hint="default" w:ascii="Cambria Math" w:hAnsi="Cambria Math"/>
                            <w:kern w:val="0"/>
                            <w:sz w:val="20"/>
                            <w:szCs w:val="20"/>
                            <w:highlight w:val="none"/>
                            <w:lang w:val="en-US" w:eastAsia="zh-CN" w:bidi="ar"/>
                          </w:rPr>
                        </w:rPrChange>
                      </w:rPr>
                      <m:t>B</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552" w:author="lg" w:date="2026-01-14T17:11:53Z">
                      <w:rPr>
                        <w:rFonts w:hint="default" w:ascii="Cambria Math" w:hAnsi="Cambria Math"/>
                        <w:kern w:val="0"/>
                        <w:sz w:val="20"/>
                        <w:szCs w:val="20"/>
                        <w:highlight w:val="none"/>
                        <w:lang w:val="en-US" w:eastAsia="zh-CN" w:bidi="ar"/>
                      </w:rPr>
                    </w:rPrChange>
                  </w:rPr>
                  <m:t>sin(</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553" w:author="lg" w:date="2026-01-14T17:11:53Z">
                          <w:rPr>
                            <w:rFonts w:ascii="Cambria Math" w:hAnsi="Cambria Math"/>
                            <w:kern w:val="0"/>
                            <w:sz w:val="20"/>
                            <w:szCs w:val="20"/>
                            <w:highlight w:val="none"/>
                            <w:lang w:val="en-US" w:bidi="ar"/>
                          </w:rPr>
                        </w:rPrChange>
                      </w:rPr>
                      <m:t>θ</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554" w:author="lg" w:date="2026-01-14T17:11:53Z">
                          <w:rPr>
                            <w:rFonts w:hint="default" w:ascii="Cambria Math" w:hAnsi="Cambria Math"/>
                            <w:kern w:val="0"/>
                            <w:sz w:val="20"/>
                            <w:szCs w:val="20"/>
                            <w:highlight w:val="none"/>
                            <w:lang w:val="en-US" w:eastAsia="zh-CN" w:bidi="ar"/>
                          </w:rPr>
                        </w:rPrChange>
                      </w:rPr>
                      <m:t>B</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555" w:author="lg" w:date="2026-01-14T17:11:53Z">
                      <w:rPr>
                        <w:rFonts w:hint="default" w:ascii="Cambria Math" w:hAnsi="Cambria Math"/>
                        <w:kern w:val="0"/>
                        <w:sz w:val="20"/>
                        <w:szCs w:val="20"/>
                        <w:highlight w:val="none"/>
                        <w:lang w:val="en-US" w:eastAsia="zh-CN" w:bidi="ar"/>
                      </w:rPr>
                    </w:rPrChange>
                  </w:rPr>
                  <m:t>)</m:t>
                </m:r>
                <w:bookmarkEnd w:id="16"/>
                <w:bookmarkEnd w:id="21"/>
                <m:ctrlPr>
                  <w:rPr>
                    <w:rFonts w:ascii="Cambria Math" w:hAnsi="Cambria Math"/>
                    <w:i/>
                    <w:kern w:val="0"/>
                    <w:sz w:val="21"/>
                    <w:szCs w:val="21"/>
                    <w:highlight w:val="none"/>
                    <w:lang w:bidi="ar"/>
                  </w:rPr>
                </m:ctrlPr>
              </m:e>
            </m:eqArr>
            <m:ctrlPr>
              <w:rPr>
                <w:rFonts w:ascii="Cambria Math" w:hAnsi="Cambria Math"/>
                <w:i/>
                <w:kern w:val="0"/>
                <w:sz w:val="21"/>
                <w:szCs w:val="21"/>
                <w:highlight w:val="none"/>
                <w:lang w:bidi="ar"/>
              </w:rPr>
            </m:ctrlPr>
          </m:e>
        </m:d>
      </m:oMath>
      <w:bookmarkStart w:id="22" w:name="OLE_LINK12"/>
      <w:r>
        <w:rPr>
          <w:rFonts w:hint="default" w:ascii="Times New Roman" w:hAnsi="Times New Roman"/>
          <w:i w:val="0"/>
          <w:kern w:val="0"/>
          <w:sz w:val="21"/>
          <w:szCs w:val="21"/>
          <w:highlight w:val="none"/>
          <w:lang w:val="en-US" w:eastAsia="zh-CN" w:bidi="ar"/>
          <w:rPrChange w:id="556" w:author="lg" w:date="2026-01-14T17:24:29Z">
            <w:rPr>
              <w:rFonts w:hint="default" w:ascii="Times New Roman" w:hAnsi="Times New Roman"/>
              <w:i w:val="0"/>
              <w:kern w:val="0"/>
              <w:sz w:val="20"/>
              <w:szCs w:val="20"/>
              <w:highlight w:val="none"/>
              <w:lang w:val="en-US" w:eastAsia="zh-CN" w:bidi="ar"/>
            </w:rPr>
          </w:rPrChange>
        </w:rPr>
        <w:t xml:space="preserve">   </w:t>
      </w:r>
      <w:r>
        <w:rPr>
          <w:rFonts w:hint="eastAsia" w:ascii="Times New Roman" w:hAnsi="Times New Roman"/>
          <w:i w:val="0"/>
          <w:kern w:val="0"/>
          <w:sz w:val="21"/>
          <w:szCs w:val="21"/>
          <w:highlight w:val="none"/>
          <w:lang w:val="en-US" w:eastAsia="zh-CN" w:bidi="ar"/>
          <w:rPrChange w:id="557" w:author="lg" w:date="2026-01-14T17:24:29Z">
            <w:rPr>
              <w:rFonts w:hint="eastAsia" w:ascii="Times New Roman" w:hAnsi="Times New Roman"/>
              <w:i w:val="0"/>
              <w:kern w:val="0"/>
              <w:sz w:val="20"/>
              <w:szCs w:val="20"/>
              <w:highlight w:val="none"/>
              <w:lang w:val="en-US" w:eastAsia="zh-CN" w:bidi="ar"/>
            </w:rPr>
          </w:rPrChange>
        </w:rPr>
        <w:t xml:space="preserve">  </w:t>
      </w:r>
      <w:r>
        <w:rPr>
          <w:rFonts w:hint="default" w:ascii="Times New Roman" w:hAnsi="Times New Roman"/>
          <w:i w:val="0"/>
          <w:kern w:val="0"/>
          <w:sz w:val="21"/>
          <w:szCs w:val="21"/>
          <w:highlight w:val="none"/>
          <w:lang w:val="en-US" w:eastAsia="zh-CN" w:bidi="ar"/>
          <w:rPrChange w:id="558" w:author="lg" w:date="2026-01-14T17:24:29Z">
            <w:rPr>
              <w:rFonts w:hint="default" w:ascii="Times New Roman" w:hAnsi="Times New Roman"/>
              <w:i w:val="0"/>
              <w:kern w:val="0"/>
              <w:sz w:val="20"/>
              <w:szCs w:val="20"/>
              <w:highlight w:val="none"/>
              <w:lang w:val="en-US" w:eastAsia="zh-CN" w:bidi="ar"/>
            </w:rPr>
          </w:rPrChange>
        </w:rPr>
        <w:t xml:space="preserve">     (</w:t>
      </w:r>
      <w:r>
        <w:rPr>
          <w:rFonts w:hint="eastAsia" w:ascii="Times New Roman" w:hAnsi="Times New Roman"/>
          <w:i w:val="0"/>
          <w:kern w:val="0"/>
          <w:sz w:val="21"/>
          <w:szCs w:val="21"/>
          <w:highlight w:val="none"/>
          <w:lang w:val="en-US" w:eastAsia="zh-CN" w:bidi="ar"/>
          <w:rPrChange w:id="559" w:author="lg" w:date="2026-01-14T17:24:29Z">
            <w:rPr>
              <w:rFonts w:hint="eastAsia" w:ascii="Times New Roman" w:hAnsi="Times New Roman"/>
              <w:i w:val="0"/>
              <w:kern w:val="0"/>
              <w:sz w:val="20"/>
              <w:szCs w:val="20"/>
              <w:highlight w:val="none"/>
              <w:lang w:val="en-US" w:eastAsia="zh-CN" w:bidi="ar"/>
            </w:rPr>
          </w:rPrChange>
        </w:rPr>
        <w:t>2</w:t>
      </w:r>
      <w:r>
        <w:rPr>
          <w:rFonts w:hint="default" w:ascii="Times New Roman" w:hAnsi="Times New Roman"/>
          <w:i w:val="0"/>
          <w:kern w:val="0"/>
          <w:sz w:val="21"/>
          <w:szCs w:val="21"/>
          <w:highlight w:val="none"/>
          <w:lang w:val="en-US" w:eastAsia="zh-CN" w:bidi="ar"/>
          <w:rPrChange w:id="560" w:author="lg" w:date="2026-01-14T17:24:29Z">
            <w:rPr>
              <w:rFonts w:hint="default" w:ascii="Times New Roman" w:hAnsi="Times New Roman"/>
              <w:i w:val="0"/>
              <w:kern w:val="0"/>
              <w:sz w:val="20"/>
              <w:szCs w:val="20"/>
              <w:highlight w:val="none"/>
              <w:lang w:val="en-US" w:eastAsia="zh-CN" w:bidi="ar"/>
            </w:rPr>
          </w:rPrChange>
        </w:rPr>
        <w:t>)</w:t>
      </w:r>
      <w:bookmarkEnd w:id="17"/>
      <w:bookmarkEnd w:id="22"/>
    </w:p>
    <w:p w14:paraId="1E1202A0">
      <w:pPr>
        <w:ind w:firstLine="420"/>
        <w:rPr>
          <w:rFonts w:hint="default" w:ascii="Times New Roman" w:hAnsi="Times New Roman"/>
          <w:position w:val="-10"/>
          <w:highlight w:val="none"/>
          <w:lang w:val="en-US" w:eastAsia="zh-CN"/>
        </w:rPr>
      </w:pPr>
      <w:r>
        <w:rPr>
          <w:rFonts w:hint="default" w:ascii="Times New Roman" w:hAnsi="Times New Roman"/>
          <w:position w:val="-10"/>
          <w:highlight w:val="none"/>
          <w:lang w:val="en-US" w:eastAsia="zh-CN"/>
        </w:rPr>
        <w:t>将公式(1)带入公式(2)可得：</w:t>
      </w:r>
    </w:p>
    <w:p w14:paraId="5E4F389E">
      <w:pPr>
        <w:ind w:firstLine="420"/>
        <w:jc w:val="right"/>
        <w:rPr>
          <w:rFonts w:hint="default" w:ascii="Times New Roman" w:hAnsi="Times New Roman"/>
          <w:position w:val="-10"/>
          <w:highlight w:val="none"/>
          <w:lang w:val="en-US" w:eastAsia="zh-CN"/>
        </w:rPr>
      </w:pPr>
      <w:bookmarkStart w:id="23" w:name="OLE_LINK39"/>
      <m:oMath>
        <m:d>
          <m:dPr>
            <m:begChr m:val="{"/>
            <m:endChr m:val=""/>
            <m:ctrlPr>
              <w:rPr>
                <w:rFonts w:ascii="Cambria Math" w:hAnsi="Cambria Math"/>
                <w:i/>
                <w:kern w:val="0"/>
                <w:sz w:val="21"/>
                <w:szCs w:val="21"/>
                <w:highlight w:val="none"/>
                <w:lang w:bidi="ar"/>
              </w:rPr>
            </m:ctrlPr>
          </m:dPr>
          <m:e>
            <m:eqArr>
              <m:eqArrPr>
                <m:ctrlPr>
                  <w:rPr>
                    <w:rFonts w:ascii="Cambria Math" w:hAnsi="Cambria Math"/>
                    <w:i/>
                    <w:kern w:val="0"/>
                    <w:sz w:val="21"/>
                    <w:szCs w:val="21"/>
                    <w:highlight w:val="none"/>
                    <w:lang w:bidi="ar"/>
                  </w:rPr>
                </m:ctrlPr>
              </m:eqArrPr>
              <m:e>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561" w:author="lg" w:date="2026-01-14T17:12:20Z">
                          <w:rPr>
                            <w:rFonts w:hint="default" w:ascii="Cambria Math" w:hAnsi="Cambria Math"/>
                            <w:kern w:val="0"/>
                            <w:sz w:val="20"/>
                            <w:szCs w:val="20"/>
                            <w:highlight w:val="none"/>
                            <w:lang w:val="en-US" w:eastAsia="zh-CN" w:bidi="ar"/>
                          </w:rPr>
                        </w:rPrChange>
                      </w:rPr>
                      <m:t>x</m:t>
                    </m:r>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562" w:author="lg" w:date="2026-01-14T17:12:20Z">
                          <w:rPr>
                            <w:rFonts w:hint="default" w:ascii="Cambria Math" w:hAnsi="Cambria Math"/>
                            <w:kern w:val="0"/>
                            <w:sz w:val="20"/>
                            <w:szCs w:val="20"/>
                            <w:highlight w:val="none"/>
                            <w:lang w:val="en-US" w:eastAsia="zh-CN" w:bidi="ar"/>
                          </w:rPr>
                        </w:rPrChange>
                      </w:rPr>
                      <m:t>E</m:t>
                    </m:r>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563" w:author="lg" w:date="2026-01-14T17:12:20Z">
                      <w:rPr>
                        <w:rFonts w:hint="default" w:ascii="Cambria Math" w:hAnsi="Cambria Math"/>
                        <w:kern w:val="0"/>
                        <w:sz w:val="20"/>
                        <w:szCs w:val="20"/>
                        <w:highlight w:val="none"/>
                        <w:lang w:val="en-US" w:eastAsia="zh-CN" w:bidi="ar"/>
                      </w:rPr>
                    </w:rPrChange>
                  </w:rPr>
                  <m:t>=</m:t>
                </m:r>
                <m:sSub>
                  <w:bookmarkStart w:id="24" w:name="OLE_LINK15"/>
                  <m:sSubPr>
                    <m:ctrlPr>
                      <w:rPr>
                        <w:rFonts w:hint="default" w:ascii="Cambria Math" w:hAnsi="Cambria Math"/>
                        <w:i/>
                        <w:kern w:val="0"/>
                        <w:sz w:val="21"/>
                        <w:szCs w:val="21"/>
                        <w:highlight w:val="none"/>
                        <w:lang w:val="en-US" w:eastAsia="zh-CN" w:bidi="ar"/>
                      </w:rPr>
                    </m:ctrlPr>
                  </m:sSubPr>
                  <m:e>
                    <m:r>
                      <m:rPr/>
                      <w:rPr>
                        <w:rFonts w:hint="default" w:ascii="Cambria Math" w:hAnsi="Cambria Math"/>
                        <w:kern w:val="0"/>
                        <w:sz w:val="21"/>
                        <w:szCs w:val="21"/>
                        <w:highlight w:val="none"/>
                        <w:lang w:val="en-US" w:eastAsia="zh-CN" w:bidi="ar"/>
                        <w:rPrChange w:id="564" w:author="lg" w:date="2026-01-14T17:12:20Z">
                          <w:rPr>
                            <w:rFonts w:hint="default" w:ascii="Cambria Math" w:hAnsi="Cambria Math"/>
                            <w:kern w:val="0"/>
                            <w:sz w:val="20"/>
                            <w:szCs w:val="20"/>
                            <w:highlight w:val="none"/>
                            <w:lang w:val="en-US" w:eastAsia="zh-CN" w:bidi="ar"/>
                          </w:rPr>
                        </w:rPrChange>
                      </w:rPr>
                      <m:t>r</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565" w:author="lg" w:date="2026-01-14T17:12:20Z">
                          <w:rPr>
                            <w:rFonts w:hint="default" w:ascii="Cambria Math" w:hAnsi="Cambria Math"/>
                            <w:kern w:val="0"/>
                            <w:sz w:val="20"/>
                            <w:szCs w:val="20"/>
                            <w:highlight w:val="none"/>
                            <w:lang w:val="en-US" w:eastAsia="zh-CN" w:bidi="ar"/>
                          </w:rPr>
                        </w:rPrChange>
                      </w:rPr>
                      <m:t>o</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566" w:author="lg" w:date="2026-01-14T17:12:20Z">
                      <w:rPr>
                        <w:rFonts w:hint="default" w:ascii="Cambria Math" w:hAnsi="Cambria Math"/>
                        <w:kern w:val="0"/>
                        <w:sz w:val="20"/>
                        <w:szCs w:val="20"/>
                        <w:highlight w:val="none"/>
                        <w:lang w:val="en-US" w:eastAsia="zh-CN" w:bidi="ar"/>
                      </w:rPr>
                    </w:rPrChange>
                  </w:rPr>
                  <m:t>cos(</m:t>
                </m:r>
                <m:r>
                  <m:rPr/>
                  <w:rPr>
                    <w:rFonts w:ascii="Cambria Math" w:hAnsi="Cambria Math"/>
                    <w:kern w:val="0"/>
                    <w:sz w:val="21"/>
                    <w:szCs w:val="21"/>
                    <w:highlight w:val="none"/>
                    <w:lang w:val="en-US" w:bidi="ar"/>
                    <w:rPrChange w:id="567" w:author="lg" w:date="2026-01-14T17:12:20Z">
                      <w:rPr>
                        <w:rFonts w:ascii="Cambria Math" w:hAnsi="Cambria Math"/>
                        <w:kern w:val="0"/>
                        <w:sz w:val="20"/>
                        <w:szCs w:val="20"/>
                        <w:highlight w:val="none"/>
                        <w:lang w:val="en-US" w:bidi="ar"/>
                      </w:rPr>
                    </w:rPrChange>
                  </w:rPr>
                  <m:t>ω</m:t>
                </m:r>
                <m:r>
                  <m:rPr/>
                  <w:rPr>
                    <w:rFonts w:hint="default" w:ascii="Cambria Math" w:hAnsi="Cambria Math"/>
                    <w:kern w:val="0"/>
                    <w:sz w:val="21"/>
                    <w:szCs w:val="21"/>
                    <w:highlight w:val="none"/>
                    <w:lang w:val="en-US" w:eastAsia="zh-CN" w:bidi="ar"/>
                    <w:rPrChange w:id="568" w:author="lg" w:date="2026-01-14T17:12:20Z">
                      <w:rPr>
                        <w:rFonts w:hint="default" w:ascii="Cambria Math" w:hAnsi="Cambria Math"/>
                        <w:kern w:val="0"/>
                        <w:sz w:val="20"/>
                        <w:szCs w:val="20"/>
                        <w:highlight w:val="none"/>
                        <w:lang w:val="en-US" w:eastAsia="zh-CN" w:bidi="ar"/>
                      </w:rPr>
                    </w:rPrChange>
                  </w:rPr>
                  <m:t>t+</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569" w:author="lg" w:date="2026-01-14T17:12:20Z">
                          <w:rPr>
                            <w:rFonts w:ascii="Cambria Math" w:hAnsi="Cambria Math"/>
                            <w:kern w:val="0"/>
                            <w:sz w:val="20"/>
                            <w:szCs w:val="20"/>
                            <w:highlight w:val="none"/>
                            <w:lang w:val="en-US" w:bidi="ar"/>
                          </w:rPr>
                        </w:rPrChange>
                      </w:rPr>
                      <m:t>α</m:t>
                    </m:r>
                    <m:ctrlPr>
                      <w:rPr>
                        <w:rFonts w:hint="default" w:ascii="Cambria Math" w:hAnsi="Cambria Math"/>
                        <w:i/>
                        <w:kern w:val="0"/>
                        <w:sz w:val="21"/>
                        <w:szCs w:val="21"/>
                        <w:highlight w:val="none"/>
                        <w:lang w:val="en-US" w:eastAsia="zh-CN" w:bidi="ar"/>
                      </w:rPr>
                    </m:ctrlPr>
                  </m:e>
                  <m:sub>
                    <m:r>
                      <m:rPr/>
                      <w:rPr>
                        <w:rFonts w:hint="default" w:ascii="Cambria Math" w:hAnsi="Cambria Math"/>
                        <w:kern w:val="0"/>
                        <w:sz w:val="21"/>
                        <w:szCs w:val="21"/>
                        <w:highlight w:val="none"/>
                        <w:lang w:val="en-US" w:eastAsia="zh-CN" w:bidi="ar"/>
                        <w:rPrChange w:id="570" w:author="lg" w:date="2026-01-14T17:12:20Z">
                          <w:rPr>
                            <w:rFonts w:hint="default" w:ascii="Cambria Math" w:hAnsi="Cambria Math"/>
                            <w:kern w:val="0"/>
                            <w:sz w:val="20"/>
                            <w:szCs w:val="20"/>
                            <w:highlight w:val="none"/>
                            <w:lang w:val="en-US" w:eastAsia="zh-CN" w:bidi="ar"/>
                          </w:rPr>
                        </w:rPrChange>
                      </w:rPr>
                      <m:t>0</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571" w:author="lg" w:date="2026-01-14T17:12:20Z">
                      <w:rPr>
                        <w:rFonts w:hint="default" w:ascii="Cambria Math" w:hAnsi="Cambria Math"/>
                        <w:kern w:val="0"/>
                        <w:sz w:val="20"/>
                        <w:szCs w:val="20"/>
                        <w:highlight w:val="none"/>
                        <w:lang w:val="en-US" w:eastAsia="zh-CN" w:bidi="ar"/>
                      </w:rPr>
                    </w:rPrChange>
                  </w:rPr>
                  <m:t>)</m:t>
                </m:r>
                <w:bookmarkEnd w:id="24"/>
                <m:r>
                  <m:rPr>
                    <m:sty m:val="p"/>
                  </m:rPr>
                  <w:rPr>
                    <w:rFonts w:hint="default" w:ascii="Cambria Math" w:hAnsi="Cambria Math"/>
                    <w:kern w:val="0"/>
                    <w:sz w:val="21"/>
                    <w:szCs w:val="21"/>
                    <w:highlight w:val="none"/>
                    <w:lang w:val="en-US" w:eastAsia="zh-CN" w:bidi="ar"/>
                    <w:rPrChange w:id="572" w:author="lg" w:date="2026-01-14T17:12:20Z">
                      <w:rPr>
                        <w:rFonts w:hint="default" w:ascii="Cambria Math" w:hAnsi="Cambria Math"/>
                        <w:kern w:val="0"/>
                        <w:sz w:val="20"/>
                        <w:szCs w:val="20"/>
                        <w:highlight w:val="none"/>
                        <w:lang w:val="en-US" w:eastAsia="zh-CN" w:bidi="ar"/>
                      </w:rPr>
                    </w:rPrChange>
                  </w:rPr>
                  <m:t>+</m:t>
                </m:r>
                <m:sSub>
                  <m:sSubPr>
                    <m:ctrlPr>
                      <w:rPr>
                        <w:rFonts w:hint="default" w:ascii="Cambria Math" w:hAnsi="Cambria Math"/>
                        <w:i/>
                        <w:kern w:val="0"/>
                        <w:sz w:val="21"/>
                        <w:szCs w:val="21"/>
                        <w:highlight w:val="none"/>
                        <w:lang w:val="en-US" w:eastAsia="zh-CN" w:bidi="ar"/>
                      </w:rPr>
                    </m:ctrlPr>
                  </m:sSubPr>
                  <m:e>
                    <m:r>
                      <m:rPr/>
                      <w:rPr>
                        <w:rFonts w:hint="default" w:ascii="Cambria Math" w:hAnsi="Cambria Math"/>
                        <w:kern w:val="0"/>
                        <w:sz w:val="21"/>
                        <w:szCs w:val="21"/>
                        <w:highlight w:val="none"/>
                        <w:lang w:val="en-US" w:eastAsia="zh-CN" w:bidi="ar"/>
                        <w:rPrChange w:id="573" w:author="lg" w:date="2026-01-14T17:12:20Z">
                          <w:rPr>
                            <w:rFonts w:hint="default" w:ascii="Cambria Math" w:hAnsi="Cambria Math"/>
                            <w:kern w:val="0"/>
                            <w:sz w:val="20"/>
                            <w:szCs w:val="20"/>
                            <w:highlight w:val="none"/>
                            <w:lang w:val="en-US" w:eastAsia="zh-CN" w:bidi="ar"/>
                          </w:rPr>
                        </w:rPrChange>
                      </w:rPr>
                      <m:t>r</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574" w:author="lg" w:date="2026-01-14T17:12:20Z">
                          <w:rPr>
                            <w:rFonts w:hint="default" w:ascii="Cambria Math" w:hAnsi="Cambria Math"/>
                            <w:kern w:val="0"/>
                            <w:sz w:val="20"/>
                            <w:szCs w:val="20"/>
                            <w:highlight w:val="none"/>
                            <w:lang w:val="en-US" w:eastAsia="zh-CN" w:bidi="ar"/>
                          </w:rPr>
                        </w:rPrChange>
                      </w:rPr>
                      <m:t>B</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575" w:author="lg" w:date="2026-01-14T17:12:20Z">
                      <w:rPr>
                        <w:rFonts w:hint="default" w:ascii="Cambria Math" w:hAnsi="Cambria Math"/>
                        <w:kern w:val="0"/>
                        <w:sz w:val="20"/>
                        <w:szCs w:val="20"/>
                        <w:highlight w:val="none"/>
                        <w:lang w:val="en-US" w:eastAsia="zh-CN" w:bidi="ar"/>
                      </w:rPr>
                    </w:rPrChange>
                  </w:rPr>
                  <m:t>cos(</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576" w:author="lg" w:date="2026-01-14T17:12:20Z">
                          <w:rPr>
                            <w:rFonts w:ascii="Cambria Math" w:hAnsi="Cambria Math"/>
                            <w:kern w:val="0"/>
                            <w:sz w:val="20"/>
                            <w:szCs w:val="20"/>
                            <w:highlight w:val="none"/>
                            <w:lang w:val="en-US" w:bidi="ar"/>
                          </w:rPr>
                        </w:rPrChange>
                      </w:rPr>
                      <m:t>θ</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577" w:author="lg" w:date="2026-01-14T17:12:20Z">
                          <w:rPr>
                            <w:rFonts w:hint="default" w:ascii="Cambria Math" w:hAnsi="Cambria Math"/>
                            <w:kern w:val="0"/>
                            <w:sz w:val="20"/>
                            <w:szCs w:val="20"/>
                            <w:highlight w:val="none"/>
                            <w:lang w:val="en-US" w:eastAsia="zh-CN" w:bidi="ar"/>
                          </w:rPr>
                        </w:rPrChange>
                      </w:rPr>
                      <m:t>B</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578" w:author="lg" w:date="2026-01-14T17:12:20Z">
                      <w:rPr>
                        <w:rFonts w:hint="default" w:ascii="Cambria Math" w:hAnsi="Cambria Math"/>
                        <w:kern w:val="0"/>
                        <w:sz w:val="20"/>
                        <w:szCs w:val="20"/>
                        <w:highlight w:val="none"/>
                        <w:lang w:val="en-US" w:eastAsia="zh-CN" w:bidi="ar"/>
                      </w:rPr>
                    </w:rPrChange>
                  </w:rPr>
                  <m:t>)</m:t>
                </m:r>
                <m:ctrlPr>
                  <w:rPr>
                    <w:rFonts w:ascii="Cambria Math" w:hAnsi="Cambria Math"/>
                    <w:i/>
                    <w:kern w:val="0"/>
                    <w:sz w:val="21"/>
                    <w:szCs w:val="21"/>
                    <w:highlight w:val="none"/>
                    <w:lang w:bidi="ar"/>
                  </w:rPr>
                </m:ctrlPr>
              </m:e>
              <m:e>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579" w:author="lg" w:date="2026-01-14T17:12:20Z">
                          <w:rPr>
                            <w:rFonts w:hint="default" w:ascii="Cambria Math" w:hAnsi="Cambria Math"/>
                            <w:kern w:val="0"/>
                            <w:sz w:val="20"/>
                            <w:szCs w:val="20"/>
                            <w:highlight w:val="none"/>
                            <w:lang w:val="en-US" w:eastAsia="zh-CN" w:bidi="ar"/>
                          </w:rPr>
                        </w:rPrChange>
                      </w:rPr>
                      <m:t>y</m:t>
                    </m:r>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580" w:author="lg" w:date="2026-01-14T17:12:20Z">
                          <w:rPr>
                            <w:rFonts w:hint="default" w:ascii="Cambria Math" w:hAnsi="Cambria Math"/>
                            <w:kern w:val="0"/>
                            <w:sz w:val="20"/>
                            <w:szCs w:val="20"/>
                            <w:highlight w:val="none"/>
                            <w:lang w:val="en-US" w:eastAsia="zh-CN" w:bidi="ar"/>
                          </w:rPr>
                        </w:rPrChange>
                      </w:rPr>
                      <m:t>E</m:t>
                    </m:r>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581" w:author="lg" w:date="2026-01-14T17:12:20Z">
                      <w:rPr>
                        <w:rFonts w:hint="default" w:ascii="Cambria Math" w:hAnsi="Cambria Math"/>
                        <w:kern w:val="0"/>
                        <w:sz w:val="20"/>
                        <w:szCs w:val="20"/>
                        <w:highlight w:val="none"/>
                        <w:lang w:val="en-US" w:eastAsia="zh-CN" w:bidi="ar"/>
                      </w:rPr>
                    </w:rPrChange>
                  </w:rPr>
                  <m:t>=</m:t>
                </m:r>
                <m:sSub>
                  <w:bookmarkStart w:id="25" w:name="OLE_LINK16"/>
                  <m:sSubPr>
                    <m:ctrlPr>
                      <w:rPr>
                        <w:rFonts w:hint="default" w:ascii="Cambria Math" w:hAnsi="Cambria Math"/>
                        <w:i/>
                        <w:kern w:val="0"/>
                        <w:sz w:val="21"/>
                        <w:szCs w:val="21"/>
                        <w:highlight w:val="none"/>
                        <w:lang w:val="en-US" w:eastAsia="zh-CN" w:bidi="ar"/>
                      </w:rPr>
                    </m:ctrlPr>
                  </m:sSubPr>
                  <m:e>
                    <m:r>
                      <m:rPr/>
                      <w:rPr>
                        <w:rFonts w:hint="default" w:ascii="Cambria Math" w:hAnsi="Cambria Math"/>
                        <w:kern w:val="0"/>
                        <w:sz w:val="21"/>
                        <w:szCs w:val="21"/>
                        <w:highlight w:val="none"/>
                        <w:lang w:val="en-US" w:eastAsia="zh-CN" w:bidi="ar"/>
                        <w:rPrChange w:id="582" w:author="lg" w:date="2026-01-14T17:12:20Z">
                          <w:rPr>
                            <w:rFonts w:hint="default" w:ascii="Cambria Math" w:hAnsi="Cambria Math"/>
                            <w:kern w:val="0"/>
                            <w:sz w:val="20"/>
                            <w:szCs w:val="20"/>
                            <w:highlight w:val="none"/>
                            <w:lang w:val="en-US" w:eastAsia="zh-CN" w:bidi="ar"/>
                          </w:rPr>
                        </w:rPrChange>
                      </w:rPr>
                      <m:t>r</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583" w:author="lg" w:date="2026-01-14T17:12:20Z">
                          <w:rPr>
                            <w:rFonts w:hint="default" w:ascii="Cambria Math" w:hAnsi="Cambria Math"/>
                            <w:kern w:val="0"/>
                            <w:sz w:val="20"/>
                            <w:szCs w:val="20"/>
                            <w:highlight w:val="none"/>
                            <w:lang w:val="en-US" w:eastAsia="zh-CN" w:bidi="ar"/>
                          </w:rPr>
                        </w:rPrChange>
                      </w:rPr>
                      <m:t>o</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584" w:author="lg" w:date="2026-01-14T17:12:20Z">
                      <w:rPr>
                        <w:rFonts w:hint="default" w:ascii="Cambria Math" w:hAnsi="Cambria Math"/>
                        <w:kern w:val="0"/>
                        <w:sz w:val="20"/>
                        <w:szCs w:val="20"/>
                        <w:highlight w:val="none"/>
                        <w:lang w:val="en-US" w:eastAsia="zh-CN" w:bidi="ar"/>
                      </w:rPr>
                    </w:rPrChange>
                  </w:rPr>
                  <m:t>sin(</m:t>
                </m:r>
                <m:r>
                  <m:rPr/>
                  <w:rPr>
                    <w:rFonts w:ascii="Cambria Math" w:hAnsi="Cambria Math"/>
                    <w:kern w:val="0"/>
                    <w:sz w:val="21"/>
                    <w:szCs w:val="21"/>
                    <w:highlight w:val="none"/>
                    <w:lang w:val="en-US" w:bidi="ar"/>
                    <w:rPrChange w:id="585" w:author="lg" w:date="2026-01-14T17:12:20Z">
                      <w:rPr>
                        <w:rFonts w:ascii="Cambria Math" w:hAnsi="Cambria Math"/>
                        <w:kern w:val="0"/>
                        <w:sz w:val="20"/>
                        <w:szCs w:val="20"/>
                        <w:highlight w:val="none"/>
                        <w:lang w:val="en-US" w:bidi="ar"/>
                      </w:rPr>
                    </w:rPrChange>
                  </w:rPr>
                  <m:t>ω</m:t>
                </m:r>
                <m:r>
                  <m:rPr/>
                  <w:rPr>
                    <w:rFonts w:hint="default" w:ascii="Cambria Math" w:hAnsi="Cambria Math"/>
                    <w:kern w:val="0"/>
                    <w:sz w:val="21"/>
                    <w:szCs w:val="21"/>
                    <w:highlight w:val="none"/>
                    <w:lang w:val="en-US" w:eastAsia="zh-CN" w:bidi="ar"/>
                    <w:rPrChange w:id="586" w:author="lg" w:date="2026-01-14T17:12:20Z">
                      <w:rPr>
                        <w:rFonts w:hint="default" w:ascii="Cambria Math" w:hAnsi="Cambria Math"/>
                        <w:kern w:val="0"/>
                        <w:sz w:val="20"/>
                        <w:szCs w:val="20"/>
                        <w:highlight w:val="none"/>
                        <w:lang w:val="en-US" w:eastAsia="zh-CN" w:bidi="ar"/>
                      </w:rPr>
                    </w:rPrChange>
                  </w:rPr>
                  <m:t>t+</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587" w:author="lg" w:date="2026-01-14T17:12:20Z">
                          <w:rPr>
                            <w:rFonts w:ascii="Cambria Math" w:hAnsi="Cambria Math"/>
                            <w:kern w:val="0"/>
                            <w:sz w:val="20"/>
                            <w:szCs w:val="20"/>
                            <w:highlight w:val="none"/>
                            <w:lang w:val="en-US" w:bidi="ar"/>
                          </w:rPr>
                        </w:rPrChange>
                      </w:rPr>
                      <m:t>α</m:t>
                    </m:r>
                    <m:ctrlPr>
                      <w:rPr>
                        <w:rFonts w:hint="default" w:ascii="Cambria Math" w:hAnsi="Cambria Math"/>
                        <w:i/>
                        <w:kern w:val="0"/>
                        <w:sz w:val="21"/>
                        <w:szCs w:val="21"/>
                        <w:highlight w:val="none"/>
                        <w:lang w:val="en-US" w:eastAsia="zh-CN" w:bidi="ar"/>
                      </w:rPr>
                    </m:ctrlPr>
                  </m:e>
                  <m:sub>
                    <m:r>
                      <m:rPr/>
                      <w:rPr>
                        <w:rFonts w:hint="default" w:ascii="Cambria Math" w:hAnsi="Cambria Math"/>
                        <w:kern w:val="0"/>
                        <w:sz w:val="21"/>
                        <w:szCs w:val="21"/>
                        <w:highlight w:val="none"/>
                        <w:lang w:val="en-US" w:eastAsia="zh-CN" w:bidi="ar"/>
                        <w:rPrChange w:id="588" w:author="lg" w:date="2026-01-14T17:12:20Z">
                          <w:rPr>
                            <w:rFonts w:hint="default" w:ascii="Cambria Math" w:hAnsi="Cambria Math"/>
                            <w:kern w:val="0"/>
                            <w:sz w:val="20"/>
                            <w:szCs w:val="20"/>
                            <w:highlight w:val="none"/>
                            <w:lang w:val="en-US" w:eastAsia="zh-CN" w:bidi="ar"/>
                          </w:rPr>
                        </w:rPrChange>
                      </w:rPr>
                      <m:t>0</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589" w:author="lg" w:date="2026-01-14T17:12:20Z">
                      <w:rPr>
                        <w:rFonts w:hint="default" w:ascii="Cambria Math" w:hAnsi="Cambria Math"/>
                        <w:kern w:val="0"/>
                        <w:sz w:val="20"/>
                        <w:szCs w:val="20"/>
                        <w:highlight w:val="none"/>
                        <w:lang w:val="en-US" w:eastAsia="zh-CN" w:bidi="ar"/>
                      </w:rPr>
                    </w:rPrChange>
                  </w:rPr>
                  <m:t>)</m:t>
                </m:r>
                <w:bookmarkEnd w:id="25"/>
                <m:r>
                  <m:rPr>
                    <m:sty m:val="p"/>
                  </m:rPr>
                  <w:rPr>
                    <w:rFonts w:hint="default" w:ascii="Cambria Math" w:hAnsi="Cambria Math"/>
                    <w:kern w:val="0"/>
                    <w:sz w:val="21"/>
                    <w:szCs w:val="21"/>
                    <w:highlight w:val="none"/>
                    <w:lang w:val="en-US" w:eastAsia="zh-CN" w:bidi="ar"/>
                    <w:rPrChange w:id="590" w:author="lg" w:date="2026-01-14T17:12:20Z">
                      <w:rPr>
                        <w:rFonts w:hint="default" w:ascii="Cambria Math" w:hAnsi="Cambria Math"/>
                        <w:kern w:val="0"/>
                        <w:sz w:val="20"/>
                        <w:szCs w:val="20"/>
                        <w:highlight w:val="none"/>
                        <w:lang w:val="en-US" w:eastAsia="zh-CN" w:bidi="ar"/>
                      </w:rPr>
                    </w:rPrChange>
                  </w:rPr>
                  <m:t>+</m:t>
                </m:r>
                <m:sSub>
                  <m:sSubPr>
                    <m:ctrlPr>
                      <w:rPr>
                        <w:rFonts w:hint="default" w:ascii="Cambria Math" w:hAnsi="Cambria Math"/>
                        <w:i/>
                        <w:kern w:val="0"/>
                        <w:sz w:val="21"/>
                        <w:szCs w:val="21"/>
                        <w:highlight w:val="none"/>
                        <w:lang w:val="en-US" w:eastAsia="zh-CN" w:bidi="ar"/>
                      </w:rPr>
                    </m:ctrlPr>
                  </m:sSubPr>
                  <m:e>
                    <m:r>
                      <m:rPr/>
                      <w:rPr>
                        <w:rFonts w:hint="default" w:ascii="Cambria Math" w:hAnsi="Cambria Math"/>
                        <w:kern w:val="0"/>
                        <w:sz w:val="21"/>
                        <w:szCs w:val="21"/>
                        <w:highlight w:val="none"/>
                        <w:lang w:val="en-US" w:eastAsia="zh-CN" w:bidi="ar"/>
                        <w:rPrChange w:id="591" w:author="lg" w:date="2026-01-14T17:12:20Z">
                          <w:rPr>
                            <w:rFonts w:hint="default" w:ascii="Cambria Math" w:hAnsi="Cambria Math"/>
                            <w:kern w:val="0"/>
                            <w:sz w:val="20"/>
                            <w:szCs w:val="20"/>
                            <w:highlight w:val="none"/>
                            <w:lang w:val="en-US" w:eastAsia="zh-CN" w:bidi="ar"/>
                          </w:rPr>
                        </w:rPrChange>
                      </w:rPr>
                      <m:t>r</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592" w:author="lg" w:date="2026-01-14T17:12:20Z">
                          <w:rPr>
                            <w:rFonts w:hint="default" w:ascii="Cambria Math" w:hAnsi="Cambria Math"/>
                            <w:kern w:val="0"/>
                            <w:sz w:val="20"/>
                            <w:szCs w:val="20"/>
                            <w:highlight w:val="none"/>
                            <w:lang w:val="en-US" w:eastAsia="zh-CN" w:bidi="ar"/>
                          </w:rPr>
                        </w:rPrChange>
                      </w:rPr>
                      <m:t>B</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593" w:author="lg" w:date="2026-01-14T17:12:20Z">
                      <w:rPr>
                        <w:rFonts w:hint="default" w:ascii="Cambria Math" w:hAnsi="Cambria Math"/>
                        <w:kern w:val="0"/>
                        <w:sz w:val="20"/>
                        <w:szCs w:val="20"/>
                        <w:highlight w:val="none"/>
                        <w:lang w:val="en-US" w:eastAsia="zh-CN" w:bidi="ar"/>
                      </w:rPr>
                    </w:rPrChange>
                  </w:rPr>
                  <m:t>sin(</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594" w:author="lg" w:date="2026-01-14T17:12:20Z">
                          <w:rPr>
                            <w:rFonts w:ascii="Cambria Math" w:hAnsi="Cambria Math"/>
                            <w:kern w:val="0"/>
                            <w:sz w:val="20"/>
                            <w:szCs w:val="20"/>
                            <w:highlight w:val="none"/>
                            <w:lang w:val="en-US" w:bidi="ar"/>
                          </w:rPr>
                        </w:rPrChange>
                      </w:rPr>
                      <m:t>θ</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595" w:author="lg" w:date="2026-01-14T17:12:20Z">
                          <w:rPr>
                            <w:rFonts w:hint="default" w:ascii="Cambria Math" w:hAnsi="Cambria Math"/>
                            <w:kern w:val="0"/>
                            <w:sz w:val="20"/>
                            <w:szCs w:val="20"/>
                            <w:highlight w:val="none"/>
                            <w:lang w:val="en-US" w:eastAsia="zh-CN" w:bidi="ar"/>
                          </w:rPr>
                        </w:rPrChange>
                      </w:rPr>
                      <m:t>B</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596" w:author="lg" w:date="2026-01-14T17:12:20Z">
                      <w:rPr>
                        <w:rFonts w:hint="default" w:ascii="Cambria Math" w:hAnsi="Cambria Math"/>
                        <w:kern w:val="0"/>
                        <w:sz w:val="20"/>
                        <w:szCs w:val="20"/>
                        <w:highlight w:val="none"/>
                        <w:lang w:val="en-US" w:eastAsia="zh-CN" w:bidi="ar"/>
                      </w:rPr>
                    </w:rPrChange>
                  </w:rPr>
                  <m:t>)</m:t>
                </m:r>
                <w:bookmarkEnd w:id="23"/>
                <m:ctrlPr>
                  <w:rPr>
                    <w:rFonts w:ascii="Cambria Math" w:hAnsi="Cambria Math"/>
                    <w:i/>
                    <w:kern w:val="0"/>
                    <w:sz w:val="21"/>
                    <w:szCs w:val="21"/>
                    <w:highlight w:val="none"/>
                    <w:lang w:bidi="ar"/>
                  </w:rPr>
                </m:ctrlPr>
              </m:e>
            </m:eqArr>
            <m:ctrlPr>
              <w:rPr>
                <w:rFonts w:ascii="Cambria Math" w:hAnsi="Cambria Math"/>
                <w:i/>
                <w:kern w:val="0"/>
                <w:sz w:val="21"/>
                <w:szCs w:val="21"/>
                <w:highlight w:val="none"/>
                <w:lang w:bidi="ar"/>
              </w:rPr>
            </m:ctrlPr>
          </m:e>
        </m:d>
      </m:oMath>
      <w:r>
        <w:rPr>
          <w:rFonts w:hint="default" w:ascii="Times New Roman" w:hAnsi="Times New Roman"/>
          <w:i w:val="0"/>
          <w:kern w:val="0"/>
          <w:sz w:val="21"/>
          <w:szCs w:val="21"/>
          <w:highlight w:val="none"/>
          <w:lang w:val="en-US" w:eastAsia="zh-CN" w:bidi="ar"/>
          <w:rPrChange w:id="597" w:author="lg" w:date="2026-01-14T17:24:29Z">
            <w:rPr>
              <w:rFonts w:hint="default" w:ascii="Times New Roman" w:hAnsi="Times New Roman"/>
              <w:i w:val="0"/>
              <w:kern w:val="0"/>
              <w:sz w:val="20"/>
              <w:szCs w:val="20"/>
              <w:highlight w:val="none"/>
              <w:lang w:val="en-US" w:eastAsia="zh-CN" w:bidi="ar"/>
            </w:rPr>
          </w:rPrChange>
        </w:rPr>
        <w:t xml:space="preserve">     (</w:t>
      </w:r>
      <w:r>
        <w:rPr>
          <w:rFonts w:hint="eastAsia" w:ascii="Times New Roman" w:hAnsi="Times New Roman"/>
          <w:i w:val="0"/>
          <w:kern w:val="0"/>
          <w:sz w:val="21"/>
          <w:szCs w:val="21"/>
          <w:highlight w:val="none"/>
          <w:lang w:val="en-US" w:eastAsia="zh-CN" w:bidi="ar"/>
          <w:rPrChange w:id="598" w:author="lg" w:date="2026-01-14T17:24:29Z">
            <w:rPr>
              <w:rFonts w:hint="eastAsia" w:ascii="Times New Roman" w:hAnsi="Times New Roman"/>
              <w:i w:val="0"/>
              <w:kern w:val="0"/>
              <w:sz w:val="20"/>
              <w:szCs w:val="20"/>
              <w:highlight w:val="none"/>
              <w:lang w:val="en-US" w:eastAsia="zh-CN" w:bidi="ar"/>
            </w:rPr>
          </w:rPrChange>
        </w:rPr>
        <w:t>3</w:t>
      </w:r>
      <w:r>
        <w:rPr>
          <w:rFonts w:hint="default" w:ascii="Times New Roman" w:hAnsi="Times New Roman"/>
          <w:i w:val="0"/>
          <w:kern w:val="0"/>
          <w:sz w:val="21"/>
          <w:szCs w:val="21"/>
          <w:highlight w:val="none"/>
          <w:lang w:val="en-US" w:eastAsia="zh-CN" w:bidi="ar"/>
          <w:rPrChange w:id="599" w:author="lg" w:date="2026-01-14T17:24:29Z">
            <w:rPr>
              <w:rFonts w:hint="default" w:ascii="Times New Roman" w:hAnsi="Times New Roman"/>
              <w:i w:val="0"/>
              <w:kern w:val="0"/>
              <w:sz w:val="20"/>
              <w:szCs w:val="20"/>
              <w:highlight w:val="none"/>
              <w:lang w:val="en-US" w:eastAsia="zh-CN" w:bidi="ar"/>
            </w:rPr>
          </w:rPrChange>
        </w:rPr>
        <w:t>)</w:t>
      </w:r>
    </w:p>
    <w:p w14:paraId="51D1963C">
      <w:pPr>
        <w:ind w:firstLine="420"/>
        <w:rPr>
          <w:rFonts w:hint="default" w:ascii="Times New Roman" w:hAnsi="Times New Roman"/>
          <w:position w:val="-10"/>
          <w:highlight w:val="none"/>
          <w:lang w:val="en-US" w:eastAsia="zh-CN"/>
        </w:rPr>
      </w:pPr>
      <w:r>
        <w:rPr>
          <w:rFonts w:hint="default" w:ascii="Times New Roman" w:hAnsi="Times New Roman"/>
          <w:position w:val="-10"/>
          <w:highlight w:val="none"/>
          <w:lang w:val="en-US" w:eastAsia="zh-CN"/>
        </w:rPr>
        <w:t>又由于</w:t>
      </w:r>
      <w:ins w:id="600" w:author="lg" w:date="2026-01-14T21:18:31Z">
        <w:r>
          <w:rPr>
            <w:rFonts w:hint="eastAsia"/>
            <w:position w:val="-10"/>
            <w:highlight w:val="none"/>
            <w:lang w:val="en-US" w:eastAsia="zh-CN"/>
          </w:rPr>
          <w:t>夹</w:t>
        </w:r>
      </w:ins>
      <w:r>
        <w:rPr>
          <w:rFonts w:hint="default" w:ascii="Times New Roman" w:hAnsi="Times New Roman"/>
          <w:position w:val="-10"/>
          <w:highlight w:val="none"/>
          <w:lang w:val="en-US" w:eastAsia="zh-CN"/>
        </w:rPr>
        <w:t>剪</w:t>
      </w:r>
      <w:del w:id="601" w:author="lg" w:date="2026-01-14T21:18:28Z">
        <w:r>
          <w:rPr>
            <w:rFonts w:hint="default" w:ascii="Times New Roman" w:hAnsi="Times New Roman"/>
            <w:position w:val="-10"/>
            <w:highlight w:val="none"/>
            <w:lang w:val="en-US" w:eastAsia="zh-CN"/>
          </w:rPr>
          <w:delText>切</w:delText>
        </w:r>
      </w:del>
      <w:r>
        <w:rPr>
          <w:rFonts w:hint="default" w:ascii="Times New Roman" w:hAnsi="Times New Roman"/>
          <w:position w:val="-10"/>
          <w:highlight w:val="none"/>
          <w:lang w:val="en-US" w:eastAsia="zh-CN"/>
        </w:rPr>
        <w:t>点</w:t>
      </w:r>
      <w:r>
        <w:rPr>
          <w:rFonts w:hint="default" w:ascii="Times New Roman" w:hAnsi="Times New Roman"/>
          <w:i/>
          <w:iCs/>
          <w:position w:val="-10"/>
          <w:highlight w:val="none"/>
          <w:lang w:val="en-US" w:eastAsia="zh-CN"/>
        </w:rPr>
        <w:t>E</w:t>
      </w:r>
      <w:r>
        <w:rPr>
          <w:rFonts w:hint="default" w:ascii="Times New Roman" w:hAnsi="Times New Roman"/>
          <w:i w:val="0"/>
          <w:iCs w:val="0"/>
          <w:position w:val="-10"/>
          <w:highlight w:val="none"/>
          <w:lang w:val="en-US" w:eastAsia="zh-CN"/>
        </w:rPr>
        <w:t>还</w:t>
      </w:r>
      <w:r>
        <w:rPr>
          <w:rFonts w:hint="default" w:ascii="Times New Roman" w:hAnsi="Times New Roman"/>
          <w:position w:val="-10"/>
          <w:highlight w:val="none"/>
          <w:lang w:val="en-US" w:eastAsia="zh-CN"/>
        </w:rPr>
        <w:t>绕着圆心</w:t>
      </w:r>
      <w:r>
        <w:rPr>
          <w:rFonts w:hint="default" w:ascii="Times New Roman" w:hAnsi="Times New Roman"/>
          <w:i/>
          <w:iCs/>
          <w:position w:val="-10"/>
          <w:highlight w:val="none"/>
          <w:lang w:val="en-US" w:eastAsia="zh-CN"/>
        </w:rPr>
        <w:t>A</w:t>
      </w:r>
      <w:r>
        <w:rPr>
          <w:rFonts w:hint="default" w:ascii="Times New Roman" w:hAnsi="Times New Roman"/>
          <w:position w:val="-10"/>
          <w:highlight w:val="none"/>
          <w:lang w:val="en-US" w:eastAsia="zh-CN"/>
        </w:rPr>
        <w:t>做圆周运动，那么：</w:t>
      </w:r>
    </w:p>
    <w:p w14:paraId="7FF00F84">
      <w:pPr>
        <w:ind w:firstLine="420"/>
        <w:jc w:val="right"/>
        <w:rPr>
          <w:rFonts w:hint="default" w:ascii="Times New Roman" w:hAnsi="Times New Roman"/>
          <w:position w:val="-10"/>
          <w:highlight w:val="none"/>
          <w:lang w:val="en-US" w:eastAsia="zh-CN"/>
        </w:rPr>
      </w:pPr>
      <m:oMath>
        <m:d>
          <m:dPr>
            <m:begChr m:val="{"/>
            <m:endChr m:val=""/>
            <m:ctrlPr>
              <w:rPr>
                <w:rFonts w:ascii="Cambria Math" w:hAnsi="Cambria Math"/>
                <w:i/>
                <w:kern w:val="0"/>
                <w:sz w:val="21"/>
                <w:szCs w:val="21"/>
                <w:highlight w:val="none"/>
                <w:lang w:bidi="ar"/>
              </w:rPr>
            </m:ctrlPr>
          </m:dPr>
          <m:e>
            <m:eqArr>
              <m:eqArrPr>
                <m:ctrlPr>
                  <w:rPr>
                    <w:rFonts w:ascii="Cambria Math" w:hAnsi="Cambria Math"/>
                    <w:i/>
                    <w:kern w:val="0"/>
                    <w:sz w:val="21"/>
                    <w:szCs w:val="21"/>
                    <w:highlight w:val="none"/>
                    <w:lang w:bidi="ar"/>
                  </w:rPr>
                </m:ctrlPr>
              </m:eqArrPr>
              <m:e>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602" w:author="lg" w:date="2026-01-14T17:12:24Z">
                          <w:rPr>
                            <w:rFonts w:hint="default" w:ascii="Cambria Math" w:hAnsi="Cambria Math"/>
                            <w:kern w:val="0"/>
                            <w:sz w:val="20"/>
                            <w:szCs w:val="20"/>
                            <w:highlight w:val="none"/>
                            <w:lang w:val="en-US" w:eastAsia="zh-CN" w:bidi="ar"/>
                          </w:rPr>
                        </w:rPrChange>
                      </w:rPr>
                      <m:t>x</m:t>
                    </m:r>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603" w:author="lg" w:date="2026-01-14T17:12:24Z">
                          <w:rPr>
                            <w:rFonts w:hint="default" w:ascii="Cambria Math" w:hAnsi="Cambria Math"/>
                            <w:kern w:val="0"/>
                            <w:sz w:val="20"/>
                            <w:szCs w:val="20"/>
                            <w:highlight w:val="none"/>
                            <w:lang w:val="en-US" w:eastAsia="zh-CN" w:bidi="ar"/>
                          </w:rPr>
                        </w:rPrChange>
                      </w:rPr>
                      <m:t>E</m:t>
                    </m:r>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604" w:author="lg" w:date="2026-01-14T17:12:24Z">
                      <w:rPr>
                        <w:rFonts w:hint="default" w:ascii="Cambria Math" w:hAnsi="Cambria Math"/>
                        <w:kern w:val="0"/>
                        <w:sz w:val="20"/>
                        <w:szCs w:val="20"/>
                        <w:highlight w:val="none"/>
                        <w:lang w:val="en-US" w:eastAsia="zh-CN" w:bidi="ar"/>
                      </w:rPr>
                    </w:rPrChange>
                  </w:rPr>
                  <m:t>=</m:t>
                </m:r>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605" w:author="lg" w:date="2026-01-14T17:12:24Z">
                          <w:rPr>
                            <w:rFonts w:hint="default" w:ascii="Cambria Math" w:hAnsi="Cambria Math"/>
                            <w:kern w:val="0"/>
                            <w:sz w:val="20"/>
                            <w:szCs w:val="20"/>
                            <w:highlight w:val="none"/>
                            <w:lang w:val="en-US" w:eastAsia="zh-CN" w:bidi="ar"/>
                          </w:rPr>
                        </w:rPrChange>
                      </w:rPr>
                      <m:t>x</m:t>
                    </m:r>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606" w:author="lg" w:date="2026-01-14T17:12:24Z">
                          <w:rPr>
                            <w:rFonts w:hint="default" w:ascii="Cambria Math" w:hAnsi="Cambria Math"/>
                            <w:kern w:val="0"/>
                            <w:sz w:val="20"/>
                            <w:szCs w:val="20"/>
                            <w:highlight w:val="none"/>
                            <w:lang w:val="en-US" w:eastAsia="zh-CN" w:bidi="ar"/>
                          </w:rPr>
                        </w:rPrChange>
                      </w:rPr>
                      <m:t>A</m:t>
                    </m:r>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607" w:author="lg" w:date="2026-01-14T17:12:24Z">
                      <w:rPr>
                        <w:rFonts w:hint="default" w:ascii="Cambria Math" w:hAnsi="Cambria Math"/>
                        <w:kern w:val="0"/>
                        <w:sz w:val="20"/>
                        <w:szCs w:val="20"/>
                        <w:highlight w:val="none"/>
                        <w:lang w:val="en-US" w:eastAsia="zh-CN" w:bidi="ar"/>
                      </w:rPr>
                    </w:rPrChange>
                  </w:rPr>
                  <m:t>+</m:t>
                </m:r>
                <m:sSub>
                  <m:sSubPr>
                    <m:ctrlPr>
                      <w:rPr>
                        <w:rFonts w:hint="default" w:ascii="Cambria Math" w:hAnsi="Cambria Math"/>
                        <w:i/>
                        <w:kern w:val="0"/>
                        <w:sz w:val="21"/>
                        <w:szCs w:val="21"/>
                        <w:highlight w:val="none"/>
                        <w:lang w:val="en-US" w:eastAsia="zh-CN" w:bidi="ar"/>
                      </w:rPr>
                    </m:ctrlPr>
                  </m:sSubPr>
                  <m:e>
                    <m:r>
                      <m:rPr/>
                      <w:rPr>
                        <w:rFonts w:hint="default" w:ascii="Cambria Math" w:hAnsi="Cambria Math"/>
                        <w:kern w:val="0"/>
                        <w:sz w:val="21"/>
                        <w:szCs w:val="21"/>
                        <w:highlight w:val="none"/>
                        <w:lang w:val="en-US" w:eastAsia="zh-CN" w:bidi="ar"/>
                        <w:rPrChange w:id="608" w:author="lg" w:date="2026-01-14T17:12:24Z">
                          <w:rPr>
                            <w:rFonts w:hint="default" w:ascii="Cambria Math" w:hAnsi="Cambria Math"/>
                            <w:kern w:val="0"/>
                            <w:sz w:val="20"/>
                            <w:szCs w:val="20"/>
                            <w:highlight w:val="none"/>
                            <w:lang w:val="en-US" w:eastAsia="zh-CN" w:bidi="ar"/>
                          </w:rPr>
                        </w:rPrChange>
                      </w:rPr>
                      <m:t>r</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609" w:author="lg" w:date="2026-01-14T17:12:24Z">
                          <w:rPr>
                            <w:rFonts w:hint="default" w:ascii="Cambria Math" w:hAnsi="Cambria Math"/>
                            <w:kern w:val="0"/>
                            <w:sz w:val="20"/>
                            <w:szCs w:val="20"/>
                            <w:highlight w:val="none"/>
                            <w:lang w:val="en-US" w:eastAsia="zh-CN" w:bidi="ar"/>
                          </w:rPr>
                        </w:rPrChange>
                      </w:rPr>
                      <m:t>A</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610" w:author="lg" w:date="2026-01-14T17:12:24Z">
                      <w:rPr>
                        <w:rFonts w:hint="default" w:ascii="Cambria Math" w:hAnsi="Cambria Math"/>
                        <w:kern w:val="0"/>
                        <w:sz w:val="20"/>
                        <w:szCs w:val="20"/>
                        <w:highlight w:val="none"/>
                        <w:lang w:val="en-US" w:eastAsia="zh-CN" w:bidi="ar"/>
                      </w:rPr>
                    </w:rPrChange>
                  </w:rPr>
                  <m:t>cos(</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611" w:author="lg" w:date="2026-01-14T17:12:24Z">
                          <w:rPr>
                            <w:rFonts w:ascii="Cambria Math" w:hAnsi="Cambria Math"/>
                            <w:kern w:val="0"/>
                            <w:sz w:val="20"/>
                            <w:szCs w:val="20"/>
                            <w:highlight w:val="none"/>
                            <w:lang w:val="en-US" w:bidi="ar"/>
                          </w:rPr>
                        </w:rPrChange>
                      </w:rPr>
                      <m:t>θ</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612" w:author="lg" w:date="2026-01-14T17:12:24Z">
                          <w:rPr>
                            <w:rFonts w:hint="default" w:ascii="Cambria Math" w:hAnsi="Cambria Math"/>
                            <w:kern w:val="0"/>
                            <w:sz w:val="20"/>
                            <w:szCs w:val="20"/>
                            <w:highlight w:val="none"/>
                            <w:lang w:val="en-US" w:eastAsia="zh-CN" w:bidi="ar"/>
                          </w:rPr>
                        </w:rPrChange>
                      </w:rPr>
                      <m:t>A</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613" w:author="lg" w:date="2026-01-14T17:12:24Z">
                      <w:rPr>
                        <w:rFonts w:hint="default" w:ascii="Cambria Math" w:hAnsi="Cambria Math"/>
                        <w:kern w:val="0"/>
                        <w:sz w:val="20"/>
                        <w:szCs w:val="20"/>
                        <w:highlight w:val="none"/>
                        <w:lang w:val="en-US" w:eastAsia="zh-CN" w:bidi="ar"/>
                      </w:rPr>
                    </w:rPrChange>
                  </w:rPr>
                  <m:t>)</m:t>
                </m:r>
                <m:ctrlPr>
                  <w:rPr>
                    <w:rFonts w:ascii="Cambria Math" w:hAnsi="Cambria Math"/>
                    <w:i/>
                    <w:kern w:val="0"/>
                    <w:sz w:val="21"/>
                    <w:szCs w:val="21"/>
                    <w:highlight w:val="none"/>
                    <w:lang w:bidi="ar"/>
                  </w:rPr>
                </m:ctrlPr>
              </m:e>
              <m:e>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614" w:author="lg" w:date="2026-01-14T17:12:24Z">
                          <w:rPr>
                            <w:rFonts w:hint="default" w:ascii="Cambria Math" w:hAnsi="Cambria Math"/>
                            <w:kern w:val="0"/>
                            <w:sz w:val="20"/>
                            <w:szCs w:val="20"/>
                            <w:highlight w:val="none"/>
                            <w:lang w:val="en-US" w:eastAsia="zh-CN" w:bidi="ar"/>
                          </w:rPr>
                        </w:rPrChange>
                      </w:rPr>
                      <m:t>y</m:t>
                    </m:r>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615" w:author="lg" w:date="2026-01-14T17:12:24Z">
                          <w:rPr>
                            <w:rFonts w:hint="default" w:ascii="Cambria Math" w:hAnsi="Cambria Math"/>
                            <w:kern w:val="0"/>
                            <w:sz w:val="20"/>
                            <w:szCs w:val="20"/>
                            <w:highlight w:val="none"/>
                            <w:lang w:val="en-US" w:eastAsia="zh-CN" w:bidi="ar"/>
                          </w:rPr>
                        </w:rPrChange>
                      </w:rPr>
                      <m:t>E</m:t>
                    </m:r>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616" w:author="lg" w:date="2026-01-14T17:12:24Z">
                      <w:rPr>
                        <w:rFonts w:hint="default" w:ascii="Cambria Math" w:hAnsi="Cambria Math"/>
                        <w:kern w:val="0"/>
                        <w:sz w:val="20"/>
                        <w:szCs w:val="20"/>
                        <w:highlight w:val="none"/>
                        <w:lang w:val="en-US" w:eastAsia="zh-CN" w:bidi="ar"/>
                      </w:rPr>
                    </w:rPrChange>
                  </w:rPr>
                  <m:t>=</m:t>
                </m:r>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617" w:author="lg" w:date="2026-01-14T17:12:24Z">
                          <w:rPr>
                            <w:rFonts w:hint="default" w:ascii="Cambria Math" w:hAnsi="Cambria Math"/>
                            <w:kern w:val="0"/>
                            <w:sz w:val="20"/>
                            <w:szCs w:val="20"/>
                            <w:highlight w:val="none"/>
                            <w:lang w:val="en-US" w:eastAsia="zh-CN" w:bidi="ar"/>
                          </w:rPr>
                        </w:rPrChange>
                      </w:rPr>
                      <m:t>y</m:t>
                    </m:r>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618" w:author="lg" w:date="2026-01-14T17:12:24Z">
                          <w:rPr>
                            <w:rFonts w:hint="default" w:ascii="Cambria Math" w:hAnsi="Cambria Math"/>
                            <w:kern w:val="0"/>
                            <w:sz w:val="20"/>
                            <w:szCs w:val="20"/>
                            <w:highlight w:val="none"/>
                            <w:lang w:val="en-US" w:eastAsia="zh-CN" w:bidi="ar"/>
                          </w:rPr>
                        </w:rPrChange>
                      </w:rPr>
                      <m:t>A</m:t>
                    </m:r>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619" w:author="lg" w:date="2026-01-14T17:12:24Z">
                      <w:rPr>
                        <w:rFonts w:hint="default" w:ascii="Cambria Math" w:hAnsi="Cambria Math"/>
                        <w:kern w:val="0"/>
                        <w:sz w:val="20"/>
                        <w:szCs w:val="20"/>
                        <w:highlight w:val="none"/>
                        <w:lang w:val="en-US" w:eastAsia="zh-CN" w:bidi="ar"/>
                      </w:rPr>
                    </w:rPrChange>
                  </w:rPr>
                  <m:t>+</m:t>
                </m:r>
                <m:sSub>
                  <m:sSubPr>
                    <m:ctrlPr>
                      <w:rPr>
                        <w:rFonts w:hint="default" w:ascii="Cambria Math" w:hAnsi="Cambria Math"/>
                        <w:i/>
                        <w:kern w:val="0"/>
                        <w:sz w:val="21"/>
                        <w:szCs w:val="21"/>
                        <w:highlight w:val="none"/>
                        <w:lang w:val="en-US" w:eastAsia="zh-CN" w:bidi="ar"/>
                      </w:rPr>
                    </m:ctrlPr>
                  </m:sSubPr>
                  <m:e>
                    <m:r>
                      <m:rPr/>
                      <w:rPr>
                        <w:rFonts w:hint="default" w:ascii="Cambria Math" w:hAnsi="Cambria Math"/>
                        <w:kern w:val="0"/>
                        <w:sz w:val="21"/>
                        <w:szCs w:val="21"/>
                        <w:highlight w:val="none"/>
                        <w:lang w:val="en-US" w:eastAsia="zh-CN" w:bidi="ar"/>
                        <w:rPrChange w:id="620" w:author="lg" w:date="2026-01-14T17:12:24Z">
                          <w:rPr>
                            <w:rFonts w:hint="default" w:ascii="Cambria Math" w:hAnsi="Cambria Math"/>
                            <w:kern w:val="0"/>
                            <w:sz w:val="20"/>
                            <w:szCs w:val="20"/>
                            <w:highlight w:val="none"/>
                            <w:lang w:val="en-US" w:eastAsia="zh-CN" w:bidi="ar"/>
                          </w:rPr>
                        </w:rPrChange>
                      </w:rPr>
                      <m:t>r</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621" w:author="lg" w:date="2026-01-14T17:12:24Z">
                          <w:rPr>
                            <w:rFonts w:hint="default" w:ascii="Cambria Math" w:hAnsi="Cambria Math"/>
                            <w:kern w:val="0"/>
                            <w:sz w:val="20"/>
                            <w:szCs w:val="20"/>
                            <w:highlight w:val="none"/>
                            <w:lang w:val="en-US" w:eastAsia="zh-CN" w:bidi="ar"/>
                          </w:rPr>
                        </w:rPrChange>
                      </w:rPr>
                      <m:t>A</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622" w:author="lg" w:date="2026-01-14T17:12:24Z">
                      <w:rPr>
                        <w:rFonts w:hint="default" w:ascii="Cambria Math" w:hAnsi="Cambria Math"/>
                        <w:kern w:val="0"/>
                        <w:sz w:val="20"/>
                        <w:szCs w:val="20"/>
                        <w:highlight w:val="none"/>
                        <w:lang w:val="en-US" w:eastAsia="zh-CN" w:bidi="ar"/>
                      </w:rPr>
                    </w:rPrChange>
                  </w:rPr>
                  <m:t>sin(</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623" w:author="lg" w:date="2026-01-14T17:12:24Z">
                          <w:rPr>
                            <w:rFonts w:ascii="Cambria Math" w:hAnsi="Cambria Math"/>
                            <w:kern w:val="0"/>
                            <w:sz w:val="20"/>
                            <w:szCs w:val="20"/>
                            <w:highlight w:val="none"/>
                            <w:lang w:val="en-US" w:bidi="ar"/>
                          </w:rPr>
                        </w:rPrChange>
                      </w:rPr>
                      <m:t>θ</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624" w:author="lg" w:date="2026-01-14T17:12:24Z">
                          <w:rPr>
                            <w:rFonts w:hint="default" w:ascii="Cambria Math" w:hAnsi="Cambria Math"/>
                            <w:kern w:val="0"/>
                            <w:sz w:val="20"/>
                            <w:szCs w:val="20"/>
                            <w:highlight w:val="none"/>
                            <w:lang w:val="en-US" w:eastAsia="zh-CN" w:bidi="ar"/>
                          </w:rPr>
                        </w:rPrChange>
                      </w:rPr>
                      <m:t>A</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625" w:author="lg" w:date="2026-01-14T17:12:24Z">
                      <w:rPr>
                        <w:rFonts w:hint="default" w:ascii="Cambria Math" w:hAnsi="Cambria Math"/>
                        <w:kern w:val="0"/>
                        <w:sz w:val="20"/>
                        <w:szCs w:val="20"/>
                        <w:highlight w:val="none"/>
                        <w:lang w:val="en-US" w:eastAsia="zh-CN" w:bidi="ar"/>
                      </w:rPr>
                    </w:rPrChange>
                  </w:rPr>
                  <m:t>)</m:t>
                </m:r>
                <m:ctrlPr>
                  <w:rPr>
                    <w:rFonts w:ascii="Cambria Math" w:hAnsi="Cambria Math"/>
                    <w:i/>
                    <w:kern w:val="0"/>
                    <w:sz w:val="21"/>
                    <w:szCs w:val="21"/>
                    <w:highlight w:val="none"/>
                    <w:lang w:bidi="ar"/>
                  </w:rPr>
                </m:ctrlPr>
              </m:e>
            </m:eqArr>
            <m:ctrlPr>
              <w:rPr>
                <w:rFonts w:ascii="Cambria Math" w:hAnsi="Cambria Math"/>
                <w:i/>
                <w:kern w:val="0"/>
                <w:sz w:val="21"/>
                <w:szCs w:val="21"/>
                <w:highlight w:val="none"/>
                <w:lang w:bidi="ar"/>
              </w:rPr>
            </m:ctrlPr>
          </m:e>
        </m:d>
      </m:oMath>
      <w:r>
        <w:rPr>
          <w:rFonts w:hint="default" w:ascii="Times New Roman" w:hAnsi="Times New Roman"/>
          <w:i w:val="0"/>
          <w:kern w:val="0"/>
          <w:sz w:val="21"/>
          <w:szCs w:val="21"/>
          <w:highlight w:val="none"/>
          <w:lang w:val="en-US" w:eastAsia="zh-CN" w:bidi="ar"/>
          <w:rPrChange w:id="626" w:author="lg" w:date="2026-01-14T17:24:29Z">
            <w:rPr>
              <w:rFonts w:hint="default" w:ascii="Times New Roman" w:hAnsi="Times New Roman"/>
              <w:i w:val="0"/>
              <w:kern w:val="0"/>
              <w:sz w:val="20"/>
              <w:szCs w:val="20"/>
              <w:highlight w:val="none"/>
              <w:lang w:val="en-US" w:eastAsia="zh-CN" w:bidi="ar"/>
            </w:rPr>
          </w:rPrChange>
        </w:rPr>
        <w:t xml:space="preserve">     </w:t>
      </w:r>
      <w:r>
        <w:rPr>
          <w:rFonts w:hint="eastAsia" w:ascii="Times New Roman" w:hAnsi="Times New Roman"/>
          <w:i w:val="0"/>
          <w:kern w:val="0"/>
          <w:sz w:val="21"/>
          <w:szCs w:val="21"/>
          <w:highlight w:val="none"/>
          <w:lang w:val="en-US" w:eastAsia="zh-CN" w:bidi="ar"/>
          <w:rPrChange w:id="627" w:author="lg" w:date="2026-01-14T17:24:29Z">
            <w:rPr>
              <w:rFonts w:hint="eastAsia" w:ascii="Times New Roman" w:hAnsi="Times New Roman"/>
              <w:i w:val="0"/>
              <w:kern w:val="0"/>
              <w:sz w:val="20"/>
              <w:szCs w:val="20"/>
              <w:highlight w:val="none"/>
              <w:lang w:val="en-US" w:eastAsia="zh-CN" w:bidi="ar"/>
            </w:rPr>
          </w:rPrChange>
        </w:rPr>
        <w:t xml:space="preserve">   </w:t>
      </w:r>
      <w:r>
        <w:rPr>
          <w:rFonts w:hint="default" w:ascii="Times New Roman" w:hAnsi="Times New Roman"/>
          <w:i w:val="0"/>
          <w:kern w:val="0"/>
          <w:sz w:val="21"/>
          <w:szCs w:val="21"/>
          <w:highlight w:val="none"/>
          <w:lang w:val="en-US" w:eastAsia="zh-CN" w:bidi="ar"/>
          <w:rPrChange w:id="628" w:author="lg" w:date="2026-01-14T17:24:29Z">
            <w:rPr>
              <w:rFonts w:hint="default" w:ascii="Times New Roman" w:hAnsi="Times New Roman"/>
              <w:i w:val="0"/>
              <w:kern w:val="0"/>
              <w:sz w:val="20"/>
              <w:szCs w:val="20"/>
              <w:highlight w:val="none"/>
              <w:lang w:val="en-US" w:eastAsia="zh-CN" w:bidi="ar"/>
            </w:rPr>
          </w:rPrChange>
        </w:rPr>
        <w:t xml:space="preserve">   (</w:t>
      </w:r>
      <w:r>
        <w:rPr>
          <w:rFonts w:hint="eastAsia" w:ascii="Times New Roman" w:hAnsi="Times New Roman"/>
          <w:i w:val="0"/>
          <w:kern w:val="0"/>
          <w:sz w:val="21"/>
          <w:szCs w:val="21"/>
          <w:highlight w:val="none"/>
          <w:lang w:val="en-US" w:eastAsia="zh-CN" w:bidi="ar"/>
          <w:rPrChange w:id="629" w:author="lg" w:date="2026-01-14T17:24:29Z">
            <w:rPr>
              <w:rFonts w:hint="eastAsia" w:ascii="Times New Roman" w:hAnsi="Times New Roman"/>
              <w:i w:val="0"/>
              <w:kern w:val="0"/>
              <w:sz w:val="20"/>
              <w:szCs w:val="20"/>
              <w:highlight w:val="none"/>
              <w:lang w:val="en-US" w:eastAsia="zh-CN" w:bidi="ar"/>
            </w:rPr>
          </w:rPrChange>
        </w:rPr>
        <w:t>4</w:t>
      </w:r>
      <w:r>
        <w:rPr>
          <w:rFonts w:hint="default" w:ascii="Times New Roman" w:hAnsi="Times New Roman"/>
          <w:i w:val="0"/>
          <w:kern w:val="0"/>
          <w:sz w:val="21"/>
          <w:szCs w:val="21"/>
          <w:highlight w:val="none"/>
          <w:lang w:val="en-US" w:eastAsia="zh-CN" w:bidi="ar"/>
          <w:rPrChange w:id="630" w:author="lg" w:date="2026-01-14T17:24:29Z">
            <w:rPr>
              <w:rFonts w:hint="default" w:ascii="Times New Roman" w:hAnsi="Times New Roman"/>
              <w:i w:val="0"/>
              <w:kern w:val="0"/>
              <w:sz w:val="20"/>
              <w:szCs w:val="20"/>
              <w:highlight w:val="none"/>
              <w:lang w:val="en-US" w:eastAsia="zh-CN" w:bidi="ar"/>
            </w:rPr>
          </w:rPrChange>
        </w:rPr>
        <w:t>)</w:t>
      </w:r>
    </w:p>
    <w:p w14:paraId="77E53E42">
      <w:pPr>
        <w:ind w:firstLine="420" w:firstLineChars="0"/>
        <w:rPr>
          <w:rFonts w:hint="default" w:ascii="Times New Roman" w:hAnsi="Times New Roman"/>
          <w:b w:val="0"/>
          <w:i w:val="0"/>
          <w:position w:val="-12"/>
          <w:highlight w:val="none"/>
          <w:lang w:val="en-US" w:eastAsia="zh-CN"/>
        </w:rPr>
      </w:pPr>
      <w:r>
        <w:rPr>
          <w:rFonts w:hint="default" w:ascii="Times New Roman" w:hAnsi="Times New Roman"/>
          <w:b w:val="0"/>
          <w:i w:val="0"/>
          <w:position w:val="-12"/>
          <w:highlight w:val="none"/>
          <w:lang w:val="en-US" w:eastAsia="zh-CN"/>
        </w:rPr>
        <w:t>联立公式(3)和(4)可得：</w:t>
      </w:r>
    </w:p>
    <w:p w14:paraId="7C7FC77F">
      <w:pPr>
        <w:ind w:firstLine="0" w:firstLineChars="0"/>
        <w:jc w:val="right"/>
        <w:rPr>
          <w:rFonts w:hint="default" w:ascii="Times New Roman" w:hAnsi="Times New Roman" w:eastAsia="宋体"/>
          <w:b w:val="0"/>
          <w:i w:val="0"/>
          <w:position w:val="-12"/>
          <w:highlight w:val="none"/>
          <w:lang w:val="en-US" w:eastAsia="zh-CN"/>
        </w:rPr>
      </w:pPr>
      <w:bookmarkStart w:id="26" w:name="OLE_LINK19"/>
      <w:bookmarkStart w:id="27" w:name="OLE_LINK17"/>
      <m:oMath>
        <m:d>
          <m:dPr>
            <m:begChr m:val="{"/>
            <m:endChr m:val=""/>
            <m:ctrlPr>
              <w:rPr>
                <w:rFonts w:ascii="Cambria Math" w:hAnsi="Cambria Math"/>
                <w:i/>
                <w:kern w:val="0"/>
                <w:sz w:val="21"/>
                <w:szCs w:val="21"/>
                <w:highlight w:val="none"/>
                <w:lang w:bidi="ar"/>
              </w:rPr>
            </m:ctrlPr>
          </m:dPr>
          <m:e>
            <m:eqArr>
              <m:eqArrPr>
                <m:ctrlPr>
                  <w:rPr>
                    <w:rFonts w:ascii="Cambria Math" w:hAnsi="Cambria Math"/>
                    <w:i/>
                    <w:kern w:val="0"/>
                    <w:sz w:val="21"/>
                    <w:szCs w:val="21"/>
                    <w:highlight w:val="none"/>
                    <w:lang w:bidi="ar"/>
                  </w:rPr>
                </m:ctrlPr>
              </m:eqArrPr>
              <m:e>
                <m:sSub>
                  <m:sSubPr>
                    <m:ctrlPr>
                      <w:rPr>
                        <w:rFonts w:hint="default" w:ascii="Cambria Math" w:hAnsi="Cambria Math"/>
                        <w:i/>
                        <w:kern w:val="0"/>
                        <w:sz w:val="21"/>
                        <w:szCs w:val="21"/>
                        <w:highlight w:val="none"/>
                        <w:lang w:val="en-US" w:eastAsia="zh-CN" w:bidi="ar"/>
                      </w:rPr>
                    </m:ctrlPr>
                  </m:sSubPr>
                  <m:e>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631" w:author="lg" w:date="2026-01-14T17:12:27Z">
                              <w:rPr>
                                <w:rFonts w:hint="default" w:ascii="Cambria Math" w:hAnsi="Cambria Math"/>
                                <w:kern w:val="0"/>
                                <w:sz w:val="20"/>
                                <w:szCs w:val="20"/>
                                <w:highlight w:val="none"/>
                                <w:lang w:val="en-US" w:eastAsia="zh-CN" w:bidi="ar"/>
                              </w:rPr>
                            </w:rPrChange>
                          </w:rPr>
                          <m:t>x</m:t>
                        </m:r>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632" w:author="lg" w:date="2026-01-14T17:12:27Z">
                              <w:rPr>
                                <w:rFonts w:hint="default" w:ascii="Cambria Math" w:hAnsi="Cambria Math"/>
                                <w:kern w:val="0"/>
                                <w:sz w:val="20"/>
                                <w:szCs w:val="20"/>
                                <w:highlight w:val="none"/>
                                <w:lang w:val="en-US" w:eastAsia="zh-CN" w:bidi="ar"/>
                              </w:rPr>
                            </w:rPrChange>
                          </w:rPr>
                          <m:t>A</m:t>
                        </m:r>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633" w:author="lg" w:date="2026-01-14T17:12:27Z">
                          <w:rPr>
                            <w:rFonts w:hint="default" w:ascii="Cambria Math" w:hAnsi="Cambria Math"/>
                            <w:kern w:val="0"/>
                            <w:sz w:val="20"/>
                            <w:szCs w:val="20"/>
                            <w:highlight w:val="none"/>
                            <w:lang w:val="en-US" w:eastAsia="zh-CN" w:bidi="ar"/>
                          </w:rPr>
                        </w:rPrChange>
                      </w:rPr>
                      <m:t>+</m:t>
                    </m:r>
                    <m:sSub>
                      <w:bookmarkStart w:id="28" w:name="OLE_LINK23"/>
                      <m:sSubPr>
                        <m:ctrlPr>
                          <w:rPr>
                            <w:rFonts w:hint="default" w:ascii="Cambria Math" w:hAnsi="Cambria Math"/>
                            <w:i/>
                            <w:kern w:val="0"/>
                            <w:sz w:val="21"/>
                            <w:szCs w:val="21"/>
                            <w:highlight w:val="none"/>
                            <w:lang w:val="en-US" w:eastAsia="zh-CN" w:bidi="ar"/>
                          </w:rPr>
                        </m:ctrlPr>
                      </m:sSubPr>
                      <m:e>
                        <m:r>
                          <m:rPr/>
                          <w:rPr>
                            <w:rFonts w:hint="default" w:ascii="Cambria Math" w:hAnsi="Cambria Math"/>
                            <w:kern w:val="0"/>
                            <w:sz w:val="21"/>
                            <w:szCs w:val="21"/>
                            <w:highlight w:val="none"/>
                            <w:lang w:val="en-US" w:eastAsia="zh-CN" w:bidi="ar"/>
                            <w:rPrChange w:id="634" w:author="lg" w:date="2026-01-14T17:12:27Z">
                              <w:rPr>
                                <w:rFonts w:hint="default" w:ascii="Cambria Math" w:hAnsi="Cambria Math"/>
                                <w:kern w:val="0"/>
                                <w:sz w:val="20"/>
                                <w:szCs w:val="20"/>
                                <w:highlight w:val="none"/>
                                <w:lang w:val="en-US" w:eastAsia="zh-CN" w:bidi="ar"/>
                              </w:rPr>
                            </w:rPrChange>
                          </w:rPr>
                          <m:t>r</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635" w:author="lg" w:date="2026-01-14T17:12:27Z">
                              <w:rPr>
                                <w:rFonts w:hint="default" w:ascii="Cambria Math" w:hAnsi="Cambria Math"/>
                                <w:kern w:val="0"/>
                                <w:sz w:val="20"/>
                                <w:szCs w:val="20"/>
                                <w:highlight w:val="none"/>
                                <w:lang w:val="en-US" w:eastAsia="zh-CN" w:bidi="ar"/>
                              </w:rPr>
                            </w:rPrChange>
                          </w:rPr>
                          <m:t>A</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636" w:author="lg" w:date="2026-01-14T17:12:27Z">
                          <w:rPr>
                            <w:rFonts w:hint="default" w:ascii="Cambria Math" w:hAnsi="Cambria Math"/>
                            <w:kern w:val="0"/>
                            <w:sz w:val="20"/>
                            <w:szCs w:val="20"/>
                            <w:highlight w:val="none"/>
                            <w:lang w:val="en-US" w:eastAsia="zh-CN" w:bidi="ar"/>
                          </w:rPr>
                        </w:rPrChange>
                      </w:rPr>
                      <m:t>cos(</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637" w:author="lg" w:date="2026-01-14T17:12:27Z">
                              <w:rPr>
                                <w:rFonts w:ascii="Cambria Math" w:hAnsi="Cambria Math"/>
                                <w:kern w:val="0"/>
                                <w:sz w:val="20"/>
                                <w:szCs w:val="20"/>
                                <w:highlight w:val="none"/>
                                <w:lang w:val="en-US" w:bidi="ar"/>
                              </w:rPr>
                            </w:rPrChange>
                          </w:rPr>
                          <m:t>θ</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638" w:author="lg" w:date="2026-01-14T17:12:27Z">
                              <w:rPr>
                                <w:rFonts w:hint="default" w:ascii="Cambria Math" w:hAnsi="Cambria Math"/>
                                <w:kern w:val="0"/>
                                <w:sz w:val="20"/>
                                <w:szCs w:val="20"/>
                                <w:highlight w:val="none"/>
                                <w:lang w:val="en-US" w:eastAsia="zh-CN" w:bidi="ar"/>
                              </w:rPr>
                            </w:rPrChange>
                          </w:rPr>
                          <m:t>A</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639" w:author="lg" w:date="2026-01-14T17:12:27Z">
                          <w:rPr>
                            <w:rFonts w:hint="default" w:ascii="Cambria Math" w:hAnsi="Cambria Math"/>
                            <w:kern w:val="0"/>
                            <w:sz w:val="20"/>
                            <w:szCs w:val="20"/>
                            <w:highlight w:val="none"/>
                            <w:lang w:val="en-US" w:eastAsia="zh-CN" w:bidi="ar"/>
                          </w:rPr>
                        </w:rPrChange>
                      </w:rPr>
                      <m:t>)</m:t>
                    </m:r>
                    <w:bookmarkEnd w:id="28"/>
                    <m:r>
                      <m:rPr>
                        <m:sty m:val="p"/>
                      </m:rPr>
                      <w:rPr>
                        <w:rFonts w:hint="default" w:ascii="Cambria Math" w:hAnsi="Cambria Math"/>
                        <w:kern w:val="0"/>
                        <w:sz w:val="21"/>
                        <w:szCs w:val="21"/>
                        <w:highlight w:val="none"/>
                        <w:lang w:val="en-US" w:eastAsia="zh-CN" w:bidi="ar"/>
                        <w:rPrChange w:id="640" w:author="lg" w:date="2026-01-14T17:12:27Z">
                          <w:rPr>
                            <w:rFonts w:hint="default" w:ascii="Cambria Math" w:hAnsi="Cambria Math"/>
                            <w:kern w:val="0"/>
                            <w:sz w:val="20"/>
                            <w:szCs w:val="20"/>
                            <w:highlight w:val="none"/>
                            <w:lang w:val="en-US" w:eastAsia="zh-CN" w:bidi="ar"/>
                          </w:rPr>
                        </w:rPrChange>
                      </w:rPr>
                      <m:t>=</m:t>
                    </m:r>
                    <m:r>
                      <m:rPr/>
                      <w:rPr>
                        <w:rFonts w:hint="default" w:ascii="Cambria Math" w:hAnsi="Cambria Math"/>
                        <w:kern w:val="0"/>
                        <w:sz w:val="21"/>
                        <w:szCs w:val="21"/>
                        <w:highlight w:val="none"/>
                        <w:lang w:val="en-US" w:eastAsia="zh-CN" w:bidi="ar"/>
                        <w:rPrChange w:id="641" w:author="lg" w:date="2026-01-14T17:12:27Z">
                          <w:rPr>
                            <w:rFonts w:hint="default" w:ascii="Cambria Math" w:hAnsi="Cambria Math"/>
                            <w:kern w:val="0"/>
                            <w:sz w:val="20"/>
                            <w:szCs w:val="20"/>
                            <w:highlight w:val="none"/>
                            <w:lang w:val="en-US" w:eastAsia="zh-CN" w:bidi="ar"/>
                          </w:rPr>
                        </w:rPrChange>
                      </w:rPr>
                      <m:t>r</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642" w:author="lg" w:date="2026-01-14T17:12:27Z">
                          <w:rPr>
                            <w:rFonts w:hint="default" w:ascii="Cambria Math" w:hAnsi="Cambria Math"/>
                            <w:kern w:val="0"/>
                            <w:sz w:val="20"/>
                            <w:szCs w:val="20"/>
                            <w:highlight w:val="none"/>
                            <w:lang w:val="en-US" w:eastAsia="zh-CN" w:bidi="ar"/>
                          </w:rPr>
                        </w:rPrChange>
                      </w:rPr>
                      <m:t>o</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643" w:author="lg" w:date="2026-01-14T17:12:27Z">
                      <w:rPr>
                        <w:rFonts w:hint="default" w:ascii="Cambria Math" w:hAnsi="Cambria Math"/>
                        <w:kern w:val="0"/>
                        <w:sz w:val="20"/>
                        <w:szCs w:val="20"/>
                        <w:highlight w:val="none"/>
                        <w:lang w:val="en-US" w:eastAsia="zh-CN" w:bidi="ar"/>
                      </w:rPr>
                    </w:rPrChange>
                  </w:rPr>
                  <m:t>cos(</m:t>
                </m:r>
                <m:r>
                  <m:rPr/>
                  <w:rPr>
                    <w:rFonts w:ascii="Cambria Math" w:hAnsi="Cambria Math"/>
                    <w:kern w:val="0"/>
                    <w:sz w:val="21"/>
                    <w:szCs w:val="21"/>
                    <w:highlight w:val="none"/>
                    <w:lang w:val="en-US" w:bidi="ar"/>
                    <w:rPrChange w:id="644" w:author="lg" w:date="2026-01-14T17:12:27Z">
                      <w:rPr>
                        <w:rFonts w:ascii="Cambria Math" w:hAnsi="Cambria Math"/>
                        <w:kern w:val="0"/>
                        <w:sz w:val="20"/>
                        <w:szCs w:val="20"/>
                        <w:highlight w:val="none"/>
                        <w:lang w:val="en-US" w:bidi="ar"/>
                      </w:rPr>
                    </w:rPrChange>
                  </w:rPr>
                  <m:t>ω</m:t>
                </m:r>
                <m:r>
                  <m:rPr/>
                  <w:rPr>
                    <w:rFonts w:hint="default" w:ascii="Cambria Math" w:hAnsi="Cambria Math"/>
                    <w:kern w:val="0"/>
                    <w:sz w:val="21"/>
                    <w:szCs w:val="21"/>
                    <w:highlight w:val="none"/>
                    <w:lang w:val="en-US" w:eastAsia="zh-CN" w:bidi="ar"/>
                    <w:rPrChange w:id="645" w:author="lg" w:date="2026-01-14T17:12:27Z">
                      <w:rPr>
                        <w:rFonts w:hint="default" w:ascii="Cambria Math" w:hAnsi="Cambria Math"/>
                        <w:kern w:val="0"/>
                        <w:sz w:val="20"/>
                        <w:szCs w:val="20"/>
                        <w:highlight w:val="none"/>
                        <w:lang w:val="en-US" w:eastAsia="zh-CN" w:bidi="ar"/>
                      </w:rPr>
                    </w:rPrChange>
                  </w:rPr>
                  <m:t>t+</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646" w:author="lg" w:date="2026-01-14T17:12:27Z">
                          <w:rPr>
                            <w:rFonts w:ascii="Cambria Math" w:hAnsi="Cambria Math"/>
                            <w:kern w:val="0"/>
                            <w:sz w:val="20"/>
                            <w:szCs w:val="20"/>
                            <w:highlight w:val="none"/>
                            <w:lang w:val="en-US" w:bidi="ar"/>
                          </w:rPr>
                        </w:rPrChange>
                      </w:rPr>
                      <m:t>α</m:t>
                    </m:r>
                    <m:ctrlPr>
                      <w:rPr>
                        <w:rFonts w:hint="default" w:ascii="Cambria Math" w:hAnsi="Cambria Math"/>
                        <w:i/>
                        <w:kern w:val="0"/>
                        <w:sz w:val="21"/>
                        <w:szCs w:val="21"/>
                        <w:highlight w:val="none"/>
                        <w:lang w:val="en-US" w:eastAsia="zh-CN" w:bidi="ar"/>
                      </w:rPr>
                    </m:ctrlPr>
                  </m:e>
                  <m:sub>
                    <m:r>
                      <m:rPr/>
                      <w:rPr>
                        <w:rFonts w:hint="default" w:ascii="Cambria Math" w:hAnsi="Cambria Math"/>
                        <w:kern w:val="0"/>
                        <w:sz w:val="21"/>
                        <w:szCs w:val="21"/>
                        <w:highlight w:val="none"/>
                        <w:lang w:val="en-US" w:eastAsia="zh-CN" w:bidi="ar"/>
                        <w:rPrChange w:id="647" w:author="lg" w:date="2026-01-14T17:12:27Z">
                          <w:rPr>
                            <w:rFonts w:hint="default" w:ascii="Cambria Math" w:hAnsi="Cambria Math"/>
                            <w:kern w:val="0"/>
                            <w:sz w:val="20"/>
                            <w:szCs w:val="20"/>
                            <w:highlight w:val="none"/>
                            <w:lang w:val="en-US" w:eastAsia="zh-CN" w:bidi="ar"/>
                          </w:rPr>
                        </w:rPrChange>
                      </w:rPr>
                      <m:t>0</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648" w:author="lg" w:date="2026-01-14T17:12:27Z">
                      <w:rPr>
                        <w:rFonts w:hint="default" w:ascii="Cambria Math" w:hAnsi="Cambria Math"/>
                        <w:kern w:val="0"/>
                        <w:sz w:val="20"/>
                        <w:szCs w:val="20"/>
                        <w:highlight w:val="none"/>
                        <w:lang w:val="en-US" w:eastAsia="zh-CN" w:bidi="ar"/>
                      </w:rPr>
                    </w:rPrChange>
                  </w:rPr>
                  <m:t>)</m:t>
                </m:r>
                <w:bookmarkEnd w:id="26"/>
                <m:r>
                  <m:rPr>
                    <m:sty m:val="p"/>
                  </m:rPr>
                  <w:rPr>
                    <w:rFonts w:hint="default" w:ascii="Cambria Math" w:hAnsi="Cambria Math"/>
                    <w:kern w:val="0"/>
                    <w:sz w:val="21"/>
                    <w:szCs w:val="21"/>
                    <w:highlight w:val="none"/>
                    <w:lang w:val="en-US" w:eastAsia="zh-CN" w:bidi="ar"/>
                    <w:rPrChange w:id="649" w:author="lg" w:date="2026-01-14T17:12:27Z">
                      <w:rPr>
                        <w:rFonts w:hint="default" w:ascii="Cambria Math" w:hAnsi="Cambria Math"/>
                        <w:kern w:val="0"/>
                        <w:sz w:val="20"/>
                        <w:szCs w:val="20"/>
                        <w:highlight w:val="none"/>
                        <w:lang w:val="en-US" w:eastAsia="zh-CN" w:bidi="ar"/>
                      </w:rPr>
                    </w:rPrChange>
                  </w:rPr>
                  <m:t>+</m:t>
                </m:r>
                <m:sSub>
                  <m:sSubPr>
                    <m:ctrlPr>
                      <w:rPr>
                        <w:rFonts w:hint="default" w:ascii="Cambria Math" w:hAnsi="Cambria Math"/>
                        <w:i/>
                        <w:kern w:val="0"/>
                        <w:sz w:val="21"/>
                        <w:szCs w:val="21"/>
                        <w:highlight w:val="none"/>
                        <w:lang w:val="en-US" w:eastAsia="zh-CN" w:bidi="ar"/>
                      </w:rPr>
                    </m:ctrlPr>
                  </m:sSubPr>
                  <m:e>
                    <m:r>
                      <m:rPr/>
                      <w:rPr>
                        <w:rFonts w:hint="default" w:ascii="Cambria Math" w:hAnsi="Cambria Math"/>
                        <w:kern w:val="0"/>
                        <w:sz w:val="21"/>
                        <w:szCs w:val="21"/>
                        <w:highlight w:val="none"/>
                        <w:lang w:val="en-US" w:eastAsia="zh-CN" w:bidi="ar"/>
                        <w:rPrChange w:id="650" w:author="lg" w:date="2026-01-14T17:12:27Z">
                          <w:rPr>
                            <w:rFonts w:hint="default" w:ascii="Cambria Math" w:hAnsi="Cambria Math"/>
                            <w:kern w:val="0"/>
                            <w:sz w:val="20"/>
                            <w:szCs w:val="20"/>
                            <w:highlight w:val="none"/>
                            <w:lang w:val="en-US" w:eastAsia="zh-CN" w:bidi="ar"/>
                          </w:rPr>
                        </w:rPrChange>
                      </w:rPr>
                      <m:t>r</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651" w:author="lg" w:date="2026-01-14T17:12:27Z">
                          <w:rPr>
                            <w:rFonts w:hint="default" w:ascii="Cambria Math" w:hAnsi="Cambria Math"/>
                            <w:kern w:val="0"/>
                            <w:sz w:val="20"/>
                            <w:szCs w:val="20"/>
                            <w:highlight w:val="none"/>
                            <w:lang w:val="en-US" w:eastAsia="zh-CN" w:bidi="ar"/>
                          </w:rPr>
                        </w:rPrChange>
                      </w:rPr>
                      <m:t>B</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652" w:author="lg" w:date="2026-01-14T17:12:27Z">
                      <w:rPr>
                        <w:rFonts w:hint="default" w:ascii="Cambria Math" w:hAnsi="Cambria Math"/>
                        <w:kern w:val="0"/>
                        <w:sz w:val="20"/>
                        <w:szCs w:val="20"/>
                        <w:highlight w:val="none"/>
                        <w:lang w:val="en-US" w:eastAsia="zh-CN" w:bidi="ar"/>
                      </w:rPr>
                    </w:rPrChange>
                  </w:rPr>
                  <m:t>cos(</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653" w:author="lg" w:date="2026-01-14T17:12:27Z">
                          <w:rPr>
                            <w:rFonts w:ascii="Cambria Math" w:hAnsi="Cambria Math"/>
                            <w:kern w:val="0"/>
                            <w:sz w:val="20"/>
                            <w:szCs w:val="20"/>
                            <w:highlight w:val="none"/>
                            <w:lang w:val="en-US" w:bidi="ar"/>
                          </w:rPr>
                        </w:rPrChange>
                      </w:rPr>
                      <m:t>θ</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654" w:author="lg" w:date="2026-01-14T17:12:27Z">
                          <w:rPr>
                            <w:rFonts w:hint="default" w:ascii="Cambria Math" w:hAnsi="Cambria Math"/>
                            <w:kern w:val="0"/>
                            <w:sz w:val="20"/>
                            <w:szCs w:val="20"/>
                            <w:highlight w:val="none"/>
                            <w:lang w:val="en-US" w:eastAsia="zh-CN" w:bidi="ar"/>
                          </w:rPr>
                        </w:rPrChange>
                      </w:rPr>
                      <m:t>B</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655" w:author="lg" w:date="2026-01-14T17:12:27Z">
                      <w:rPr>
                        <w:rFonts w:hint="default" w:ascii="Cambria Math" w:hAnsi="Cambria Math"/>
                        <w:kern w:val="0"/>
                        <w:sz w:val="20"/>
                        <w:szCs w:val="20"/>
                        <w:highlight w:val="none"/>
                        <w:lang w:val="en-US" w:eastAsia="zh-CN" w:bidi="ar"/>
                      </w:rPr>
                    </w:rPrChange>
                  </w:rPr>
                  <m:t>)</m:t>
                </m:r>
                <m:ctrlPr>
                  <w:rPr>
                    <w:rFonts w:ascii="Cambria Math" w:hAnsi="Cambria Math"/>
                    <w:i/>
                    <w:kern w:val="0"/>
                    <w:sz w:val="21"/>
                    <w:szCs w:val="21"/>
                    <w:highlight w:val="none"/>
                    <w:lang w:bidi="ar"/>
                  </w:rPr>
                </m:ctrlPr>
              </m:e>
              <m:e>
                <m:sSub>
                  <m:sSubPr>
                    <m:ctrlPr>
                      <w:rPr>
                        <w:rFonts w:hint="default" w:ascii="Cambria Math" w:hAnsi="Cambria Math"/>
                        <w:i/>
                        <w:kern w:val="0"/>
                        <w:sz w:val="21"/>
                        <w:szCs w:val="21"/>
                        <w:highlight w:val="none"/>
                        <w:lang w:val="en-US" w:eastAsia="zh-CN" w:bidi="ar"/>
                      </w:rPr>
                    </m:ctrlPr>
                  </m:sSubPr>
                  <m:e>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656" w:author="lg" w:date="2026-01-14T17:12:27Z">
                              <w:rPr>
                                <w:rFonts w:hint="default" w:ascii="Cambria Math" w:hAnsi="Cambria Math"/>
                                <w:kern w:val="0"/>
                                <w:sz w:val="20"/>
                                <w:szCs w:val="20"/>
                                <w:highlight w:val="none"/>
                                <w:lang w:val="en-US" w:eastAsia="zh-CN" w:bidi="ar"/>
                              </w:rPr>
                            </w:rPrChange>
                          </w:rPr>
                          <m:t>y</m:t>
                        </m:r>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657" w:author="lg" w:date="2026-01-14T17:12:27Z">
                              <w:rPr>
                                <w:rFonts w:hint="default" w:ascii="Cambria Math" w:hAnsi="Cambria Math"/>
                                <w:kern w:val="0"/>
                                <w:sz w:val="20"/>
                                <w:szCs w:val="20"/>
                                <w:highlight w:val="none"/>
                                <w:lang w:val="en-US" w:eastAsia="zh-CN" w:bidi="ar"/>
                              </w:rPr>
                            </w:rPrChange>
                          </w:rPr>
                          <m:t>A</m:t>
                        </m:r>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658" w:author="lg" w:date="2026-01-14T17:12:27Z">
                          <w:rPr>
                            <w:rFonts w:hint="default" w:ascii="Cambria Math" w:hAnsi="Cambria Math"/>
                            <w:kern w:val="0"/>
                            <w:sz w:val="20"/>
                            <w:szCs w:val="20"/>
                            <w:highlight w:val="none"/>
                            <w:lang w:val="en-US" w:eastAsia="zh-CN" w:bidi="ar"/>
                          </w:rPr>
                        </w:rPrChange>
                      </w:rPr>
                      <m:t>+</m:t>
                    </m:r>
                    <m:sSub>
                      <m:sSubPr>
                        <m:ctrlPr>
                          <w:rPr>
                            <w:rFonts w:hint="default" w:ascii="Cambria Math" w:hAnsi="Cambria Math"/>
                            <w:i/>
                            <w:kern w:val="0"/>
                            <w:sz w:val="21"/>
                            <w:szCs w:val="21"/>
                            <w:highlight w:val="none"/>
                            <w:lang w:val="en-US" w:eastAsia="zh-CN" w:bidi="ar"/>
                          </w:rPr>
                        </m:ctrlPr>
                      </m:sSubPr>
                      <m:e>
                        <m:r>
                          <m:rPr/>
                          <w:rPr>
                            <w:rFonts w:hint="default" w:ascii="Cambria Math" w:hAnsi="Cambria Math"/>
                            <w:kern w:val="0"/>
                            <w:sz w:val="21"/>
                            <w:szCs w:val="21"/>
                            <w:highlight w:val="none"/>
                            <w:lang w:val="en-US" w:eastAsia="zh-CN" w:bidi="ar"/>
                            <w:rPrChange w:id="659" w:author="lg" w:date="2026-01-14T17:12:27Z">
                              <w:rPr>
                                <w:rFonts w:hint="default" w:ascii="Cambria Math" w:hAnsi="Cambria Math"/>
                                <w:kern w:val="0"/>
                                <w:sz w:val="20"/>
                                <w:szCs w:val="20"/>
                                <w:highlight w:val="none"/>
                                <w:lang w:val="en-US" w:eastAsia="zh-CN" w:bidi="ar"/>
                              </w:rPr>
                            </w:rPrChange>
                          </w:rPr>
                          <m:t>r</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660" w:author="lg" w:date="2026-01-14T17:12:27Z">
                              <w:rPr>
                                <w:rFonts w:hint="default" w:ascii="Cambria Math" w:hAnsi="Cambria Math"/>
                                <w:kern w:val="0"/>
                                <w:sz w:val="20"/>
                                <w:szCs w:val="20"/>
                                <w:highlight w:val="none"/>
                                <w:lang w:val="en-US" w:eastAsia="zh-CN" w:bidi="ar"/>
                              </w:rPr>
                            </w:rPrChange>
                          </w:rPr>
                          <m:t>A</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661" w:author="lg" w:date="2026-01-14T17:12:27Z">
                          <w:rPr>
                            <w:rFonts w:hint="default" w:ascii="Cambria Math" w:hAnsi="Cambria Math"/>
                            <w:kern w:val="0"/>
                            <w:sz w:val="20"/>
                            <w:szCs w:val="20"/>
                            <w:highlight w:val="none"/>
                            <w:lang w:val="en-US" w:eastAsia="zh-CN" w:bidi="ar"/>
                          </w:rPr>
                        </w:rPrChange>
                      </w:rPr>
                      <m:t>sin(</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662" w:author="lg" w:date="2026-01-14T17:12:27Z">
                              <w:rPr>
                                <w:rFonts w:ascii="Cambria Math" w:hAnsi="Cambria Math"/>
                                <w:kern w:val="0"/>
                                <w:sz w:val="20"/>
                                <w:szCs w:val="20"/>
                                <w:highlight w:val="none"/>
                                <w:lang w:val="en-US" w:bidi="ar"/>
                              </w:rPr>
                            </w:rPrChange>
                          </w:rPr>
                          <m:t>θ</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663" w:author="lg" w:date="2026-01-14T17:12:27Z">
                              <w:rPr>
                                <w:rFonts w:hint="default" w:ascii="Cambria Math" w:hAnsi="Cambria Math"/>
                                <w:kern w:val="0"/>
                                <w:sz w:val="20"/>
                                <w:szCs w:val="20"/>
                                <w:highlight w:val="none"/>
                                <w:lang w:val="en-US" w:eastAsia="zh-CN" w:bidi="ar"/>
                              </w:rPr>
                            </w:rPrChange>
                          </w:rPr>
                          <m:t>A</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664" w:author="lg" w:date="2026-01-14T17:12:27Z">
                          <w:rPr>
                            <w:rFonts w:hint="default" w:ascii="Cambria Math" w:hAnsi="Cambria Math"/>
                            <w:kern w:val="0"/>
                            <w:sz w:val="20"/>
                            <w:szCs w:val="20"/>
                            <w:highlight w:val="none"/>
                            <w:lang w:val="en-US" w:eastAsia="zh-CN" w:bidi="ar"/>
                          </w:rPr>
                        </w:rPrChange>
                      </w:rPr>
                      <m:t>)=r</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665" w:author="lg" w:date="2026-01-14T17:12:27Z">
                          <w:rPr>
                            <w:rFonts w:hint="default" w:ascii="Cambria Math" w:hAnsi="Cambria Math"/>
                            <w:kern w:val="0"/>
                            <w:sz w:val="20"/>
                            <w:szCs w:val="20"/>
                            <w:highlight w:val="none"/>
                            <w:lang w:val="en-US" w:eastAsia="zh-CN" w:bidi="ar"/>
                          </w:rPr>
                        </w:rPrChange>
                      </w:rPr>
                      <m:t>o</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666" w:author="lg" w:date="2026-01-14T17:12:27Z">
                      <w:rPr>
                        <w:rFonts w:hint="default" w:ascii="Cambria Math" w:hAnsi="Cambria Math"/>
                        <w:kern w:val="0"/>
                        <w:sz w:val="20"/>
                        <w:szCs w:val="20"/>
                        <w:highlight w:val="none"/>
                        <w:lang w:val="en-US" w:eastAsia="zh-CN" w:bidi="ar"/>
                      </w:rPr>
                    </w:rPrChange>
                  </w:rPr>
                  <m:t>sin(</m:t>
                </m:r>
                <m:r>
                  <m:rPr/>
                  <w:rPr>
                    <w:rFonts w:ascii="Cambria Math" w:hAnsi="Cambria Math"/>
                    <w:kern w:val="0"/>
                    <w:sz w:val="21"/>
                    <w:szCs w:val="21"/>
                    <w:highlight w:val="none"/>
                    <w:lang w:val="en-US" w:bidi="ar"/>
                    <w:rPrChange w:id="667" w:author="lg" w:date="2026-01-14T17:12:27Z">
                      <w:rPr>
                        <w:rFonts w:ascii="Cambria Math" w:hAnsi="Cambria Math"/>
                        <w:kern w:val="0"/>
                        <w:sz w:val="20"/>
                        <w:szCs w:val="20"/>
                        <w:highlight w:val="none"/>
                        <w:lang w:val="en-US" w:bidi="ar"/>
                      </w:rPr>
                    </w:rPrChange>
                  </w:rPr>
                  <m:t>ω</m:t>
                </m:r>
                <m:r>
                  <m:rPr/>
                  <w:rPr>
                    <w:rFonts w:hint="default" w:ascii="Cambria Math" w:hAnsi="Cambria Math"/>
                    <w:kern w:val="0"/>
                    <w:sz w:val="21"/>
                    <w:szCs w:val="21"/>
                    <w:highlight w:val="none"/>
                    <w:lang w:val="en-US" w:eastAsia="zh-CN" w:bidi="ar"/>
                    <w:rPrChange w:id="668" w:author="lg" w:date="2026-01-14T17:12:27Z">
                      <w:rPr>
                        <w:rFonts w:hint="default" w:ascii="Cambria Math" w:hAnsi="Cambria Math"/>
                        <w:kern w:val="0"/>
                        <w:sz w:val="20"/>
                        <w:szCs w:val="20"/>
                        <w:highlight w:val="none"/>
                        <w:lang w:val="en-US" w:eastAsia="zh-CN" w:bidi="ar"/>
                      </w:rPr>
                    </w:rPrChange>
                  </w:rPr>
                  <m:t>t+</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669" w:author="lg" w:date="2026-01-14T17:12:27Z">
                          <w:rPr>
                            <w:rFonts w:ascii="Cambria Math" w:hAnsi="Cambria Math"/>
                            <w:kern w:val="0"/>
                            <w:sz w:val="20"/>
                            <w:szCs w:val="20"/>
                            <w:highlight w:val="none"/>
                            <w:lang w:val="en-US" w:bidi="ar"/>
                          </w:rPr>
                        </w:rPrChange>
                      </w:rPr>
                      <m:t>α</m:t>
                    </m:r>
                    <m:ctrlPr>
                      <w:rPr>
                        <w:rFonts w:hint="default" w:ascii="Cambria Math" w:hAnsi="Cambria Math"/>
                        <w:i/>
                        <w:kern w:val="0"/>
                        <w:sz w:val="21"/>
                        <w:szCs w:val="21"/>
                        <w:highlight w:val="none"/>
                        <w:lang w:val="en-US" w:eastAsia="zh-CN" w:bidi="ar"/>
                      </w:rPr>
                    </m:ctrlPr>
                  </m:e>
                  <m:sub>
                    <m:r>
                      <m:rPr/>
                      <w:rPr>
                        <w:rFonts w:hint="default" w:ascii="Cambria Math" w:hAnsi="Cambria Math"/>
                        <w:kern w:val="0"/>
                        <w:sz w:val="21"/>
                        <w:szCs w:val="21"/>
                        <w:highlight w:val="none"/>
                        <w:lang w:val="en-US" w:eastAsia="zh-CN" w:bidi="ar"/>
                        <w:rPrChange w:id="670" w:author="lg" w:date="2026-01-14T17:12:27Z">
                          <w:rPr>
                            <w:rFonts w:hint="default" w:ascii="Cambria Math" w:hAnsi="Cambria Math"/>
                            <w:kern w:val="0"/>
                            <w:sz w:val="20"/>
                            <w:szCs w:val="20"/>
                            <w:highlight w:val="none"/>
                            <w:lang w:val="en-US" w:eastAsia="zh-CN" w:bidi="ar"/>
                          </w:rPr>
                        </w:rPrChange>
                      </w:rPr>
                      <m:t>0</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671" w:author="lg" w:date="2026-01-14T17:12:27Z">
                      <w:rPr>
                        <w:rFonts w:hint="default" w:ascii="Cambria Math" w:hAnsi="Cambria Math"/>
                        <w:kern w:val="0"/>
                        <w:sz w:val="20"/>
                        <w:szCs w:val="20"/>
                        <w:highlight w:val="none"/>
                        <w:lang w:val="en-US" w:eastAsia="zh-CN" w:bidi="ar"/>
                      </w:rPr>
                    </w:rPrChange>
                  </w:rPr>
                  <m:t>)+</m:t>
                </m:r>
                <m:sSub>
                  <m:sSubPr>
                    <m:ctrlPr>
                      <w:rPr>
                        <w:rFonts w:hint="default" w:ascii="Cambria Math" w:hAnsi="Cambria Math"/>
                        <w:i/>
                        <w:kern w:val="0"/>
                        <w:sz w:val="21"/>
                        <w:szCs w:val="21"/>
                        <w:highlight w:val="none"/>
                        <w:lang w:val="en-US" w:eastAsia="zh-CN" w:bidi="ar"/>
                      </w:rPr>
                    </m:ctrlPr>
                  </m:sSubPr>
                  <m:e>
                    <m:r>
                      <m:rPr/>
                      <w:rPr>
                        <w:rFonts w:hint="default" w:ascii="Cambria Math" w:hAnsi="Cambria Math"/>
                        <w:kern w:val="0"/>
                        <w:sz w:val="21"/>
                        <w:szCs w:val="21"/>
                        <w:highlight w:val="none"/>
                        <w:lang w:val="en-US" w:eastAsia="zh-CN" w:bidi="ar"/>
                        <w:rPrChange w:id="672" w:author="lg" w:date="2026-01-14T17:12:27Z">
                          <w:rPr>
                            <w:rFonts w:hint="default" w:ascii="Cambria Math" w:hAnsi="Cambria Math"/>
                            <w:kern w:val="0"/>
                            <w:sz w:val="20"/>
                            <w:szCs w:val="20"/>
                            <w:highlight w:val="none"/>
                            <w:lang w:val="en-US" w:eastAsia="zh-CN" w:bidi="ar"/>
                          </w:rPr>
                        </w:rPrChange>
                      </w:rPr>
                      <m:t>r</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673" w:author="lg" w:date="2026-01-14T17:12:27Z">
                          <w:rPr>
                            <w:rFonts w:hint="default" w:ascii="Cambria Math" w:hAnsi="Cambria Math"/>
                            <w:kern w:val="0"/>
                            <w:sz w:val="20"/>
                            <w:szCs w:val="20"/>
                            <w:highlight w:val="none"/>
                            <w:lang w:val="en-US" w:eastAsia="zh-CN" w:bidi="ar"/>
                          </w:rPr>
                        </w:rPrChange>
                      </w:rPr>
                      <m:t>B</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674" w:author="lg" w:date="2026-01-14T17:12:27Z">
                      <w:rPr>
                        <w:rFonts w:hint="default" w:ascii="Cambria Math" w:hAnsi="Cambria Math"/>
                        <w:kern w:val="0"/>
                        <w:sz w:val="20"/>
                        <w:szCs w:val="20"/>
                        <w:highlight w:val="none"/>
                        <w:lang w:val="en-US" w:eastAsia="zh-CN" w:bidi="ar"/>
                      </w:rPr>
                    </w:rPrChange>
                  </w:rPr>
                  <m:t>sin(</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675" w:author="lg" w:date="2026-01-14T17:12:27Z">
                          <w:rPr>
                            <w:rFonts w:ascii="Cambria Math" w:hAnsi="Cambria Math"/>
                            <w:kern w:val="0"/>
                            <w:sz w:val="20"/>
                            <w:szCs w:val="20"/>
                            <w:highlight w:val="none"/>
                            <w:lang w:val="en-US" w:bidi="ar"/>
                          </w:rPr>
                        </w:rPrChange>
                      </w:rPr>
                      <m:t>θ</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676" w:author="lg" w:date="2026-01-14T17:12:27Z">
                          <w:rPr>
                            <w:rFonts w:hint="default" w:ascii="Cambria Math" w:hAnsi="Cambria Math"/>
                            <w:kern w:val="0"/>
                            <w:sz w:val="20"/>
                            <w:szCs w:val="20"/>
                            <w:highlight w:val="none"/>
                            <w:lang w:val="en-US" w:eastAsia="zh-CN" w:bidi="ar"/>
                          </w:rPr>
                        </w:rPrChange>
                      </w:rPr>
                      <m:t>B</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677" w:author="lg" w:date="2026-01-14T17:12:27Z">
                      <w:rPr>
                        <w:rFonts w:hint="default" w:ascii="Cambria Math" w:hAnsi="Cambria Math"/>
                        <w:kern w:val="0"/>
                        <w:sz w:val="20"/>
                        <w:szCs w:val="20"/>
                        <w:highlight w:val="none"/>
                        <w:lang w:val="en-US" w:eastAsia="zh-CN" w:bidi="ar"/>
                      </w:rPr>
                    </w:rPrChange>
                  </w:rPr>
                  <m:t>)</m:t>
                </m:r>
                <w:bookmarkEnd w:id="27"/>
                <m:ctrlPr>
                  <w:rPr>
                    <w:rFonts w:ascii="Cambria Math" w:hAnsi="Cambria Math"/>
                    <w:i/>
                    <w:kern w:val="0"/>
                    <w:sz w:val="21"/>
                    <w:szCs w:val="21"/>
                    <w:highlight w:val="none"/>
                    <w:lang w:bidi="ar"/>
                  </w:rPr>
                </m:ctrlPr>
              </m:e>
            </m:eqArr>
            <m:ctrlPr>
              <w:rPr>
                <w:rFonts w:ascii="Cambria Math" w:hAnsi="Cambria Math"/>
                <w:i/>
                <w:kern w:val="0"/>
                <w:sz w:val="21"/>
                <w:szCs w:val="21"/>
                <w:highlight w:val="none"/>
                <w:lang w:bidi="ar"/>
              </w:rPr>
            </m:ctrlPr>
          </m:e>
        </m:d>
      </m:oMath>
      <w:bookmarkStart w:id="29" w:name="OLE_LINK25"/>
      <w:r>
        <w:rPr>
          <w:rFonts w:hint="default" w:ascii="Times New Roman" w:hAnsi="Times New Roman"/>
          <w:i w:val="0"/>
          <w:kern w:val="0"/>
          <w:sz w:val="21"/>
          <w:szCs w:val="21"/>
          <w:highlight w:val="none"/>
          <w:lang w:val="en-US" w:eastAsia="zh-CN" w:bidi="ar"/>
          <w:rPrChange w:id="678" w:author="lg" w:date="2026-01-14T17:24:29Z">
            <w:rPr>
              <w:rFonts w:hint="default" w:ascii="Times New Roman" w:hAnsi="Times New Roman"/>
              <w:i w:val="0"/>
              <w:kern w:val="0"/>
              <w:sz w:val="20"/>
              <w:szCs w:val="20"/>
              <w:highlight w:val="none"/>
              <w:lang w:val="en-US" w:eastAsia="zh-CN" w:bidi="ar"/>
            </w:rPr>
          </w:rPrChange>
        </w:rPr>
        <w:t xml:space="preserve"> (5)</w:t>
      </w:r>
      <w:bookmarkEnd w:id="29"/>
    </w:p>
    <w:p w14:paraId="4BBAFA24">
      <w:pPr>
        <w:ind w:firstLine="420" w:firstLineChars="0"/>
        <w:rPr>
          <w:rFonts w:hint="default" w:ascii="Times New Roman" w:hAnsi="Times New Roman"/>
          <w:b w:val="0"/>
          <w:i w:val="0"/>
          <w:position w:val="-12"/>
          <w:highlight w:val="none"/>
          <w:lang w:val="en-US" w:eastAsia="zh-CN"/>
        </w:rPr>
      </w:pPr>
      <w:r>
        <w:rPr>
          <w:rFonts w:hint="default" w:ascii="Times New Roman" w:hAnsi="Times New Roman"/>
          <w:b w:val="0"/>
          <w:i w:val="0"/>
          <w:position w:val="-12"/>
          <w:highlight w:val="none"/>
          <w:lang w:val="en-US" w:eastAsia="zh-CN"/>
        </w:rPr>
        <w:t>令：</w:t>
      </w:r>
    </w:p>
    <w:p w14:paraId="1CEF08FD">
      <w:pPr>
        <w:ind w:firstLine="420" w:firstLineChars="0"/>
        <w:rPr>
          <w:rFonts w:hint="default" w:ascii="Times New Roman" w:hAnsi="Times New Roman"/>
          <w:b w:val="0"/>
          <w:i w:val="0"/>
          <w:position w:val="-12"/>
          <w:highlight w:val="none"/>
          <w:lang w:val="en-US" w:eastAsia="zh-CN"/>
        </w:rPr>
      </w:pPr>
      <w:bookmarkStart w:id="30" w:name="OLE_LINK22"/>
      <w:bookmarkStart w:id="31" w:name="OLE_LINK18"/>
      <m:oMathPara>
        <m:oMath>
          <m:d>
            <m:dPr>
              <m:begChr m:val="{"/>
              <m:endChr m:val=""/>
              <m:ctrlPr>
                <w:rPr>
                  <w:rFonts w:ascii="Cambria Math" w:hAnsi="Cambria Math"/>
                  <w:i/>
                  <w:kern w:val="0"/>
                  <w:sz w:val="21"/>
                  <w:szCs w:val="21"/>
                  <w:highlight w:val="none"/>
                  <w:lang w:bidi="ar"/>
                </w:rPr>
              </m:ctrlPr>
            </m:dPr>
            <m:e>
              <m:eqArr>
                <m:eqArrPr>
                  <m:ctrlPr>
                    <w:rPr>
                      <w:rFonts w:ascii="Cambria Math" w:hAnsi="Cambria Math"/>
                      <w:i/>
                      <w:kern w:val="0"/>
                      <w:sz w:val="21"/>
                      <w:szCs w:val="21"/>
                      <w:highlight w:val="none"/>
                      <w:lang w:bidi="ar"/>
                    </w:rPr>
                  </m:ctrlPr>
                </m:eqArrPr>
                <m:e>
                  <m:eqArr>
                    <m:eqArrPr>
                      <m:ctrlPr>
                        <w:rPr>
                          <w:rFonts w:ascii="Cambria Math" w:hAnsi="Cambria Math"/>
                          <w:i/>
                          <w:kern w:val="0"/>
                          <w:sz w:val="21"/>
                          <w:szCs w:val="21"/>
                          <w:highlight w:val="none"/>
                          <w:lang w:bidi="ar"/>
                        </w:rPr>
                      </m:ctrlPr>
                    </m:eqArrPr>
                    <m:e>
                      <m:sSub>
                        <m:sSubPr>
                          <m:ctrlPr>
                            <w:rPr>
                              <w:rFonts w:hint="default" w:ascii="Cambria Math" w:hAnsi="Cambria Math"/>
                              <w:i/>
                              <w:kern w:val="0"/>
                              <w:sz w:val="21"/>
                              <w:szCs w:val="21"/>
                              <w:highlight w:val="none"/>
                              <w:lang w:val="en-US" w:eastAsia="zh-CN" w:bidi="ar"/>
                            </w:rPr>
                          </m:ctrlPr>
                        </m:sSubPr>
                        <m:e>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679" w:author="lg" w:date="2026-01-14T17:12:32Z">
                                    <w:rPr>
                                      <w:rFonts w:hint="default" w:ascii="Cambria Math" w:hAnsi="Cambria Math"/>
                                      <w:kern w:val="0"/>
                                      <w:sz w:val="20"/>
                                      <w:szCs w:val="20"/>
                                      <w:highlight w:val="none"/>
                                      <w:lang w:val="en-US" w:eastAsia="zh-CN" w:bidi="ar"/>
                                    </w:rPr>
                                  </w:rPrChange>
                                </w:rPr>
                                <m:t>f</m:t>
                              </m:r>
                              <m:ctrlPr>
                                <w:rPr>
                                  <w:rFonts w:ascii="Cambria Math" w:hAnsi="Cambria Math"/>
                                  <w:i/>
                                  <w:kern w:val="0"/>
                                  <w:sz w:val="21"/>
                                  <w:szCs w:val="21"/>
                                  <w:highlight w:val="none"/>
                                  <w:lang w:bidi="ar"/>
                                </w:rPr>
                              </m:ctrlPr>
                            </m:e>
                            <m:sub>
                              <m:r>
                                <m:rPr/>
                                <w:rPr>
                                  <w:rFonts w:hint="default" w:ascii="Cambria Math" w:hAnsi="Cambria Math"/>
                                  <w:kern w:val="0"/>
                                  <w:sz w:val="21"/>
                                  <w:szCs w:val="21"/>
                                  <w:highlight w:val="none"/>
                                  <w:lang w:val="en-US" w:eastAsia="zh-CN" w:bidi="ar"/>
                                  <w:rPrChange w:id="680" w:author="lg" w:date="2026-01-14T17:12:32Z">
                                    <w:rPr>
                                      <w:rFonts w:hint="default" w:ascii="Cambria Math" w:hAnsi="Cambria Math"/>
                                      <w:kern w:val="0"/>
                                      <w:sz w:val="20"/>
                                      <w:szCs w:val="20"/>
                                      <w:highlight w:val="none"/>
                                      <w:lang w:val="en-US" w:eastAsia="zh-CN" w:bidi="ar"/>
                                    </w:rPr>
                                  </w:rPrChange>
                                </w:rPr>
                                <m:t>x</m:t>
                              </m:r>
                              <w:bookmarkEnd w:id="30"/>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681" w:author="lg" w:date="2026-01-14T17:12:32Z">
                                <w:rPr>
                                  <w:rFonts w:hint="default" w:ascii="Cambria Math" w:hAnsi="Cambria Math"/>
                                  <w:kern w:val="0"/>
                                  <w:sz w:val="20"/>
                                  <w:szCs w:val="20"/>
                                  <w:highlight w:val="none"/>
                                  <w:lang w:val="en-US" w:eastAsia="zh-CN" w:bidi="ar"/>
                                </w:rPr>
                              </w:rPrChange>
                            </w:rPr>
                            <m:t>=(r</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682" w:author="lg" w:date="2026-01-14T17:12:32Z">
                                <w:rPr>
                                  <w:rFonts w:hint="default" w:ascii="Cambria Math" w:hAnsi="Cambria Math"/>
                                  <w:kern w:val="0"/>
                                  <w:sz w:val="20"/>
                                  <w:szCs w:val="20"/>
                                  <w:highlight w:val="none"/>
                                  <w:lang w:val="en-US" w:eastAsia="zh-CN" w:bidi="ar"/>
                                </w:rPr>
                              </w:rPrChange>
                            </w:rPr>
                            <m:t>o</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683" w:author="lg" w:date="2026-01-14T17:12:32Z">
                            <w:rPr>
                              <w:rFonts w:hint="default" w:ascii="Cambria Math" w:hAnsi="Cambria Math"/>
                              <w:kern w:val="0"/>
                              <w:sz w:val="20"/>
                              <w:szCs w:val="20"/>
                              <w:highlight w:val="none"/>
                              <w:lang w:val="en-US" w:eastAsia="zh-CN" w:bidi="ar"/>
                            </w:rPr>
                          </w:rPrChange>
                        </w:rPr>
                        <m:t>cos(</m:t>
                      </m:r>
                      <m:r>
                        <m:rPr/>
                        <w:rPr>
                          <w:rFonts w:ascii="Cambria Math" w:hAnsi="Cambria Math"/>
                          <w:kern w:val="0"/>
                          <w:sz w:val="21"/>
                          <w:szCs w:val="21"/>
                          <w:highlight w:val="none"/>
                          <w:lang w:val="en-US" w:bidi="ar"/>
                          <w:rPrChange w:id="684" w:author="lg" w:date="2026-01-14T17:12:32Z">
                            <w:rPr>
                              <w:rFonts w:ascii="Cambria Math" w:hAnsi="Cambria Math"/>
                              <w:kern w:val="0"/>
                              <w:sz w:val="20"/>
                              <w:szCs w:val="20"/>
                              <w:highlight w:val="none"/>
                              <w:lang w:val="en-US" w:bidi="ar"/>
                            </w:rPr>
                          </w:rPrChange>
                        </w:rPr>
                        <m:t>ω</m:t>
                      </m:r>
                      <m:r>
                        <m:rPr/>
                        <w:rPr>
                          <w:rFonts w:hint="default" w:ascii="Cambria Math" w:hAnsi="Cambria Math"/>
                          <w:kern w:val="0"/>
                          <w:sz w:val="21"/>
                          <w:szCs w:val="21"/>
                          <w:highlight w:val="none"/>
                          <w:lang w:val="en-US" w:eastAsia="zh-CN" w:bidi="ar"/>
                          <w:rPrChange w:id="685" w:author="lg" w:date="2026-01-14T17:12:32Z">
                            <w:rPr>
                              <w:rFonts w:hint="default" w:ascii="Cambria Math" w:hAnsi="Cambria Math"/>
                              <w:kern w:val="0"/>
                              <w:sz w:val="20"/>
                              <w:szCs w:val="20"/>
                              <w:highlight w:val="none"/>
                              <w:lang w:val="en-US" w:eastAsia="zh-CN" w:bidi="ar"/>
                            </w:rPr>
                          </w:rPrChange>
                        </w:rPr>
                        <m:t>t+</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686" w:author="lg" w:date="2026-01-14T17:12:32Z">
                                <w:rPr>
                                  <w:rFonts w:ascii="Cambria Math" w:hAnsi="Cambria Math"/>
                                  <w:kern w:val="0"/>
                                  <w:sz w:val="20"/>
                                  <w:szCs w:val="20"/>
                                  <w:highlight w:val="none"/>
                                  <w:lang w:val="en-US" w:bidi="ar"/>
                                </w:rPr>
                              </w:rPrChange>
                            </w:rPr>
                            <m:t>α</m:t>
                          </m:r>
                          <m:ctrlPr>
                            <w:rPr>
                              <w:rFonts w:hint="default" w:ascii="Cambria Math" w:hAnsi="Cambria Math"/>
                              <w:i/>
                              <w:kern w:val="0"/>
                              <w:sz w:val="21"/>
                              <w:szCs w:val="21"/>
                              <w:highlight w:val="none"/>
                              <w:lang w:val="en-US" w:eastAsia="zh-CN" w:bidi="ar"/>
                            </w:rPr>
                          </m:ctrlPr>
                        </m:e>
                        <m:sub>
                          <m:r>
                            <m:rPr/>
                            <w:rPr>
                              <w:rFonts w:hint="default" w:ascii="Cambria Math" w:hAnsi="Cambria Math"/>
                              <w:kern w:val="0"/>
                              <w:sz w:val="21"/>
                              <w:szCs w:val="21"/>
                              <w:highlight w:val="none"/>
                              <w:lang w:val="en-US" w:eastAsia="zh-CN" w:bidi="ar"/>
                              <w:rPrChange w:id="687" w:author="lg" w:date="2026-01-14T17:12:32Z">
                                <w:rPr>
                                  <w:rFonts w:hint="default" w:ascii="Cambria Math" w:hAnsi="Cambria Math"/>
                                  <w:kern w:val="0"/>
                                  <w:sz w:val="20"/>
                                  <w:szCs w:val="20"/>
                                  <w:highlight w:val="none"/>
                                  <w:lang w:val="en-US" w:eastAsia="zh-CN" w:bidi="ar"/>
                                </w:rPr>
                              </w:rPrChange>
                            </w:rPr>
                            <m:t>0</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688" w:author="lg" w:date="2026-01-14T17:12:32Z">
                            <w:rPr>
                              <w:rFonts w:hint="default" w:ascii="Cambria Math" w:hAnsi="Cambria Math"/>
                              <w:kern w:val="0"/>
                              <w:sz w:val="20"/>
                              <w:szCs w:val="20"/>
                              <w:highlight w:val="none"/>
                              <w:lang w:val="en-US" w:eastAsia="zh-CN" w:bidi="ar"/>
                            </w:rPr>
                          </w:rPrChange>
                        </w:rPr>
                        <m:t>)</m:t>
                      </m:r>
                      <w:bookmarkEnd w:id="31"/>
                      <w:bookmarkStart w:id="32" w:name="OLE_LINK20"/>
                      <m:r>
                        <m:rPr>
                          <m:sty m:val="p"/>
                        </m:rPr>
                        <w:rPr>
                          <w:rFonts w:hint="default" w:ascii="Cambria Math" w:hAnsi="Cambria Math"/>
                          <w:kern w:val="0"/>
                          <w:sz w:val="21"/>
                          <w:szCs w:val="21"/>
                          <w:highlight w:val="none"/>
                          <w:lang w:val="en-US" w:eastAsia="zh-CN" w:bidi="ar"/>
                          <w:rPrChange w:id="689" w:author="lg" w:date="2026-01-14T17:12:32Z">
                            <w:rPr>
                              <w:rFonts w:hint="default" w:ascii="Cambria Math" w:hAnsi="Cambria Math"/>
                              <w:kern w:val="0"/>
                              <w:sz w:val="20"/>
                              <w:szCs w:val="20"/>
                              <w:highlight w:val="none"/>
                              <w:lang w:val="en-US" w:eastAsia="zh-CN" w:bidi="ar"/>
                            </w:rPr>
                          </w:rPrChange>
                        </w:rPr>
                        <m:t>−</m:t>
                      </m:r>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690" w:author="lg" w:date="2026-01-14T17:12:32Z">
                                <w:rPr>
                                  <w:rFonts w:hint="default" w:ascii="Cambria Math" w:hAnsi="Cambria Math"/>
                                  <w:kern w:val="0"/>
                                  <w:sz w:val="20"/>
                                  <w:szCs w:val="20"/>
                                  <w:highlight w:val="none"/>
                                  <w:lang w:val="en-US" w:eastAsia="zh-CN" w:bidi="ar"/>
                                </w:rPr>
                              </w:rPrChange>
                            </w:rPr>
                            <m:t>x</m:t>
                          </m:r>
                          <w:bookmarkEnd w:id="32"/>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691" w:author="lg" w:date="2026-01-14T17:12:32Z">
                                <w:rPr>
                                  <w:rFonts w:hint="default" w:ascii="Cambria Math" w:hAnsi="Cambria Math"/>
                                  <w:kern w:val="0"/>
                                  <w:sz w:val="20"/>
                                  <w:szCs w:val="20"/>
                                  <w:highlight w:val="none"/>
                                  <w:lang w:val="en-US" w:eastAsia="zh-CN" w:bidi="ar"/>
                                </w:rPr>
                              </w:rPrChange>
                            </w:rPr>
                            <m:t>A</m:t>
                          </m:r>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692" w:author="lg" w:date="2026-01-14T17:12:32Z">
                            <w:rPr>
                              <w:rFonts w:hint="default" w:ascii="Cambria Math" w:hAnsi="Cambria Math"/>
                              <w:kern w:val="0"/>
                              <w:sz w:val="20"/>
                              <w:szCs w:val="20"/>
                              <w:highlight w:val="none"/>
                              <w:lang w:val="en-US" w:eastAsia="zh-CN" w:bidi="ar"/>
                            </w:rPr>
                          </w:rPrChange>
                        </w:rPr>
                        <m:t>)/</m:t>
                      </m:r>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693" w:author="lg" w:date="2026-01-14T17:12:32Z">
                                <w:rPr>
                                  <w:rFonts w:hint="default" w:ascii="Cambria Math" w:hAnsi="Cambria Math"/>
                                  <w:kern w:val="0"/>
                                  <w:sz w:val="20"/>
                                  <w:szCs w:val="20"/>
                                  <w:highlight w:val="none"/>
                                  <w:lang w:val="en-US" w:eastAsia="zh-CN" w:bidi="ar"/>
                                </w:rPr>
                              </w:rPrChange>
                            </w:rPr>
                            <m:t>r</m:t>
                          </m:r>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694" w:author="lg" w:date="2026-01-14T17:12:32Z">
                                <w:rPr>
                                  <w:rFonts w:hint="default" w:ascii="Cambria Math" w:hAnsi="Cambria Math"/>
                                  <w:kern w:val="0"/>
                                  <w:sz w:val="20"/>
                                  <w:szCs w:val="20"/>
                                  <w:highlight w:val="none"/>
                                  <w:lang w:val="en-US" w:eastAsia="zh-CN" w:bidi="ar"/>
                                </w:rPr>
                              </w:rPrChange>
                            </w:rPr>
                            <m:t>A</m:t>
                          </m:r>
                          <m:ctrlPr>
                            <w:rPr>
                              <w:rFonts w:ascii="Cambria Math" w:hAnsi="Cambria Math"/>
                              <w:i/>
                              <w:kern w:val="0"/>
                              <w:sz w:val="21"/>
                              <w:szCs w:val="21"/>
                              <w:highlight w:val="none"/>
                              <w:lang w:bidi="ar"/>
                            </w:rPr>
                          </m:ctrlPr>
                        </m:sub>
                      </m:sSub>
                      <m:ctrlPr>
                        <w:rPr>
                          <w:rFonts w:ascii="Cambria Math" w:hAnsi="Cambria Math"/>
                          <w:i/>
                          <w:kern w:val="0"/>
                          <w:sz w:val="21"/>
                          <w:szCs w:val="21"/>
                          <w:highlight w:val="none"/>
                          <w:lang w:bidi="ar"/>
                        </w:rPr>
                      </m:ctrlPr>
                    </m:e>
                    <m:e>
                      <m:sSub>
                        <m:sSubPr>
                          <m:ctrlPr>
                            <w:rPr>
                              <w:rFonts w:hint="default" w:ascii="Cambria Math" w:hAnsi="Cambria Math"/>
                              <w:i/>
                              <w:kern w:val="0"/>
                              <w:sz w:val="21"/>
                              <w:szCs w:val="21"/>
                              <w:highlight w:val="none"/>
                              <w:lang w:val="en-US" w:eastAsia="zh-CN" w:bidi="ar"/>
                            </w:rPr>
                          </m:ctrlPr>
                        </m:sSubPr>
                        <m:e>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695" w:author="lg" w:date="2026-01-14T17:12:32Z">
                                    <w:rPr>
                                      <w:rFonts w:hint="default" w:ascii="Cambria Math" w:hAnsi="Cambria Math"/>
                                      <w:kern w:val="0"/>
                                      <w:sz w:val="20"/>
                                      <w:szCs w:val="20"/>
                                      <w:highlight w:val="none"/>
                                      <w:lang w:val="en-US" w:eastAsia="zh-CN" w:bidi="ar"/>
                                    </w:rPr>
                                  </w:rPrChange>
                                </w:rPr>
                                <m:t>f</m:t>
                              </m:r>
                              <m:ctrlPr>
                                <w:rPr>
                                  <w:rFonts w:ascii="Cambria Math" w:hAnsi="Cambria Math"/>
                                  <w:i/>
                                  <w:kern w:val="0"/>
                                  <w:sz w:val="21"/>
                                  <w:szCs w:val="21"/>
                                  <w:highlight w:val="none"/>
                                  <w:lang w:bidi="ar"/>
                                </w:rPr>
                              </m:ctrlPr>
                            </m:e>
                            <m:sub>
                              <m:r>
                                <m:rPr/>
                                <w:rPr>
                                  <w:rFonts w:hint="default" w:ascii="Cambria Math" w:hAnsi="Cambria Math"/>
                                  <w:kern w:val="0"/>
                                  <w:sz w:val="21"/>
                                  <w:szCs w:val="21"/>
                                  <w:highlight w:val="none"/>
                                  <w:lang w:val="en-US" w:eastAsia="zh-CN" w:bidi="ar"/>
                                  <w:rPrChange w:id="696" w:author="lg" w:date="2026-01-14T17:12:32Z">
                                    <w:rPr>
                                      <w:rFonts w:hint="default" w:ascii="Cambria Math" w:hAnsi="Cambria Math"/>
                                      <w:kern w:val="0"/>
                                      <w:sz w:val="20"/>
                                      <w:szCs w:val="20"/>
                                      <w:highlight w:val="none"/>
                                      <w:lang w:val="en-US" w:eastAsia="zh-CN" w:bidi="ar"/>
                                    </w:rPr>
                                  </w:rPrChange>
                                </w:rPr>
                                <m:t>y</m:t>
                              </m:r>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697" w:author="lg" w:date="2026-01-14T17:12:32Z">
                                <w:rPr>
                                  <w:rFonts w:hint="default" w:ascii="Cambria Math" w:hAnsi="Cambria Math"/>
                                  <w:kern w:val="0"/>
                                  <w:sz w:val="20"/>
                                  <w:szCs w:val="20"/>
                                  <w:highlight w:val="none"/>
                                  <w:lang w:val="en-US" w:eastAsia="zh-CN" w:bidi="ar"/>
                                </w:rPr>
                              </w:rPrChange>
                            </w:rPr>
                            <m:t>=(r</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698" w:author="lg" w:date="2026-01-14T17:12:32Z">
                                <w:rPr>
                                  <w:rFonts w:hint="default" w:ascii="Cambria Math" w:hAnsi="Cambria Math"/>
                                  <w:kern w:val="0"/>
                                  <w:sz w:val="20"/>
                                  <w:szCs w:val="20"/>
                                  <w:highlight w:val="none"/>
                                  <w:lang w:val="en-US" w:eastAsia="zh-CN" w:bidi="ar"/>
                                </w:rPr>
                              </w:rPrChange>
                            </w:rPr>
                            <m:t>o</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699" w:author="lg" w:date="2026-01-14T17:12:32Z">
                            <w:rPr>
                              <w:rFonts w:hint="default" w:ascii="Cambria Math" w:hAnsi="Cambria Math"/>
                              <w:kern w:val="0"/>
                              <w:sz w:val="20"/>
                              <w:szCs w:val="20"/>
                              <w:highlight w:val="none"/>
                              <w:lang w:val="en-US" w:eastAsia="zh-CN" w:bidi="ar"/>
                            </w:rPr>
                          </w:rPrChange>
                        </w:rPr>
                        <m:t>sin(</m:t>
                      </m:r>
                      <m:r>
                        <m:rPr/>
                        <w:rPr>
                          <w:rFonts w:ascii="Cambria Math" w:hAnsi="Cambria Math"/>
                          <w:kern w:val="0"/>
                          <w:sz w:val="21"/>
                          <w:szCs w:val="21"/>
                          <w:highlight w:val="none"/>
                          <w:lang w:val="en-US" w:bidi="ar"/>
                          <w:rPrChange w:id="700" w:author="lg" w:date="2026-01-14T17:12:32Z">
                            <w:rPr>
                              <w:rFonts w:ascii="Cambria Math" w:hAnsi="Cambria Math"/>
                              <w:kern w:val="0"/>
                              <w:sz w:val="20"/>
                              <w:szCs w:val="20"/>
                              <w:highlight w:val="none"/>
                              <w:lang w:val="en-US" w:bidi="ar"/>
                            </w:rPr>
                          </w:rPrChange>
                        </w:rPr>
                        <m:t>ω</m:t>
                      </m:r>
                      <m:r>
                        <m:rPr/>
                        <w:rPr>
                          <w:rFonts w:hint="default" w:ascii="Cambria Math" w:hAnsi="Cambria Math"/>
                          <w:kern w:val="0"/>
                          <w:sz w:val="21"/>
                          <w:szCs w:val="21"/>
                          <w:highlight w:val="none"/>
                          <w:lang w:val="en-US" w:eastAsia="zh-CN" w:bidi="ar"/>
                          <w:rPrChange w:id="701" w:author="lg" w:date="2026-01-14T17:12:32Z">
                            <w:rPr>
                              <w:rFonts w:hint="default" w:ascii="Cambria Math" w:hAnsi="Cambria Math"/>
                              <w:kern w:val="0"/>
                              <w:sz w:val="20"/>
                              <w:szCs w:val="20"/>
                              <w:highlight w:val="none"/>
                              <w:lang w:val="en-US" w:eastAsia="zh-CN" w:bidi="ar"/>
                            </w:rPr>
                          </w:rPrChange>
                        </w:rPr>
                        <m:t>t+</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702" w:author="lg" w:date="2026-01-14T17:12:32Z">
                                <w:rPr>
                                  <w:rFonts w:ascii="Cambria Math" w:hAnsi="Cambria Math"/>
                                  <w:kern w:val="0"/>
                                  <w:sz w:val="20"/>
                                  <w:szCs w:val="20"/>
                                  <w:highlight w:val="none"/>
                                  <w:lang w:val="en-US" w:bidi="ar"/>
                                </w:rPr>
                              </w:rPrChange>
                            </w:rPr>
                            <m:t>α</m:t>
                          </m:r>
                          <m:ctrlPr>
                            <w:rPr>
                              <w:rFonts w:hint="default" w:ascii="Cambria Math" w:hAnsi="Cambria Math"/>
                              <w:i/>
                              <w:kern w:val="0"/>
                              <w:sz w:val="21"/>
                              <w:szCs w:val="21"/>
                              <w:highlight w:val="none"/>
                              <w:lang w:val="en-US" w:eastAsia="zh-CN" w:bidi="ar"/>
                            </w:rPr>
                          </m:ctrlPr>
                        </m:e>
                        <m:sub>
                          <m:r>
                            <m:rPr/>
                            <w:rPr>
                              <w:rFonts w:hint="default" w:ascii="Cambria Math" w:hAnsi="Cambria Math"/>
                              <w:kern w:val="0"/>
                              <w:sz w:val="21"/>
                              <w:szCs w:val="21"/>
                              <w:highlight w:val="none"/>
                              <w:lang w:val="en-US" w:eastAsia="zh-CN" w:bidi="ar"/>
                              <w:rPrChange w:id="703" w:author="lg" w:date="2026-01-14T17:12:32Z">
                                <w:rPr>
                                  <w:rFonts w:hint="default" w:ascii="Cambria Math" w:hAnsi="Cambria Math"/>
                                  <w:kern w:val="0"/>
                                  <w:sz w:val="20"/>
                                  <w:szCs w:val="20"/>
                                  <w:highlight w:val="none"/>
                                  <w:lang w:val="en-US" w:eastAsia="zh-CN" w:bidi="ar"/>
                                </w:rPr>
                              </w:rPrChange>
                            </w:rPr>
                            <m:t>0</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704" w:author="lg" w:date="2026-01-14T17:12:32Z">
                            <w:rPr>
                              <w:rFonts w:hint="default" w:ascii="Cambria Math" w:hAnsi="Cambria Math"/>
                              <w:kern w:val="0"/>
                              <w:sz w:val="20"/>
                              <w:szCs w:val="20"/>
                              <w:highlight w:val="none"/>
                              <w:lang w:val="en-US" w:eastAsia="zh-CN" w:bidi="ar"/>
                            </w:rPr>
                          </w:rPrChange>
                        </w:rPr>
                        <m:t>)</m:t>
                      </m:r>
                      <w:bookmarkStart w:id="33" w:name="OLE_LINK21"/>
                      <m:r>
                        <m:rPr>
                          <m:sty m:val="p"/>
                        </m:rPr>
                        <w:rPr>
                          <w:rFonts w:hint="default" w:ascii="Cambria Math" w:hAnsi="Cambria Math"/>
                          <w:kern w:val="0"/>
                          <w:sz w:val="21"/>
                          <w:szCs w:val="21"/>
                          <w:highlight w:val="none"/>
                          <w:lang w:val="en-US" w:eastAsia="zh-CN" w:bidi="ar"/>
                          <w:rPrChange w:id="705" w:author="lg" w:date="2026-01-14T17:12:32Z">
                            <w:rPr>
                              <w:rFonts w:hint="default" w:ascii="Cambria Math" w:hAnsi="Cambria Math"/>
                              <w:kern w:val="0"/>
                              <w:sz w:val="20"/>
                              <w:szCs w:val="20"/>
                              <w:highlight w:val="none"/>
                              <w:lang w:val="en-US" w:eastAsia="zh-CN" w:bidi="ar"/>
                            </w:rPr>
                          </w:rPrChange>
                        </w:rPr>
                        <m:t>−</m:t>
                      </m:r>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706" w:author="lg" w:date="2026-01-14T17:12:32Z">
                                <w:rPr>
                                  <w:rFonts w:hint="default" w:ascii="Cambria Math" w:hAnsi="Cambria Math"/>
                                  <w:kern w:val="0"/>
                                  <w:sz w:val="20"/>
                                  <w:szCs w:val="20"/>
                                  <w:highlight w:val="none"/>
                                  <w:lang w:val="en-US" w:eastAsia="zh-CN" w:bidi="ar"/>
                                </w:rPr>
                              </w:rPrChange>
                            </w:rPr>
                            <m:t>y</m:t>
                          </m:r>
                          <w:bookmarkEnd w:id="33"/>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707" w:author="lg" w:date="2026-01-14T17:12:32Z">
                                <w:rPr>
                                  <w:rFonts w:hint="default" w:ascii="Cambria Math" w:hAnsi="Cambria Math"/>
                                  <w:kern w:val="0"/>
                                  <w:sz w:val="20"/>
                                  <w:szCs w:val="20"/>
                                  <w:highlight w:val="none"/>
                                  <w:lang w:val="en-US" w:eastAsia="zh-CN" w:bidi="ar"/>
                                </w:rPr>
                              </w:rPrChange>
                            </w:rPr>
                            <m:t>A</m:t>
                          </m:r>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708" w:author="lg" w:date="2026-01-14T17:12:32Z">
                            <w:rPr>
                              <w:rFonts w:hint="default" w:ascii="Cambria Math" w:hAnsi="Cambria Math"/>
                              <w:kern w:val="0"/>
                              <w:sz w:val="20"/>
                              <w:szCs w:val="20"/>
                              <w:highlight w:val="none"/>
                              <w:lang w:val="en-US" w:eastAsia="zh-CN" w:bidi="ar"/>
                            </w:rPr>
                          </w:rPrChange>
                        </w:rPr>
                        <m:t>)/</m:t>
                      </m:r>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709" w:author="lg" w:date="2026-01-14T17:12:32Z">
                                <w:rPr>
                                  <w:rFonts w:hint="default" w:ascii="Cambria Math" w:hAnsi="Cambria Math"/>
                                  <w:kern w:val="0"/>
                                  <w:sz w:val="20"/>
                                  <w:szCs w:val="20"/>
                                  <w:highlight w:val="none"/>
                                  <w:lang w:val="en-US" w:eastAsia="zh-CN" w:bidi="ar"/>
                                </w:rPr>
                              </w:rPrChange>
                            </w:rPr>
                            <m:t>r</m:t>
                          </m:r>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710" w:author="lg" w:date="2026-01-14T17:12:32Z">
                                <w:rPr>
                                  <w:rFonts w:hint="default" w:ascii="Cambria Math" w:hAnsi="Cambria Math"/>
                                  <w:kern w:val="0"/>
                                  <w:sz w:val="20"/>
                                  <w:szCs w:val="20"/>
                                  <w:highlight w:val="none"/>
                                  <w:lang w:val="en-US" w:eastAsia="zh-CN" w:bidi="ar"/>
                                </w:rPr>
                              </w:rPrChange>
                            </w:rPr>
                            <m:t>A</m:t>
                          </m:r>
                          <m:ctrlPr>
                            <w:rPr>
                              <w:rFonts w:ascii="Cambria Math" w:hAnsi="Cambria Math"/>
                              <w:i/>
                              <w:kern w:val="0"/>
                              <w:sz w:val="21"/>
                              <w:szCs w:val="21"/>
                              <w:highlight w:val="none"/>
                              <w:lang w:bidi="ar"/>
                            </w:rPr>
                          </m:ctrlPr>
                        </m:sub>
                      </m:sSub>
                      <m:ctrlPr>
                        <w:rPr>
                          <w:rFonts w:ascii="Cambria Math" w:hAnsi="Cambria Math"/>
                          <w:i/>
                          <w:kern w:val="0"/>
                          <w:sz w:val="21"/>
                          <w:szCs w:val="21"/>
                          <w:highlight w:val="none"/>
                          <w:lang w:bidi="ar"/>
                        </w:rPr>
                      </m:ctrlPr>
                    </m:e>
                  </m:eqArr>
                  <m:ctrlPr>
                    <w:rPr>
                      <w:rFonts w:ascii="Cambria Math" w:hAnsi="Cambria Math"/>
                      <w:i/>
                      <w:kern w:val="0"/>
                      <w:sz w:val="21"/>
                      <w:szCs w:val="21"/>
                      <w:highlight w:val="none"/>
                      <w:lang w:bidi="ar"/>
                    </w:rPr>
                  </m:ctrlPr>
                </m:e>
                <m:e>
                  <m:r>
                    <m:rPr/>
                    <w:rPr>
                      <w:rFonts w:hint="default" w:ascii="Cambria Math" w:hAnsi="Cambria Math"/>
                      <w:kern w:val="0"/>
                      <w:sz w:val="21"/>
                      <w:szCs w:val="21"/>
                      <w:highlight w:val="none"/>
                      <w:lang w:val="en-US" w:eastAsia="zh-CN" w:bidi="ar"/>
                      <w:rPrChange w:id="711" w:author="lg" w:date="2026-01-14T17:12:32Z">
                        <w:rPr>
                          <w:rFonts w:hint="default" w:ascii="Cambria Math" w:hAnsi="Cambria Math"/>
                          <w:kern w:val="0"/>
                          <w:sz w:val="20"/>
                          <w:szCs w:val="20"/>
                          <w:highlight w:val="none"/>
                          <w:lang w:val="en-US" w:eastAsia="zh-CN" w:bidi="ar"/>
                        </w:rPr>
                      </w:rPrChange>
                    </w:rPr>
                    <m:t>k=</m:t>
                  </m:r>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712" w:author="lg" w:date="2026-01-14T17:12:32Z">
                            <w:rPr>
                              <w:rFonts w:hint="default" w:ascii="Cambria Math" w:hAnsi="Cambria Math"/>
                              <w:kern w:val="0"/>
                              <w:sz w:val="20"/>
                              <w:szCs w:val="20"/>
                              <w:highlight w:val="none"/>
                              <w:lang w:val="en-US" w:eastAsia="zh-CN" w:bidi="ar"/>
                            </w:rPr>
                          </w:rPrChange>
                        </w:rPr>
                        <m:t>r</m:t>
                      </m:r>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713" w:author="lg" w:date="2026-01-14T17:12:32Z">
                            <w:rPr>
                              <w:rFonts w:hint="default" w:ascii="Cambria Math" w:hAnsi="Cambria Math"/>
                              <w:kern w:val="0"/>
                              <w:sz w:val="20"/>
                              <w:szCs w:val="20"/>
                              <w:highlight w:val="none"/>
                              <w:lang w:val="en-US" w:eastAsia="zh-CN" w:bidi="ar"/>
                            </w:rPr>
                          </w:rPrChange>
                        </w:rPr>
                        <m:t>B</m:t>
                      </m:r>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714" w:author="lg" w:date="2026-01-14T17:12:32Z">
                        <w:rPr>
                          <w:rFonts w:hint="default" w:ascii="Cambria Math" w:hAnsi="Cambria Math"/>
                          <w:kern w:val="0"/>
                          <w:sz w:val="20"/>
                          <w:szCs w:val="20"/>
                          <w:highlight w:val="none"/>
                          <w:lang w:val="en-US" w:eastAsia="zh-CN" w:bidi="ar"/>
                        </w:rPr>
                      </w:rPrChange>
                    </w:rPr>
                    <m:t>/</m:t>
                  </m:r>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715" w:author="lg" w:date="2026-01-14T17:12:32Z">
                            <w:rPr>
                              <w:rFonts w:hint="default" w:ascii="Cambria Math" w:hAnsi="Cambria Math"/>
                              <w:kern w:val="0"/>
                              <w:sz w:val="20"/>
                              <w:szCs w:val="20"/>
                              <w:highlight w:val="none"/>
                              <w:lang w:val="en-US" w:eastAsia="zh-CN" w:bidi="ar"/>
                            </w:rPr>
                          </w:rPrChange>
                        </w:rPr>
                        <m:t>r</m:t>
                      </m:r>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716" w:author="lg" w:date="2026-01-14T17:12:32Z">
                            <w:rPr>
                              <w:rFonts w:hint="default" w:ascii="Cambria Math" w:hAnsi="Cambria Math"/>
                              <w:kern w:val="0"/>
                              <w:sz w:val="20"/>
                              <w:szCs w:val="20"/>
                              <w:highlight w:val="none"/>
                              <w:lang w:val="en-US" w:eastAsia="zh-CN" w:bidi="ar"/>
                            </w:rPr>
                          </w:rPrChange>
                        </w:rPr>
                        <m:t>A</m:t>
                      </m:r>
                      <m:ctrlPr>
                        <w:rPr>
                          <w:rFonts w:ascii="Cambria Math" w:hAnsi="Cambria Math"/>
                          <w:i/>
                          <w:kern w:val="0"/>
                          <w:sz w:val="21"/>
                          <w:szCs w:val="21"/>
                          <w:highlight w:val="none"/>
                          <w:lang w:bidi="ar"/>
                        </w:rPr>
                      </m:ctrlPr>
                    </m:sub>
                  </m:sSub>
                  <m:ctrlPr>
                    <w:rPr>
                      <w:rFonts w:ascii="Cambria Math" w:hAnsi="Cambria Math"/>
                      <w:i/>
                      <w:kern w:val="0"/>
                      <w:sz w:val="21"/>
                      <w:szCs w:val="21"/>
                      <w:highlight w:val="none"/>
                      <w:lang w:bidi="ar"/>
                    </w:rPr>
                  </m:ctrlPr>
                </m:e>
              </m:eqArr>
              <m:ctrlPr>
                <w:rPr>
                  <w:rFonts w:ascii="Cambria Math" w:hAnsi="Cambria Math"/>
                  <w:i/>
                  <w:kern w:val="0"/>
                  <w:sz w:val="21"/>
                  <w:szCs w:val="21"/>
                  <w:highlight w:val="none"/>
                  <w:lang w:bidi="ar"/>
                </w:rPr>
              </m:ctrlPr>
            </m:e>
          </m:d>
        </m:oMath>
      </m:oMathPara>
    </w:p>
    <w:p w14:paraId="430F3CBD">
      <w:pPr>
        <w:ind w:firstLine="420" w:firstLineChars="0"/>
        <w:rPr>
          <w:rFonts w:hint="default" w:ascii="Times New Roman" w:hAnsi="Times New Roman"/>
          <w:b w:val="0"/>
          <w:i w:val="0"/>
          <w:position w:val="-12"/>
          <w:highlight w:val="none"/>
          <w:lang w:val="en-US" w:eastAsia="zh-CN"/>
        </w:rPr>
      </w:pPr>
      <w:r>
        <w:rPr>
          <w:rFonts w:hint="default" w:ascii="Times New Roman" w:hAnsi="Times New Roman"/>
          <w:b w:val="0"/>
          <w:i w:val="0"/>
          <w:position w:val="-12"/>
          <w:highlight w:val="none"/>
          <w:lang w:val="en-US" w:eastAsia="zh-CN"/>
        </w:rPr>
        <w:t>公式(5)可简化为：</w:t>
      </w:r>
    </w:p>
    <w:p w14:paraId="5347FCD1">
      <w:pPr>
        <w:ind w:firstLine="420" w:firstLineChars="0"/>
        <w:jc w:val="right"/>
        <w:rPr>
          <w:rFonts w:hint="default" w:ascii="Times New Roman" w:hAnsi="Times New Roman"/>
          <w:i w:val="0"/>
          <w:kern w:val="0"/>
          <w:sz w:val="21"/>
          <w:szCs w:val="21"/>
          <w:highlight w:val="none"/>
          <w:lang w:val="en-US" w:eastAsia="zh-CN" w:bidi="ar"/>
          <w:rPrChange w:id="717" w:author="lg" w:date="2026-01-14T17:24:29Z">
            <w:rPr>
              <w:rFonts w:hint="default" w:ascii="Times New Roman" w:hAnsi="Times New Roman"/>
              <w:i w:val="0"/>
              <w:kern w:val="0"/>
              <w:sz w:val="20"/>
              <w:szCs w:val="20"/>
              <w:highlight w:val="none"/>
              <w:lang w:val="en-US" w:eastAsia="zh-CN" w:bidi="ar"/>
            </w:rPr>
          </w:rPrChange>
        </w:rPr>
      </w:pPr>
      <m:oMath>
        <m:d>
          <m:dPr>
            <m:begChr m:val="{"/>
            <m:endChr m:val=""/>
            <m:ctrlPr>
              <w:rPr>
                <w:rFonts w:ascii="Cambria Math" w:hAnsi="Cambria Math"/>
                <w:i/>
                <w:kern w:val="0"/>
                <w:sz w:val="21"/>
                <w:szCs w:val="21"/>
                <w:highlight w:val="none"/>
                <w:lang w:bidi="ar"/>
              </w:rPr>
            </m:ctrlPr>
          </m:dPr>
          <m:e>
            <m:eqArr>
              <m:eqArrPr>
                <m:ctrlPr>
                  <w:rPr>
                    <w:rFonts w:ascii="Cambria Math" w:hAnsi="Cambria Math"/>
                    <w:i/>
                    <w:kern w:val="0"/>
                    <w:sz w:val="21"/>
                    <w:szCs w:val="21"/>
                    <w:highlight w:val="none"/>
                    <w:lang w:bidi="ar"/>
                  </w:rPr>
                </m:ctrlPr>
              </m:eqArrPr>
              <m:e>
                <m:r>
                  <m:rPr/>
                  <w:rPr>
                    <w:rFonts w:hint="default" w:ascii="Cambria Math" w:hAnsi="Cambria Math"/>
                    <w:kern w:val="0"/>
                    <w:sz w:val="21"/>
                    <w:szCs w:val="21"/>
                    <w:highlight w:val="none"/>
                    <w:lang w:val="en-US" w:eastAsia="zh-CN" w:bidi="ar"/>
                    <w:rPrChange w:id="718" w:author="lg" w:date="2026-01-14T17:12:35Z">
                      <w:rPr>
                        <w:rFonts w:hint="default" w:ascii="Cambria Math" w:hAnsi="Cambria Math"/>
                        <w:kern w:val="0"/>
                        <w:sz w:val="20"/>
                        <w:szCs w:val="20"/>
                        <w:highlight w:val="none"/>
                        <w:lang w:val="en-US" w:eastAsia="zh-CN" w:bidi="ar"/>
                      </w:rPr>
                    </w:rPrChange>
                  </w:rPr>
                  <m:t>cos(</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719" w:author="lg" w:date="2026-01-14T17:12:35Z">
                          <w:rPr>
                            <w:rFonts w:ascii="Cambria Math" w:hAnsi="Cambria Math"/>
                            <w:kern w:val="0"/>
                            <w:sz w:val="20"/>
                            <w:szCs w:val="20"/>
                            <w:highlight w:val="none"/>
                            <w:lang w:val="en-US" w:bidi="ar"/>
                          </w:rPr>
                        </w:rPrChange>
                      </w:rPr>
                      <m:t>θ</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720" w:author="lg" w:date="2026-01-14T17:12:35Z">
                          <w:rPr>
                            <w:rFonts w:hint="default" w:ascii="Cambria Math" w:hAnsi="Cambria Math"/>
                            <w:kern w:val="0"/>
                            <w:sz w:val="20"/>
                            <w:szCs w:val="20"/>
                            <w:highlight w:val="none"/>
                            <w:lang w:val="en-US" w:eastAsia="zh-CN" w:bidi="ar"/>
                          </w:rPr>
                        </w:rPrChange>
                      </w:rPr>
                      <m:t>A</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721" w:author="lg" w:date="2026-01-14T17:12:35Z">
                      <w:rPr>
                        <w:rFonts w:hint="default" w:ascii="Cambria Math" w:hAnsi="Cambria Math"/>
                        <w:kern w:val="0"/>
                        <w:sz w:val="20"/>
                        <w:szCs w:val="20"/>
                        <w:highlight w:val="none"/>
                        <w:lang w:val="en-US" w:eastAsia="zh-CN" w:bidi="ar"/>
                      </w:rPr>
                    </w:rPrChange>
                  </w:rPr>
                  <m:t>)=</m:t>
                </m:r>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722" w:author="lg" w:date="2026-01-14T17:12:35Z">
                          <w:rPr>
                            <w:rFonts w:hint="default" w:ascii="Cambria Math" w:hAnsi="Cambria Math"/>
                            <w:kern w:val="0"/>
                            <w:sz w:val="20"/>
                            <w:szCs w:val="20"/>
                            <w:highlight w:val="none"/>
                            <w:lang w:val="en-US" w:eastAsia="zh-CN" w:bidi="ar"/>
                          </w:rPr>
                        </w:rPrChange>
                      </w:rPr>
                      <m:t>f</m:t>
                    </m:r>
                    <m:ctrlPr>
                      <w:rPr>
                        <w:rFonts w:ascii="Cambria Math" w:hAnsi="Cambria Math"/>
                        <w:i/>
                        <w:kern w:val="0"/>
                        <w:sz w:val="21"/>
                        <w:szCs w:val="21"/>
                        <w:highlight w:val="none"/>
                        <w:lang w:bidi="ar"/>
                      </w:rPr>
                    </m:ctrlPr>
                  </m:e>
                  <m:sub>
                    <m:r>
                      <m:rPr/>
                      <w:rPr>
                        <w:rFonts w:hint="default" w:ascii="Cambria Math" w:hAnsi="Cambria Math"/>
                        <w:kern w:val="0"/>
                        <w:sz w:val="21"/>
                        <w:szCs w:val="21"/>
                        <w:highlight w:val="none"/>
                        <w:lang w:val="en-US" w:eastAsia="zh-CN" w:bidi="ar"/>
                        <w:rPrChange w:id="723" w:author="lg" w:date="2026-01-14T17:12:35Z">
                          <w:rPr>
                            <w:rFonts w:hint="default" w:ascii="Cambria Math" w:hAnsi="Cambria Math"/>
                            <w:kern w:val="0"/>
                            <w:sz w:val="20"/>
                            <w:szCs w:val="20"/>
                            <w:highlight w:val="none"/>
                            <w:lang w:val="en-US" w:eastAsia="zh-CN" w:bidi="ar"/>
                          </w:rPr>
                        </w:rPrChange>
                      </w:rPr>
                      <m:t>x</m:t>
                    </m:r>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724" w:author="lg" w:date="2026-01-14T17:12:35Z">
                      <w:rPr>
                        <w:rFonts w:hint="default" w:ascii="Cambria Math" w:hAnsi="Cambria Math"/>
                        <w:kern w:val="0"/>
                        <w:sz w:val="20"/>
                        <w:szCs w:val="20"/>
                        <w:highlight w:val="none"/>
                        <w:lang w:val="en-US" w:eastAsia="zh-CN" w:bidi="ar"/>
                      </w:rPr>
                    </w:rPrChange>
                  </w:rPr>
                  <m:t>+kcos(</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725" w:author="lg" w:date="2026-01-14T17:12:35Z">
                          <w:rPr>
                            <w:rFonts w:ascii="Cambria Math" w:hAnsi="Cambria Math"/>
                            <w:kern w:val="0"/>
                            <w:sz w:val="20"/>
                            <w:szCs w:val="20"/>
                            <w:highlight w:val="none"/>
                            <w:lang w:val="en-US" w:bidi="ar"/>
                          </w:rPr>
                        </w:rPrChange>
                      </w:rPr>
                      <m:t>θ</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726" w:author="lg" w:date="2026-01-14T17:12:35Z">
                          <w:rPr>
                            <w:rFonts w:hint="default" w:ascii="Cambria Math" w:hAnsi="Cambria Math"/>
                            <w:kern w:val="0"/>
                            <w:sz w:val="20"/>
                            <w:szCs w:val="20"/>
                            <w:highlight w:val="none"/>
                            <w:lang w:val="en-US" w:eastAsia="zh-CN" w:bidi="ar"/>
                          </w:rPr>
                        </w:rPrChange>
                      </w:rPr>
                      <m:t>B</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727" w:author="lg" w:date="2026-01-14T17:12:35Z">
                      <w:rPr>
                        <w:rFonts w:hint="default" w:ascii="Cambria Math" w:hAnsi="Cambria Math"/>
                        <w:kern w:val="0"/>
                        <w:sz w:val="20"/>
                        <w:szCs w:val="20"/>
                        <w:highlight w:val="none"/>
                        <w:lang w:val="en-US" w:eastAsia="zh-CN" w:bidi="ar"/>
                      </w:rPr>
                    </w:rPrChange>
                  </w:rPr>
                  <m:t>)</m:t>
                </m:r>
                <m:ctrlPr>
                  <w:rPr>
                    <w:rFonts w:ascii="Cambria Math" w:hAnsi="Cambria Math"/>
                    <w:i/>
                    <w:kern w:val="0"/>
                    <w:sz w:val="21"/>
                    <w:szCs w:val="21"/>
                    <w:highlight w:val="none"/>
                    <w:lang w:bidi="ar"/>
                  </w:rPr>
                </m:ctrlPr>
              </m:e>
              <m:e>
                <m:r>
                  <m:rPr/>
                  <w:rPr>
                    <w:rFonts w:hint="default" w:ascii="Cambria Math" w:hAnsi="Cambria Math"/>
                    <w:kern w:val="0"/>
                    <w:sz w:val="21"/>
                    <w:szCs w:val="21"/>
                    <w:highlight w:val="none"/>
                    <w:lang w:val="en-US" w:eastAsia="zh-CN" w:bidi="ar"/>
                    <w:rPrChange w:id="728" w:author="lg" w:date="2026-01-14T17:12:35Z">
                      <w:rPr>
                        <w:rFonts w:hint="default" w:ascii="Cambria Math" w:hAnsi="Cambria Math"/>
                        <w:kern w:val="0"/>
                        <w:sz w:val="20"/>
                        <w:szCs w:val="20"/>
                        <w:highlight w:val="none"/>
                        <w:lang w:val="en-US" w:eastAsia="zh-CN" w:bidi="ar"/>
                      </w:rPr>
                    </w:rPrChange>
                  </w:rPr>
                  <m:t>sin(</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729" w:author="lg" w:date="2026-01-14T17:12:35Z">
                          <w:rPr>
                            <w:rFonts w:ascii="Cambria Math" w:hAnsi="Cambria Math"/>
                            <w:kern w:val="0"/>
                            <w:sz w:val="20"/>
                            <w:szCs w:val="20"/>
                            <w:highlight w:val="none"/>
                            <w:lang w:val="en-US" w:bidi="ar"/>
                          </w:rPr>
                        </w:rPrChange>
                      </w:rPr>
                      <m:t>θ</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730" w:author="lg" w:date="2026-01-14T17:12:35Z">
                          <w:rPr>
                            <w:rFonts w:hint="default" w:ascii="Cambria Math" w:hAnsi="Cambria Math"/>
                            <w:kern w:val="0"/>
                            <w:sz w:val="20"/>
                            <w:szCs w:val="20"/>
                            <w:highlight w:val="none"/>
                            <w:lang w:val="en-US" w:eastAsia="zh-CN" w:bidi="ar"/>
                          </w:rPr>
                        </w:rPrChange>
                      </w:rPr>
                      <m:t>A</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731" w:author="lg" w:date="2026-01-14T17:12:35Z">
                      <w:rPr>
                        <w:rFonts w:hint="default" w:ascii="Cambria Math" w:hAnsi="Cambria Math"/>
                        <w:kern w:val="0"/>
                        <w:sz w:val="20"/>
                        <w:szCs w:val="20"/>
                        <w:highlight w:val="none"/>
                        <w:lang w:val="en-US" w:eastAsia="zh-CN" w:bidi="ar"/>
                      </w:rPr>
                    </w:rPrChange>
                  </w:rPr>
                  <m:t>)=</m:t>
                </m:r>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732" w:author="lg" w:date="2026-01-14T17:12:35Z">
                          <w:rPr>
                            <w:rFonts w:hint="default" w:ascii="Cambria Math" w:hAnsi="Cambria Math"/>
                            <w:kern w:val="0"/>
                            <w:sz w:val="20"/>
                            <w:szCs w:val="20"/>
                            <w:highlight w:val="none"/>
                            <w:lang w:val="en-US" w:eastAsia="zh-CN" w:bidi="ar"/>
                          </w:rPr>
                        </w:rPrChange>
                      </w:rPr>
                      <m:t>f</m:t>
                    </m:r>
                    <m:ctrlPr>
                      <w:rPr>
                        <w:rFonts w:ascii="Cambria Math" w:hAnsi="Cambria Math"/>
                        <w:i/>
                        <w:kern w:val="0"/>
                        <w:sz w:val="21"/>
                        <w:szCs w:val="21"/>
                        <w:highlight w:val="none"/>
                        <w:lang w:bidi="ar"/>
                      </w:rPr>
                    </m:ctrlPr>
                  </m:e>
                  <m:sub>
                    <m:r>
                      <m:rPr/>
                      <w:rPr>
                        <w:rFonts w:hint="default" w:ascii="Cambria Math" w:hAnsi="Cambria Math"/>
                        <w:kern w:val="0"/>
                        <w:sz w:val="21"/>
                        <w:szCs w:val="21"/>
                        <w:highlight w:val="none"/>
                        <w:lang w:val="en-US" w:eastAsia="zh-CN" w:bidi="ar"/>
                        <w:rPrChange w:id="733" w:author="lg" w:date="2026-01-14T17:12:35Z">
                          <w:rPr>
                            <w:rFonts w:hint="default" w:ascii="Cambria Math" w:hAnsi="Cambria Math"/>
                            <w:kern w:val="0"/>
                            <w:sz w:val="20"/>
                            <w:szCs w:val="20"/>
                            <w:highlight w:val="none"/>
                            <w:lang w:val="en-US" w:eastAsia="zh-CN" w:bidi="ar"/>
                          </w:rPr>
                        </w:rPrChange>
                      </w:rPr>
                      <m:t>y</m:t>
                    </m:r>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734" w:author="lg" w:date="2026-01-14T17:12:35Z">
                      <w:rPr>
                        <w:rFonts w:hint="default" w:ascii="Cambria Math" w:hAnsi="Cambria Math"/>
                        <w:kern w:val="0"/>
                        <w:sz w:val="20"/>
                        <w:szCs w:val="20"/>
                        <w:highlight w:val="none"/>
                        <w:lang w:val="en-US" w:eastAsia="zh-CN" w:bidi="ar"/>
                      </w:rPr>
                    </w:rPrChange>
                  </w:rPr>
                  <m:t>+ksin(</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735" w:author="lg" w:date="2026-01-14T17:12:35Z">
                          <w:rPr>
                            <w:rFonts w:ascii="Cambria Math" w:hAnsi="Cambria Math"/>
                            <w:kern w:val="0"/>
                            <w:sz w:val="20"/>
                            <w:szCs w:val="20"/>
                            <w:highlight w:val="none"/>
                            <w:lang w:val="en-US" w:bidi="ar"/>
                          </w:rPr>
                        </w:rPrChange>
                      </w:rPr>
                      <m:t>θ</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736" w:author="lg" w:date="2026-01-14T17:12:35Z">
                          <w:rPr>
                            <w:rFonts w:hint="default" w:ascii="Cambria Math" w:hAnsi="Cambria Math"/>
                            <w:kern w:val="0"/>
                            <w:sz w:val="20"/>
                            <w:szCs w:val="20"/>
                            <w:highlight w:val="none"/>
                            <w:lang w:val="en-US" w:eastAsia="zh-CN" w:bidi="ar"/>
                          </w:rPr>
                        </w:rPrChange>
                      </w:rPr>
                      <m:t>B</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737" w:author="lg" w:date="2026-01-14T17:12:35Z">
                      <w:rPr>
                        <w:rFonts w:hint="default" w:ascii="Cambria Math" w:hAnsi="Cambria Math"/>
                        <w:kern w:val="0"/>
                        <w:sz w:val="20"/>
                        <w:szCs w:val="20"/>
                        <w:highlight w:val="none"/>
                        <w:lang w:val="en-US" w:eastAsia="zh-CN" w:bidi="ar"/>
                      </w:rPr>
                    </w:rPrChange>
                  </w:rPr>
                  <m:t>)</m:t>
                </m:r>
                <m:ctrlPr>
                  <w:rPr>
                    <w:rFonts w:ascii="Cambria Math" w:hAnsi="Cambria Math"/>
                    <w:i/>
                    <w:kern w:val="0"/>
                    <w:sz w:val="21"/>
                    <w:szCs w:val="21"/>
                    <w:highlight w:val="none"/>
                    <w:lang w:bidi="ar"/>
                  </w:rPr>
                </m:ctrlPr>
              </m:e>
            </m:eqArr>
            <m:ctrlPr>
              <w:rPr>
                <w:rFonts w:ascii="Cambria Math" w:hAnsi="Cambria Math"/>
                <w:i/>
                <w:kern w:val="0"/>
                <w:sz w:val="21"/>
                <w:szCs w:val="21"/>
                <w:highlight w:val="none"/>
                <w:lang w:bidi="ar"/>
              </w:rPr>
            </m:ctrlPr>
          </m:e>
        </m:d>
      </m:oMath>
      <w:r>
        <w:rPr>
          <w:rFonts w:hint="default" w:ascii="Times New Roman" w:hAnsi="Times New Roman"/>
          <w:i w:val="0"/>
          <w:kern w:val="0"/>
          <w:sz w:val="21"/>
          <w:szCs w:val="21"/>
          <w:highlight w:val="none"/>
          <w:lang w:val="en-US" w:eastAsia="zh-CN" w:bidi="ar"/>
          <w:rPrChange w:id="738" w:author="lg" w:date="2026-01-14T17:24:29Z">
            <w:rPr>
              <w:rFonts w:hint="default" w:ascii="Times New Roman" w:hAnsi="Times New Roman"/>
              <w:i w:val="0"/>
              <w:kern w:val="0"/>
              <w:sz w:val="20"/>
              <w:szCs w:val="20"/>
              <w:highlight w:val="none"/>
              <w:lang w:val="en-US" w:eastAsia="zh-CN" w:bidi="ar"/>
            </w:rPr>
          </w:rPrChange>
        </w:rPr>
        <w:t xml:space="preserve">           (</w:t>
      </w:r>
      <w:r>
        <w:rPr>
          <w:rFonts w:hint="eastAsia"/>
          <w:i w:val="0"/>
          <w:kern w:val="0"/>
          <w:sz w:val="21"/>
          <w:szCs w:val="21"/>
          <w:highlight w:val="none"/>
          <w:lang w:val="en-US" w:eastAsia="zh-CN" w:bidi="ar"/>
          <w:rPrChange w:id="739" w:author="lg" w:date="2026-01-14T17:24:29Z">
            <w:rPr>
              <w:rFonts w:hint="eastAsia"/>
              <w:i w:val="0"/>
              <w:kern w:val="0"/>
              <w:sz w:val="20"/>
              <w:szCs w:val="20"/>
              <w:highlight w:val="none"/>
              <w:lang w:val="en-US" w:eastAsia="zh-CN" w:bidi="ar"/>
            </w:rPr>
          </w:rPrChange>
        </w:rPr>
        <w:t>6</w:t>
      </w:r>
      <w:r>
        <w:rPr>
          <w:rFonts w:hint="default" w:ascii="Times New Roman" w:hAnsi="Times New Roman"/>
          <w:i w:val="0"/>
          <w:kern w:val="0"/>
          <w:sz w:val="21"/>
          <w:szCs w:val="21"/>
          <w:highlight w:val="none"/>
          <w:lang w:val="en-US" w:eastAsia="zh-CN" w:bidi="ar"/>
          <w:rPrChange w:id="740" w:author="lg" w:date="2026-01-14T17:24:29Z">
            <w:rPr>
              <w:rFonts w:hint="default" w:ascii="Times New Roman" w:hAnsi="Times New Roman"/>
              <w:i w:val="0"/>
              <w:kern w:val="0"/>
              <w:sz w:val="20"/>
              <w:szCs w:val="20"/>
              <w:highlight w:val="none"/>
              <w:lang w:val="en-US" w:eastAsia="zh-CN" w:bidi="ar"/>
            </w:rPr>
          </w:rPrChange>
        </w:rPr>
        <w:t>)</w:t>
      </w:r>
    </w:p>
    <w:p w14:paraId="49C8AEDD">
      <w:pPr>
        <w:ind w:firstLine="420" w:firstLineChars="0"/>
        <w:jc w:val="left"/>
        <w:rPr>
          <w:rFonts w:hint="default" w:ascii="Times New Roman" w:hAnsi="Times New Roman"/>
          <w:b w:val="0"/>
          <w:i w:val="0"/>
          <w:position w:val="-14"/>
          <w:highlight w:val="none"/>
          <w:vertAlign w:val="baseline"/>
          <w:lang w:val="en-US" w:eastAsia="zh-CN"/>
        </w:rPr>
      </w:pPr>
      <w:r>
        <w:rPr>
          <w:rFonts w:hint="eastAsia" w:hAnsi="Cambria Math"/>
          <w:b w:val="0"/>
          <w:i w:val="0"/>
          <w:position w:val="-14"/>
          <w:highlight w:val="none"/>
          <w:vertAlign w:val="baseline"/>
          <w:lang w:val="en-US" w:eastAsia="zh-CN"/>
        </w:rPr>
        <w:t>求解方程</w:t>
      </w:r>
      <w:r>
        <w:rPr>
          <w:rFonts w:hint="default" w:ascii="Times New Roman" w:hAnsi="Times New Roman"/>
          <w:b w:val="0"/>
          <w:i w:val="0"/>
          <w:position w:val="-14"/>
          <w:highlight w:val="none"/>
          <w:vertAlign w:val="baseline"/>
          <w:lang w:val="en-US" w:eastAsia="zh-CN"/>
        </w:rPr>
        <w:t>组(</w:t>
      </w:r>
      <w:r>
        <w:rPr>
          <w:rFonts w:hint="eastAsia"/>
          <w:b w:val="0"/>
          <w:i w:val="0"/>
          <w:position w:val="-14"/>
          <w:highlight w:val="none"/>
          <w:vertAlign w:val="baseline"/>
          <w:lang w:val="en-US" w:eastAsia="zh-CN"/>
        </w:rPr>
        <w:t>6</w:t>
      </w:r>
      <w:r>
        <w:rPr>
          <w:rFonts w:hint="default" w:ascii="Times New Roman" w:hAnsi="Times New Roman"/>
          <w:b w:val="0"/>
          <w:i w:val="0"/>
          <w:position w:val="-14"/>
          <w:highlight w:val="none"/>
          <w:vertAlign w:val="baseline"/>
          <w:lang w:val="en-US" w:eastAsia="zh-CN"/>
        </w:rPr>
        <w:t>)可得：</w:t>
      </w:r>
    </w:p>
    <w:p w14:paraId="0A1C478C">
      <w:pPr>
        <w:ind w:firstLine="0" w:firstLineChars="0"/>
        <w:jc w:val="right"/>
        <w:rPr>
          <w:rFonts w:hint="default" w:ascii="Times New Roman" w:hAnsi="Times New Roman" w:eastAsia="宋体" w:cs="Times New Roman"/>
          <w:b w:val="0"/>
          <w:i w:val="0"/>
          <w:position w:val="-14"/>
          <w:highlight w:val="none"/>
          <w:vertAlign w:val="baseline"/>
          <w:lang w:val="en-US" w:eastAsia="zh-CN"/>
        </w:rPr>
      </w:pPr>
      <m:oMath>
        <m:d>
          <m:dPr>
            <m:begChr m:val="{"/>
            <m:endChr m:val=""/>
            <m:ctrlPr>
              <w:rPr>
                <w:rFonts w:ascii="Cambria Math" w:hAnsi="Cambria Math"/>
                <w:i/>
                <w:kern w:val="0"/>
                <w:sz w:val="21"/>
                <w:szCs w:val="21"/>
                <w:highlight w:val="none"/>
                <w:lang w:bidi="ar"/>
              </w:rPr>
            </m:ctrlPr>
          </m:dPr>
          <m:e>
            <m:eqArr>
              <m:eqArrPr>
                <m:ctrlPr>
                  <w:rPr>
                    <w:rFonts w:ascii="Cambria Math" w:hAnsi="Cambria Math"/>
                    <w:i/>
                    <w:kern w:val="0"/>
                    <w:sz w:val="21"/>
                    <w:szCs w:val="21"/>
                    <w:highlight w:val="none"/>
                    <w:lang w:bidi="ar"/>
                  </w:rPr>
                </m:ctrlPr>
              </m:eqArrPr>
              <m:e>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741" w:author="lg" w:date="2026-01-14T17:12:38Z">
                          <w:rPr>
                            <w:rFonts w:ascii="Cambria Math" w:hAnsi="Cambria Math"/>
                            <w:kern w:val="0"/>
                            <w:sz w:val="20"/>
                            <w:szCs w:val="20"/>
                            <w:highlight w:val="none"/>
                            <w:lang w:val="en-US" w:bidi="ar"/>
                          </w:rPr>
                        </w:rPrChange>
                      </w:rPr>
                      <m:t>θ</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742" w:author="lg" w:date="2026-01-14T17:12:38Z">
                          <w:rPr>
                            <w:rFonts w:hint="default" w:ascii="Cambria Math" w:hAnsi="Cambria Math"/>
                            <w:kern w:val="0"/>
                            <w:sz w:val="20"/>
                            <w:szCs w:val="20"/>
                            <w:highlight w:val="none"/>
                            <w:lang w:val="en-US" w:eastAsia="zh-CN" w:bidi="ar"/>
                          </w:rPr>
                        </w:rPrChange>
                      </w:rPr>
                      <m:t>B</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743" w:author="lg" w:date="2026-01-14T17:12:38Z">
                      <w:rPr>
                        <w:rFonts w:hint="default" w:ascii="Cambria Math" w:hAnsi="Cambria Math"/>
                        <w:kern w:val="0"/>
                        <w:sz w:val="20"/>
                        <w:szCs w:val="20"/>
                        <w:highlight w:val="none"/>
                        <w:lang w:val="en-US" w:eastAsia="zh-CN" w:bidi="ar"/>
                      </w:rPr>
                    </w:rPrChange>
                  </w:rPr>
                  <m:t>=atan2(</m:t>
                </m:r>
                <m:sSub>
                  <m:sSubPr>
                    <m:ctrlPr>
                      <w:rPr>
                        <w:rFonts w:hint="default" w:ascii="Cambria Math" w:hAnsi="Cambria Math"/>
                        <w:i/>
                        <w:kern w:val="0"/>
                        <w:sz w:val="21"/>
                        <w:szCs w:val="21"/>
                        <w:highlight w:val="none"/>
                        <w:lang w:val="en-US" w:eastAsia="zh-CN" w:bidi="ar"/>
                      </w:rPr>
                    </m:ctrlPr>
                  </m:sSubPr>
                  <m:e>
                    <m:r>
                      <m:rPr/>
                      <w:rPr>
                        <w:rFonts w:hint="default" w:ascii="Cambria Math" w:hAnsi="Cambria Math"/>
                        <w:kern w:val="0"/>
                        <w:sz w:val="21"/>
                        <w:szCs w:val="21"/>
                        <w:highlight w:val="none"/>
                        <w:lang w:val="en-US" w:eastAsia="zh-CN" w:bidi="ar"/>
                        <w:rPrChange w:id="744" w:author="lg" w:date="2026-01-14T17:12:38Z">
                          <w:rPr>
                            <w:rFonts w:hint="default" w:ascii="Cambria Math" w:hAnsi="Cambria Math"/>
                            <w:kern w:val="0"/>
                            <w:sz w:val="20"/>
                            <w:szCs w:val="20"/>
                            <w:highlight w:val="none"/>
                            <w:lang w:val="en-US" w:eastAsia="zh-CN" w:bidi="ar"/>
                          </w:rPr>
                        </w:rPrChange>
                      </w:rPr>
                      <m:t>f</m:t>
                    </m:r>
                    <m:ctrlPr>
                      <w:rPr>
                        <w:rFonts w:hint="default" w:ascii="Cambria Math" w:hAnsi="Cambria Math"/>
                        <w:i/>
                        <w:kern w:val="0"/>
                        <w:sz w:val="21"/>
                        <w:szCs w:val="21"/>
                        <w:highlight w:val="none"/>
                        <w:lang w:val="en-US" w:eastAsia="zh-CN" w:bidi="ar"/>
                      </w:rPr>
                    </m:ctrlPr>
                  </m:e>
                  <m:sub>
                    <m:r>
                      <m:rPr/>
                      <w:rPr>
                        <w:rFonts w:hint="default" w:ascii="Cambria Math" w:hAnsi="Cambria Math"/>
                        <w:kern w:val="0"/>
                        <w:sz w:val="21"/>
                        <w:szCs w:val="21"/>
                        <w:highlight w:val="none"/>
                        <w:lang w:val="en-US" w:eastAsia="zh-CN" w:bidi="ar"/>
                        <w:rPrChange w:id="745" w:author="lg" w:date="2026-01-14T17:12:38Z">
                          <w:rPr>
                            <w:rFonts w:hint="default" w:ascii="Cambria Math" w:hAnsi="Cambria Math"/>
                            <w:kern w:val="0"/>
                            <w:sz w:val="20"/>
                            <w:szCs w:val="20"/>
                            <w:highlight w:val="none"/>
                            <w:lang w:val="en-US" w:eastAsia="zh-CN" w:bidi="ar"/>
                          </w:rPr>
                        </w:rPrChange>
                      </w:rPr>
                      <m:t>y</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746" w:author="lg" w:date="2026-01-14T17:12:38Z">
                      <w:rPr>
                        <w:rFonts w:hint="default" w:ascii="Cambria Math" w:hAnsi="Cambria Math"/>
                        <w:kern w:val="0"/>
                        <w:sz w:val="20"/>
                        <w:szCs w:val="20"/>
                        <w:highlight w:val="none"/>
                        <w:lang w:val="en-US" w:eastAsia="zh-CN" w:bidi="ar"/>
                      </w:rPr>
                    </w:rPrChange>
                  </w:rPr>
                  <m:t>,</m:t>
                </m:r>
                <m:sSub>
                  <m:sSubPr>
                    <m:ctrlPr>
                      <w:rPr>
                        <w:rFonts w:hint="default" w:ascii="Cambria Math" w:hAnsi="Cambria Math"/>
                        <w:i/>
                        <w:kern w:val="0"/>
                        <w:sz w:val="21"/>
                        <w:szCs w:val="21"/>
                        <w:highlight w:val="none"/>
                        <w:lang w:val="en-US" w:eastAsia="zh-CN" w:bidi="ar"/>
                      </w:rPr>
                    </m:ctrlPr>
                  </m:sSubPr>
                  <m:e>
                    <m:r>
                      <m:rPr/>
                      <w:rPr>
                        <w:rFonts w:hint="default" w:ascii="Cambria Math" w:hAnsi="Cambria Math"/>
                        <w:kern w:val="0"/>
                        <w:sz w:val="21"/>
                        <w:szCs w:val="21"/>
                        <w:highlight w:val="none"/>
                        <w:lang w:val="en-US" w:eastAsia="zh-CN" w:bidi="ar"/>
                        <w:rPrChange w:id="747" w:author="lg" w:date="2026-01-14T17:12:38Z">
                          <w:rPr>
                            <w:rFonts w:hint="default" w:ascii="Cambria Math" w:hAnsi="Cambria Math"/>
                            <w:kern w:val="0"/>
                            <w:sz w:val="20"/>
                            <w:szCs w:val="20"/>
                            <w:highlight w:val="none"/>
                            <w:lang w:val="en-US" w:eastAsia="zh-CN" w:bidi="ar"/>
                          </w:rPr>
                        </w:rPrChange>
                      </w:rPr>
                      <m:t>f</m:t>
                    </m:r>
                    <m:ctrlPr>
                      <w:rPr>
                        <w:rFonts w:hint="default" w:ascii="Cambria Math" w:hAnsi="Cambria Math"/>
                        <w:i/>
                        <w:kern w:val="0"/>
                        <w:sz w:val="21"/>
                        <w:szCs w:val="21"/>
                        <w:highlight w:val="none"/>
                        <w:lang w:val="en-US" w:eastAsia="zh-CN" w:bidi="ar"/>
                      </w:rPr>
                    </m:ctrlPr>
                  </m:e>
                  <m:sub>
                    <m:r>
                      <m:rPr/>
                      <w:rPr>
                        <w:rFonts w:hint="default" w:ascii="Cambria Math" w:hAnsi="Cambria Math"/>
                        <w:kern w:val="0"/>
                        <w:sz w:val="21"/>
                        <w:szCs w:val="21"/>
                        <w:highlight w:val="none"/>
                        <w:lang w:val="en-US" w:eastAsia="zh-CN" w:bidi="ar"/>
                        <w:rPrChange w:id="748" w:author="lg" w:date="2026-01-14T17:12:38Z">
                          <w:rPr>
                            <w:rFonts w:hint="default" w:ascii="Cambria Math" w:hAnsi="Cambria Math"/>
                            <w:kern w:val="0"/>
                            <w:sz w:val="20"/>
                            <w:szCs w:val="20"/>
                            <w:highlight w:val="none"/>
                            <w:lang w:val="en-US" w:eastAsia="zh-CN" w:bidi="ar"/>
                          </w:rPr>
                        </w:rPrChange>
                      </w:rPr>
                      <m:t>x</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749" w:author="lg" w:date="2026-01-14T17:12:38Z">
                      <w:rPr>
                        <w:rFonts w:hint="default" w:ascii="Cambria Math" w:hAnsi="Cambria Math"/>
                        <w:kern w:val="0"/>
                        <w:sz w:val="20"/>
                        <w:szCs w:val="20"/>
                        <w:highlight w:val="none"/>
                        <w:lang w:val="en-US" w:eastAsia="zh-CN" w:bidi="ar"/>
                      </w:rPr>
                    </w:rPrChange>
                  </w:rPr>
                  <m:t>)</m:t>
                </m:r>
                <m:r>
                  <m:rPr/>
                  <w:rPr>
                    <w:rFonts w:ascii="Cambria Math" w:hAnsi="Cambria Math"/>
                    <w:kern w:val="0"/>
                    <w:sz w:val="21"/>
                    <w:szCs w:val="21"/>
                    <w:highlight w:val="none"/>
                    <w:lang w:val="en-US" w:bidi="ar"/>
                    <w:rPrChange w:id="750" w:author="lg" w:date="2026-01-14T17:12:38Z">
                      <w:rPr>
                        <w:rFonts w:ascii="Cambria Math" w:hAnsi="Cambria Math"/>
                        <w:kern w:val="0"/>
                        <w:sz w:val="20"/>
                        <w:szCs w:val="20"/>
                        <w:highlight w:val="none"/>
                        <w:lang w:val="en-US" w:bidi="ar"/>
                      </w:rPr>
                    </w:rPrChange>
                  </w:rPr>
                  <m:t>±</m:t>
                </m:r>
                <m:r>
                  <m:rPr/>
                  <w:rPr>
                    <w:rFonts w:hint="default" w:ascii="Cambria Math" w:hAnsi="Cambria Math"/>
                    <w:kern w:val="0"/>
                    <w:sz w:val="21"/>
                    <w:szCs w:val="21"/>
                    <w:highlight w:val="none"/>
                    <w:lang w:val="en-US" w:eastAsia="zh-CN" w:bidi="ar"/>
                    <w:rPrChange w:id="751" w:author="lg" w:date="2026-01-14T17:12:38Z">
                      <w:rPr>
                        <w:rFonts w:hint="default" w:ascii="Cambria Math" w:hAnsi="Cambria Math"/>
                        <w:kern w:val="0"/>
                        <w:sz w:val="20"/>
                        <w:szCs w:val="20"/>
                        <w:highlight w:val="none"/>
                        <w:lang w:val="en-US" w:eastAsia="zh-CN" w:bidi="ar"/>
                      </w:rPr>
                    </w:rPrChange>
                  </w:rPr>
                  <m:t>acos(</m:t>
                </m:r>
                <m:f>
                  <m:fPr>
                    <m:ctrlPr>
                      <w:rPr>
                        <w:rFonts w:hint="default" w:ascii="Cambria Math" w:hAnsi="Cambria Math"/>
                        <w:i/>
                        <w:kern w:val="0"/>
                        <w:sz w:val="21"/>
                        <w:szCs w:val="21"/>
                        <w:highlight w:val="none"/>
                        <w:lang w:val="en-US" w:eastAsia="zh-CN" w:bidi="ar"/>
                      </w:rPr>
                    </m:ctrlPr>
                  </m:fPr>
                  <m:num>
                    <m:r>
                      <m:rPr/>
                      <w:rPr>
                        <w:rFonts w:hint="default" w:ascii="Cambria Math" w:hAnsi="Cambria Math"/>
                        <w:kern w:val="0"/>
                        <w:sz w:val="21"/>
                        <w:szCs w:val="21"/>
                        <w:highlight w:val="none"/>
                        <w:lang w:val="en-US" w:eastAsia="zh-CN" w:bidi="ar"/>
                        <w:rPrChange w:id="752" w:author="lg" w:date="2026-01-14T17:12:38Z">
                          <w:rPr>
                            <w:rFonts w:hint="default" w:ascii="Cambria Math" w:hAnsi="Cambria Math"/>
                            <w:kern w:val="0"/>
                            <w:sz w:val="20"/>
                            <w:szCs w:val="20"/>
                            <w:highlight w:val="none"/>
                            <w:lang w:val="en-US" w:eastAsia="zh-CN" w:bidi="ar"/>
                          </w:rPr>
                        </w:rPrChange>
                      </w:rPr>
                      <m:t>c</m:t>
                    </m:r>
                    <m:ctrlPr>
                      <w:rPr>
                        <w:rFonts w:hint="default" w:ascii="Cambria Math" w:hAnsi="Cambria Math"/>
                        <w:i/>
                        <w:kern w:val="0"/>
                        <w:sz w:val="21"/>
                        <w:szCs w:val="21"/>
                        <w:highlight w:val="none"/>
                        <w:lang w:val="en-US" w:eastAsia="zh-CN" w:bidi="ar"/>
                      </w:rPr>
                    </m:ctrlPr>
                  </m:num>
                  <m:den>
                    <m:r>
                      <m:rPr/>
                      <w:rPr>
                        <w:rFonts w:hint="default" w:ascii="Cambria Math" w:hAnsi="Cambria Math"/>
                        <w:kern w:val="0"/>
                        <w:sz w:val="21"/>
                        <w:szCs w:val="21"/>
                        <w:highlight w:val="none"/>
                        <w:lang w:val="en-US" w:eastAsia="zh-CN" w:bidi="ar"/>
                        <w:rPrChange w:id="753" w:author="lg" w:date="2026-01-14T17:12:38Z">
                          <w:rPr>
                            <w:rFonts w:hint="default" w:ascii="Cambria Math" w:hAnsi="Cambria Math"/>
                            <w:kern w:val="0"/>
                            <w:sz w:val="20"/>
                            <w:szCs w:val="20"/>
                            <w:highlight w:val="none"/>
                            <w:lang w:val="en-US" w:eastAsia="zh-CN" w:bidi="ar"/>
                          </w:rPr>
                        </w:rPrChange>
                      </w:rPr>
                      <m:t>2k</m:t>
                    </m:r>
                    <m:rad>
                      <m:radPr>
                        <m:degHide m:val="1"/>
                        <m:ctrlPr>
                          <w:rPr>
                            <w:rFonts w:hint="default" w:ascii="Cambria Math" w:hAnsi="Cambria Math"/>
                            <w:i/>
                            <w:kern w:val="0"/>
                            <w:sz w:val="21"/>
                            <w:szCs w:val="21"/>
                            <w:highlight w:val="none"/>
                            <w:lang w:val="en-US" w:eastAsia="zh-CN" w:bidi="ar"/>
                          </w:rPr>
                        </m:ctrlPr>
                      </m:radPr>
                      <m:deg>
                        <m:ctrlPr>
                          <w:rPr>
                            <w:rFonts w:hint="default" w:ascii="Cambria Math" w:hAnsi="Cambria Math"/>
                            <w:i/>
                            <w:kern w:val="0"/>
                            <w:sz w:val="21"/>
                            <w:szCs w:val="21"/>
                            <w:highlight w:val="none"/>
                            <w:lang w:val="en-US" w:eastAsia="zh-CN" w:bidi="ar"/>
                          </w:rPr>
                        </m:ctrlPr>
                      </m:deg>
                      <m:e>
                        <m:sSup>
                          <m:sSupPr>
                            <m:ctrlPr>
                              <w:rPr>
                                <w:rFonts w:hint="default" w:ascii="Cambria Math" w:hAnsi="Cambria Math"/>
                                <w:i/>
                                <w:kern w:val="0"/>
                                <w:sz w:val="21"/>
                                <w:szCs w:val="21"/>
                                <w:highlight w:val="none"/>
                                <w:lang w:val="en-US" w:eastAsia="zh-CN" w:bidi="ar"/>
                              </w:rPr>
                            </m:ctrlPr>
                          </m:sSupPr>
                          <m:e>
                            <m:sSub>
                              <m:sSubPr>
                                <m:ctrlPr>
                                  <w:rPr>
                                    <w:rFonts w:hint="default" w:ascii="Cambria Math" w:hAnsi="Cambria Math"/>
                                    <w:i/>
                                    <w:kern w:val="0"/>
                                    <w:sz w:val="21"/>
                                    <w:szCs w:val="21"/>
                                    <w:highlight w:val="none"/>
                                    <w:lang w:val="en-US" w:eastAsia="zh-CN" w:bidi="ar"/>
                                  </w:rPr>
                                </m:ctrlPr>
                              </m:sSubPr>
                              <m:e>
                                <m:r>
                                  <m:rPr/>
                                  <w:rPr>
                                    <w:rFonts w:hint="default" w:ascii="Cambria Math" w:hAnsi="Cambria Math"/>
                                    <w:kern w:val="0"/>
                                    <w:sz w:val="21"/>
                                    <w:szCs w:val="21"/>
                                    <w:highlight w:val="none"/>
                                    <w:lang w:val="en-US" w:eastAsia="zh-CN" w:bidi="ar"/>
                                    <w:rPrChange w:id="754" w:author="lg" w:date="2026-01-14T17:12:38Z">
                                      <w:rPr>
                                        <w:rFonts w:hint="default" w:ascii="Cambria Math" w:hAnsi="Cambria Math"/>
                                        <w:kern w:val="0"/>
                                        <w:sz w:val="20"/>
                                        <w:szCs w:val="20"/>
                                        <w:highlight w:val="none"/>
                                        <w:lang w:val="en-US" w:eastAsia="zh-CN" w:bidi="ar"/>
                                      </w:rPr>
                                    </w:rPrChange>
                                  </w:rPr>
                                  <m:t>f</m:t>
                                </m:r>
                                <m:ctrlPr>
                                  <w:rPr>
                                    <w:rFonts w:hint="default" w:ascii="Cambria Math" w:hAnsi="Cambria Math"/>
                                    <w:i/>
                                    <w:kern w:val="0"/>
                                    <w:sz w:val="21"/>
                                    <w:szCs w:val="21"/>
                                    <w:highlight w:val="none"/>
                                    <w:lang w:val="en-US" w:eastAsia="zh-CN" w:bidi="ar"/>
                                  </w:rPr>
                                </m:ctrlPr>
                              </m:e>
                              <m:sub>
                                <m:r>
                                  <m:rPr/>
                                  <w:rPr>
                                    <w:rFonts w:hint="default" w:ascii="Cambria Math" w:hAnsi="Cambria Math"/>
                                    <w:kern w:val="0"/>
                                    <w:sz w:val="21"/>
                                    <w:szCs w:val="21"/>
                                    <w:highlight w:val="none"/>
                                    <w:lang w:val="en-US" w:eastAsia="zh-CN" w:bidi="ar"/>
                                    <w:rPrChange w:id="755" w:author="lg" w:date="2026-01-14T17:12:38Z">
                                      <w:rPr>
                                        <w:rFonts w:hint="default" w:ascii="Cambria Math" w:hAnsi="Cambria Math"/>
                                        <w:kern w:val="0"/>
                                        <w:sz w:val="20"/>
                                        <w:szCs w:val="20"/>
                                        <w:highlight w:val="none"/>
                                        <w:lang w:val="en-US" w:eastAsia="zh-CN" w:bidi="ar"/>
                                      </w:rPr>
                                    </w:rPrChange>
                                  </w:rPr>
                                  <m:t>x</m:t>
                                </m:r>
                                <m:ctrlPr>
                                  <w:rPr>
                                    <w:rFonts w:hint="default" w:ascii="Cambria Math" w:hAnsi="Cambria Math"/>
                                    <w:i/>
                                    <w:kern w:val="0"/>
                                    <w:sz w:val="21"/>
                                    <w:szCs w:val="21"/>
                                    <w:highlight w:val="none"/>
                                    <w:lang w:val="en-US" w:eastAsia="zh-CN" w:bidi="ar"/>
                                  </w:rPr>
                                </m:ctrlPr>
                              </m:sub>
                            </m:sSub>
                            <m:ctrlPr>
                              <w:rPr>
                                <w:rFonts w:hint="default" w:ascii="Cambria Math" w:hAnsi="Cambria Math"/>
                                <w:i/>
                                <w:kern w:val="0"/>
                                <w:sz w:val="21"/>
                                <w:szCs w:val="21"/>
                                <w:highlight w:val="none"/>
                                <w:lang w:val="en-US" w:eastAsia="zh-CN" w:bidi="ar"/>
                              </w:rPr>
                            </m:ctrlPr>
                          </m:e>
                          <m:sup>
                            <m:r>
                              <m:rPr/>
                              <w:rPr>
                                <w:rFonts w:hint="default" w:ascii="Cambria Math" w:hAnsi="Cambria Math"/>
                                <w:kern w:val="0"/>
                                <w:sz w:val="21"/>
                                <w:szCs w:val="21"/>
                                <w:highlight w:val="none"/>
                                <w:lang w:val="en-US" w:eastAsia="zh-CN" w:bidi="ar"/>
                                <w:rPrChange w:id="756" w:author="lg" w:date="2026-01-14T17:12:38Z">
                                  <w:rPr>
                                    <w:rFonts w:hint="default" w:ascii="Cambria Math" w:hAnsi="Cambria Math"/>
                                    <w:kern w:val="0"/>
                                    <w:sz w:val="20"/>
                                    <w:szCs w:val="20"/>
                                    <w:highlight w:val="none"/>
                                    <w:lang w:val="en-US" w:eastAsia="zh-CN" w:bidi="ar"/>
                                  </w:rPr>
                                </w:rPrChange>
                              </w:rPr>
                              <m:t>2</m:t>
                            </m:r>
                            <m:ctrlPr>
                              <w:rPr>
                                <w:rFonts w:hint="default" w:ascii="Cambria Math" w:hAnsi="Cambria Math"/>
                                <w:i/>
                                <w:kern w:val="0"/>
                                <w:sz w:val="21"/>
                                <w:szCs w:val="21"/>
                                <w:highlight w:val="none"/>
                                <w:lang w:val="en-US" w:eastAsia="zh-CN" w:bidi="ar"/>
                              </w:rPr>
                            </m:ctrlPr>
                          </m:sup>
                        </m:sSup>
                        <m:r>
                          <m:rPr/>
                          <w:rPr>
                            <w:rFonts w:hint="default" w:ascii="Cambria Math" w:hAnsi="Cambria Math"/>
                            <w:kern w:val="0"/>
                            <w:sz w:val="21"/>
                            <w:szCs w:val="21"/>
                            <w:highlight w:val="none"/>
                            <w:lang w:val="en-US" w:eastAsia="zh-CN" w:bidi="ar"/>
                            <w:rPrChange w:id="757" w:author="lg" w:date="2026-01-14T17:12:38Z">
                              <w:rPr>
                                <w:rFonts w:hint="default" w:ascii="Cambria Math" w:hAnsi="Cambria Math"/>
                                <w:kern w:val="0"/>
                                <w:sz w:val="20"/>
                                <w:szCs w:val="20"/>
                                <w:highlight w:val="none"/>
                                <w:lang w:val="en-US" w:eastAsia="zh-CN" w:bidi="ar"/>
                              </w:rPr>
                            </w:rPrChange>
                          </w:rPr>
                          <m:t>+</m:t>
                        </m:r>
                        <m:sSup>
                          <m:sSupPr>
                            <m:ctrlPr>
                              <w:rPr>
                                <w:rFonts w:hint="default" w:ascii="Cambria Math" w:hAnsi="Cambria Math"/>
                                <w:i/>
                                <w:kern w:val="0"/>
                                <w:sz w:val="21"/>
                                <w:szCs w:val="21"/>
                                <w:highlight w:val="none"/>
                                <w:lang w:val="en-US" w:eastAsia="zh-CN" w:bidi="ar"/>
                              </w:rPr>
                            </m:ctrlPr>
                          </m:sSupPr>
                          <m:e>
                            <m:sSub>
                              <m:sSubPr>
                                <m:ctrlPr>
                                  <w:rPr>
                                    <w:rFonts w:hint="default" w:ascii="Cambria Math" w:hAnsi="Cambria Math"/>
                                    <w:i/>
                                    <w:kern w:val="0"/>
                                    <w:sz w:val="21"/>
                                    <w:szCs w:val="21"/>
                                    <w:highlight w:val="none"/>
                                    <w:lang w:val="en-US" w:eastAsia="zh-CN" w:bidi="ar"/>
                                  </w:rPr>
                                </m:ctrlPr>
                              </m:sSubPr>
                              <m:e>
                                <m:r>
                                  <m:rPr/>
                                  <w:rPr>
                                    <w:rFonts w:hint="default" w:ascii="Cambria Math" w:hAnsi="Cambria Math"/>
                                    <w:kern w:val="0"/>
                                    <w:sz w:val="21"/>
                                    <w:szCs w:val="21"/>
                                    <w:highlight w:val="none"/>
                                    <w:lang w:val="en-US" w:eastAsia="zh-CN" w:bidi="ar"/>
                                    <w:rPrChange w:id="758" w:author="lg" w:date="2026-01-14T17:12:38Z">
                                      <w:rPr>
                                        <w:rFonts w:hint="default" w:ascii="Cambria Math" w:hAnsi="Cambria Math"/>
                                        <w:kern w:val="0"/>
                                        <w:sz w:val="20"/>
                                        <w:szCs w:val="20"/>
                                        <w:highlight w:val="none"/>
                                        <w:lang w:val="en-US" w:eastAsia="zh-CN" w:bidi="ar"/>
                                      </w:rPr>
                                    </w:rPrChange>
                                  </w:rPr>
                                  <m:t>f</m:t>
                                </m:r>
                                <m:ctrlPr>
                                  <w:rPr>
                                    <w:rFonts w:hint="default" w:ascii="Cambria Math" w:hAnsi="Cambria Math"/>
                                    <w:i/>
                                    <w:kern w:val="0"/>
                                    <w:sz w:val="21"/>
                                    <w:szCs w:val="21"/>
                                    <w:highlight w:val="none"/>
                                    <w:lang w:val="en-US" w:eastAsia="zh-CN" w:bidi="ar"/>
                                  </w:rPr>
                                </m:ctrlPr>
                              </m:e>
                              <m:sub>
                                <m:r>
                                  <m:rPr/>
                                  <w:rPr>
                                    <w:rFonts w:hint="default" w:ascii="Cambria Math" w:hAnsi="Cambria Math"/>
                                    <w:kern w:val="0"/>
                                    <w:sz w:val="21"/>
                                    <w:szCs w:val="21"/>
                                    <w:highlight w:val="none"/>
                                    <w:lang w:val="en-US" w:eastAsia="zh-CN" w:bidi="ar"/>
                                    <w:rPrChange w:id="759" w:author="lg" w:date="2026-01-14T17:12:38Z">
                                      <w:rPr>
                                        <w:rFonts w:hint="default" w:ascii="Cambria Math" w:hAnsi="Cambria Math"/>
                                        <w:kern w:val="0"/>
                                        <w:sz w:val="20"/>
                                        <w:szCs w:val="20"/>
                                        <w:highlight w:val="none"/>
                                        <w:lang w:val="en-US" w:eastAsia="zh-CN" w:bidi="ar"/>
                                      </w:rPr>
                                    </w:rPrChange>
                                  </w:rPr>
                                  <m:t>y</m:t>
                                </m:r>
                                <m:ctrlPr>
                                  <w:rPr>
                                    <w:rFonts w:hint="default" w:ascii="Cambria Math" w:hAnsi="Cambria Math"/>
                                    <w:i/>
                                    <w:kern w:val="0"/>
                                    <w:sz w:val="21"/>
                                    <w:szCs w:val="21"/>
                                    <w:highlight w:val="none"/>
                                    <w:lang w:val="en-US" w:eastAsia="zh-CN" w:bidi="ar"/>
                                  </w:rPr>
                                </m:ctrlPr>
                              </m:sub>
                            </m:sSub>
                            <m:ctrlPr>
                              <w:rPr>
                                <w:rFonts w:hint="default" w:ascii="Cambria Math" w:hAnsi="Cambria Math"/>
                                <w:i/>
                                <w:kern w:val="0"/>
                                <w:sz w:val="21"/>
                                <w:szCs w:val="21"/>
                                <w:highlight w:val="none"/>
                                <w:lang w:val="en-US" w:eastAsia="zh-CN" w:bidi="ar"/>
                              </w:rPr>
                            </m:ctrlPr>
                          </m:e>
                          <m:sup>
                            <m:r>
                              <m:rPr/>
                              <w:rPr>
                                <w:rFonts w:hint="default" w:ascii="Cambria Math" w:hAnsi="Cambria Math"/>
                                <w:kern w:val="0"/>
                                <w:sz w:val="21"/>
                                <w:szCs w:val="21"/>
                                <w:highlight w:val="none"/>
                                <w:lang w:val="en-US" w:eastAsia="zh-CN" w:bidi="ar"/>
                                <w:rPrChange w:id="760" w:author="lg" w:date="2026-01-14T17:12:38Z">
                                  <w:rPr>
                                    <w:rFonts w:hint="default" w:ascii="Cambria Math" w:hAnsi="Cambria Math"/>
                                    <w:kern w:val="0"/>
                                    <w:sz w:val="20"/>
                                    <w:szCs w:val="20"/>
                                    <w:highlight w:val="none"/>
                                    <w:lang w:val="en-US" w:eastAsia="zh-CN" w:bidi="ar"/>
                                  </w:rPr>
                                </w:rPrChange>
                              </w:rPr>
                              <m:t>2</m:t>
                            </m:r>
                            <m:ctrlPr>
                              <w:rPr>
                                <w:rFonts w:hint="default" w:ascii="Cambria Math" w:hAnsi="Cambria Math"/>
                                <w:i/>
                                <w:kern w:val="0"/>
                                <w:sz w:val="21"/>
                                <w:szCs w:val="21"/>
                                <w:highlight w:val="none"/>
                                <w:lang w:val="en-US" w:eastAsia="zh-CN" w:bidi="ar"/>
                              </w:rPr>
                            </m:ctrlPr>
                          </m:sup>
                        </m:sSup>
                        <m:ctrlPr>
                          <w:rPr>
                            <w:rFonts w:hint="default" w:ascii="Cambria Math" w:hAnsi="Cambria Math"/>
                            <w:i/>
                            <w:kern w:val="0"/>
                            <w:sz w:val="21"/>
                            <w:szCs w:val="21"/>
                            <w:highlight w:val="none"/>
                            <w:lang w:val="en-US" w:eastAsia="zh-CN" w:bidi="ar"/>
                          </w:rPr>
                        </m:ctrlPr>
                      </m:e>
                    </m:rad>
                    <m:ctrlPr>
                      <w:rPr>
                        <w:rFonts w:hint="default" w:ascii="Cambria Math" w:hAnsi="Cambria Math"/>
                        <w:i/>
                        <w:kern w:val="0"/>
                        <w:sz w:val="21"/>
                        <w:szCs w:val="21"/>
                        <w:highlight w:val="none"/>
                        <w:lang w:val="en-US" w:eastAsia="zh-CN" w:bidi="ar"/>
                      </w:rPr>
                    </m:ctrlPr>
                  </m:den>
                </m:f>
                <m:r>
                  <m:rPr/>
                  <w:rPr>
                    <w:rFonts w:hint="default" w:ascii="Cambria Math" w:hAnsi="Cambria Math"/>
                    <w:kern w:val="0"/>
                    <w:sz w:val="21"/>
                    <w:szCs w:val="21"/>
                    <w:highlight w:val="none"/>
                    <w:lang w:val="en-US" w:eastAsia="zh-CN" w:bidi="ar"/>
                    <w:rPrChange w:id="761" w:author="lg" w:date="2026-01-14T17:12:38Z">
                      <w:rPr>
                        <w:rFonts w:hint="default" w:ascii="Cambria Math" w:hAnsi="Cambria Math"/>
                        <w:kern w:val="0"/>
                        <w:sz w:val="20"/>
                        <w:szCs w:val="20"/>
                        <w:highlight w:val="none"/>
                        <w:lang w:val="en-US" w:eastAsia="zh-CN" w:bidi="ar"/>
                      </w:rPr>
                    </w:rPrChange>
                  </w:rPr>
                  <m:t>)</m:t>
                </m:r>
                <m:ctrlPr>
                  <w:rPr>
                    <w:rFonts w:ascii="Cambria Math" w:hAnsi="Cambria Math"/>
                    <w:i/>
                    <w:kern w:val="0"/>
                    <w:sz w:val="21"/>
                    <w:szCs w:val="21"/>
                    <w:highlight w:val="none"/>
                    <w:lang w:bidi="ar"/>
                  </w:rPr>
                </m:ctrlPr>
              </m:e>
              <m:e>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762" w:author="lg" w:date="2026-01-14T17:12:38Z">
                          <w:rPr>
                            <w:rFonts w:ascii="Cambria Math" w:hAnsi="Cambria Math"/>
                            <w:kern w:val="0"/>
                            <w:sz w:val="20"/>
                            <w:szCs w:val="20"/>
                            <w:highlight w:val="none"/>
                            <w:lang w:val="en-US" w:bidi="ar"/>
                          </w:rPr>
                        </w:rPrChange>
                      </w:rPr>
                      <m:t>θ</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763" w:author="lg" w:date="2026-01-14T17:12:38Z">
                          <w:rPr>
                            <w:rFonts w:hint="default" w:ascii="Cambria Math" w:hAnsi="Cambria Math"/>
                            <w:kern w:val="0"/>
                            <w:sz w:val="20"/>
                            <w:szCs w:val="20"/>
                            <w:highlight w:val="none"/>
                            <w:lang w:val="en-US" w:eastAsia="zh-CN" w:bidi="ar"/>
                          </w:rPr>
                        </w:rPrChange>
                      </w:rPr>
                      <m:t>A</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764" w:author="lg" w:date="2026-01-14T17:12:38Z">
                      <w:rPr>
                        <w:rFonts w:hint="default" w:ascii="Cambria Math" w:hAnsi="Cambria Math"/>
                        <w:kern w:val="0"/>
                        <w:sz w:val="20"/>
                        <w:szCs w:val="20"/>
                        <w:highlight w:val="none"/>
                        <w:lang w:val="en-US" w:eastAsia="zh-CN" w:bidi="ar"/>
                      </w:rPr>
                    </w:rPrChange>
                  </w:rPr>
                  <m:t>=atan2(</m:t>
                </m:r>
                <m:sSub>
                  <m:sSubPr>
                    <m:ctrlPr>
                      <w:rPr>
                        <w:rFonts w:hint="default" w:ascii="Cambria Math" w:hAnsi="Cambria Math"/>
                        <w:i/>
                        <w:kern w:val="0"/>
                        <w:sz w:val="21"/>
                        <w:szCs w:val="21"/>
                        <w:highlight w:val="none"/>
                        <w:lang w:val="en-US" w:eastAsia="zh-CN" w:bidi="ar"/>
                      </w:rPr>
                    </m:ctrlPr>
                  </m:sSubPr>
                  <m:e>
                    <m:r>
                      <m:rPr/>
                      <w:rPr>
                        <w:rFonts w:hint="default" w:ascii="Cambria Math" w:hAnsi="Cambria Math"/>
                        <w:kern w:val="0"/>
                        <w:sz w:val="21"/>
                        <w:szCs w:val="21"/>
                        <w:highlight w:val="none"/>
                        <w:lang w:val="en-US" w:eastAsia="zh-CN" w:bidi="ar"/>
                        <w:rPrChange w:id="765" w:author="lg" w:date="2026-01-14T17:12:38Z">
                          <w:rPr>
                            <w:rFonts w:hint="default" w:ascii="Cambria Math" w:hAnsi="Cambria Math"/>
                            <w:kern w:val="0"/>
                            <w:sz w:val="20"/>
                            <w:szCs w:val="20"/>
                            <w:highlight w:val="none"/>
                            <w:lang w:val="en-US" w:eastAsia="zh-CN" w:bidi="ar"/>
                          </w:rPr>
                        </w:rPrChange>
                      </w:rPr>
                      <m:t>f</m:t>
                    </m:r>
                    <m:ctrlPr>
                      <w:rPr>
                        <w:rFonts w:hint="default" w:ascii="Cambria Math" w:hAnsi="Cambria Math"/>
                        <w:i/>
                        <w:kern w:val="0"/>
                        <w:sz w:val="21"/>
                        <w:szCs w:val="21"/>
                        <w:highlight w:val="none"/>
                        <w:lang w:val="en-US" w:eastAsia="zh-CN" w:bidi="ar"/>
                      </w:rPr>
                    </m:ctrlPr>
                  </m:e>
                  <m:sub>
                    <m:r>
                      <m:rPr/>
                      <w:rPr>
                        <w:rFonts w:hint="default" w:ascii="Cambria Math" w:hAnsi="Cambria Math"/>
                        <w:kern w:val="0"/>
                        <w:sz w:val="21"/>
                        <w:szCs w:val="21"/>
                        <w:highlight w:val="none"/>
                        <w:lang w:val="en-US" w:eastAsia="zh-CN" w:bidi="ar"/>
                        <w:rPrChange w:id="766" w:author="lg" w:date="2026-01-14T17:12:38Z">
                          <w:rPr>
                            <w:rFonts w:hint="default" w:ascii="Cambria Math" w:hAnsi="Cambria Math"/>
                            <w:kern w:val="0"/>
                            <w:sz w:val="20"/>
                            <w:szCs w:val="20"/>
                            <w:highlight w:val="none"/>
                            <w:lang w:val="en-US" w:eastAsia="zh-CN" w:bidi="ar"/>
                          </w:rPr>
                        </w:rPrChange>
                      </w:rPr>
                      <m:t>y</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767" w:author="lg" w:date="2026-01-14T17:12:38Z">
                      <w:rPr>
                        <w:rFonts w:hint="default" w:ascii="Cambria Math" w:hAnsi="Cambria Math"/>
                        <w:kern w:val="0"/>
                        <w:sz w:val="20"/>
                        <w:szCs w:val="20"/>
                        <w:highlight w:val="none"/>
                        <w:lang w:val="en-US" w:eastAsia="zh-CN" w:bidi="ar"/>
                      </w:rPr>
                    </w:rPrChange>
                  </w:rPr>
                  <m:t>+ksin(</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768" w:author="lg" w:date="2026-01-14T17:12:38Z">
                          <w:rPr>
                            <w:rFonts w:ascii="Cambria Math" w:hAnsi="Cambria Math"/>
                            <w:kern w:val="0"/>
                            <w:sz w:val="20"/>
                            <w:szCs w:val="20"/>
                            <w:highlight w:val="none"/>
                            <w:lang w:val="en-US" w:bidi="ar"/>
                          </w:rPr>
                        </w:rPrChange>
                      </w:rPr>
                      <m:t>θ</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769" w:author="lg" w:date="2026-01-14T17:12:38Z">
                          <w:rPr>
                            <w:rFonts w:hint="default" w:ascii="Cambria Math" w:hAnsi="Cambria Math"/>
                            <w:kern w:val="0"/>
                            <w:sz w:val="20"/>
                            <w:szCs w:val="20"/>
                            <w:highlight w:val="none"/>
                            <w:lang w:val="en-US" w:eastAsia="zh-CN" w:bidi="ar"/>
                          </w:rPr>
                        </w:rPrChange>
                      </w:rPr>
                      <m:t>B</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770" w:author="lg" w:date="2026-01-14T17:12:38Z">
                      <w:rPr>
                        <w:rFonts w:hint="default" w:ascii="Cambria Math" w:hAnsi="Cambria Math"/>
                        <w:kern w:val="0"/>
                        <w:sz w:val="20"/>
                        <w:szCs w:val="20"/>
                        <w:highlight w:val="none"/>
                        <w:lang w:val="en-US" w:eastAsia="zh-CN" w:bidi="ar"/>
                      </w:rPr>
                    </w:rPrChange>
                  </w:rPr>
                  <m:t>),</m:t>
                </m:r>
                <m:sSub>
                  <m:sSubPr>
                    <m:ctrlPr>
                      <w:rPr>
                        <w:rFonts w:hint="default" w:ascii="Cambria Math" w:hAnsi="Cambria Math"/>
                        <w:i/>
                        <w:kern w:val="0"/>
                        <w:sz w:val="21"/>
                        <w:szCs w:val="21"/>
                        <w:highlight w:val="none"/>
                        <w:lang w:val="en-US" w:eastAsia="zh-CN" w:bidi="ar"/>
                      </w:rPr>
                    </m:ctrlPr>
                  </m:sSubPr>
                  <m:e>
                    <m:r>
                      <m:rPr/>
                      <w:rPr>
                        <w:rFonts w:hint="default" w:ascii="Cambria Math" w:hAnsi="Cambria Math"/>
                        <w:kern w:val="0"/>
                        <w:sz w:val="21"/>
                        <w:szCs w:val="21"/>
                        <w:highlight w:val="none"/>
                        <w:lang w:val="en-US" w:eastAsia="zh-CN" w:bidi="ar"/>
                        <w:rPrChange w:id="771" w:author="lg" w:date="2026-01-14T17:12:38Z">
                          <w:rPr>
                            <w:rFonts w:hint="default" w:ascii="Cambria Math" w:hAnsi="Cambria Math"/>
                            <w:kern w:val="0"/>
                            <w:sz w:val="20"/>
                            <w:szCs w:val="20"/>
                            <w:highlight w:val="none"/>
                            <w:lang w:val="en-US" w:eastAsia="zh-CN" w:bidi="ar"/>
                          </w:rPr>
                        </w:rPrChange>
                      </w:rPr>
                      <m:t>f</m:t>
                    </m:r>
                    <m:ctrlPr>
                      <w:rPr>
                        <w:rFonts w:hint="default" w:ascii="Cambria Math" w:hAnsi="Cambria Math"/>
                        <w:i/>
                        <w:kern w:val="0"/>
                        <w:sz w:val="21"/>
                        <w:szCs w:val="21"/>
                        <w:highlight w:val="none"/>
                        <w:lang w:val="en-US" w:eastAsia="zh-CN" w:bidi="ar"/>
                      </w:rPr>
                    </m:ctrlPr>
                  </m:e>
                  <m:sub>
                    <m:r>
                      <m:rPr/>
                      <w:rPr>
                        <w:rFonts w:hint="default" w:ascii="Cambria Math" w:hAnsi="Cambria Math"/>
                        <w:kern w:val="0"/>
                        <w:sz w:val="21"/>
                        <w:szCs w:val="21"/>
                        <w:highlight w:val="none"/>
                        <w:lang w:val="en-US" w:eastAsia="zh-CN" w:bidi="ar"/>
                        <w:rPrChange w:id="772" w:author="lg" w:date="2026-01-14T17:12:38Z">
                          <w:rPr>
                            <w:rFonts w:hint="default" w:ascii="Cambria Math" w:hAnsi="Cambria Math"/>
                            <w:kern w:val="0"/>
                            <w:sz w:val="20"/>
                            <w:szCs w:val="20"/>
                            <w:highlight w:val="none"/>
                            <w:lang w:val="en-US" w:eastAsia="zh-CN" w:bidi="ar"/>
                          </w:rPr>
                        </w:rPrChange>
                      </w:rPr>
                      <m:t>x</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773" w:author="lg" w:date="2026-01-14T17:12:38Z">
                      <w:rPr>
                        <w:rFonts w:hint="default" w:ascii="Cambria Math" w:hAnsi="Cambria Math"/>
                        <w:kern w:val="0"/>
                        <w:sz w:val="20"/>
                        <w:szCs w:val="20"/>
                        <w:highlight w:val="none"/>
                        <w:lang w:val="en-US" w:eastAsia="zh-CN" w:bidi="ar"/>
                      </w:rPr>
                    </w:rPrChange>
                  </w:rPr>
                  <m:t>+kcos(</m:t>
                </m:r>
                <m:sSub>
                  <m:sSubPr>
                    <m:ctrlPr>
                      <w:rPr>
                        <w:rFonts w:hint="default" w:ascii="Cambria Math" w:hAnsi="Cambria Math"/>
                        <w:i/>
                        <w:kern w:val="0"/>
                        <w:sz w:val="21"/>
                        <w:szCs w:val="21"/>
                        <w:highlight w:val="none"/>
                        <w:lang w:val="en-US" w:eastAsia="zh-CN" w:bidi="ar"/>
                      </w:rPr>
                    </m:ctrlPr>
                  </m:sSubPr>
                  <m:e>
                    <m:r>
                      <m:rPr/>
                      <w:rPr>
                        <w:rFonts w:ascii="Cambria Math" w:hAnsi="Cambria Math"/>
                        <w:kern w:val="0"/>
                        <w:sz w:val="21"/>
                        <w:szCs w:val="21"/>
                        <w:highlight w:val="none"/>
                        <w:lang w:val="en-US" w:bidi="ar"/>
                        <w:rPrChange w:id="774" w:author="lg" w:date="2026-01-14T17:12:38Z">
                          <w:rPr>
                            <w:rFonts w:ascii="Cambria Math" w:hAnsi="Cambria Math"/>
                            <w:kern w:val="0"/>
                            <w:sz w:val="20"/>
                            <w:szCs w:val="20"/>
                            <w:highlight w:val="none"/>
                            <w:lang w:val="en-US" w:bidi="ar"/>
                          </w:rPr>
                        </w:rPrChange>
                      </w:rPr>
                      <m:t>θ</m:t>
                    </m:r>
                    <m:ctrlPr>
                      <w:rPr>
                        <w:rFonts w:hint="default" w:ascii="Cambria Math" w:hAnsi="Cambria Math"/>
                        <w:i/>
                        <w:kern w:val="0"/>
                        <w:sz w:val="21"/>
                        <w:szCs w:val="21"/>
                        <w:highlight w:val="none"/>
                        <w:lang w:val="en-US" w:eastAsia="zh-CN" w:bidi="ar"/>
                      </w:rPr>
                    </m:ctrlPr>
                  </m:e>
                  <m:sub>
                    <m:r>
                      <m:rPr>
                        <m:sty m:val="p"/>
                      </m:rPr>
                      <w:rPr>
                        <w:rFonts w:hint="default" w:ascii="Cambria Math" w:hAnsi="Cambria Math"/>
                        <w:kern w:val="0"/>
                        <w:sz w:val="21"/>
                        <w:szCs w:val="21"/>
                        <w:highlight w:val="none"/>
                        <w:lang w:val="en-US" w:eastAsia="zh-CN" w:bidi="ar"/>
                        <w:rPrChange w:id="775" w:author="lg" w:date="2026-01-14T17:12:38Z">
                          <w:rPr>
                            <w:rFonts w:hint="default" w:ascii="Cambria Math" w:hAnsi="Cambria Math"/>
                            <w:kern w:val="0"/>
                            <w:sz w:val="20"/>
                            <w:szCs w:val="20"/>
                            <w:highlight w:val="none"/>
                            <w:lang w:val="en-US" w:eastAsia="zh-CN" w:bidi="ar"/>
                          </w:rPr>
                        </w:rPrChange>
                      </w:rPr>
                      <m:t>B</m:t>
                    </m:r>
                    <m:ctrlPr>
                      <w:rPr>
                        <w:rFonts w:hint="default" w:ascii="Cambria Math" w:hAnsi="Cambria Math"/>
                        <w:i/>
                        <w:kern w:val="0"/>
                        <w:sz w:val="21"/>
                        <w:szCs w:val="21"/>
                        <w:highlight w:val="none"/>
                        <w:lang w:val="en-US" w:eastAsia="zh-CN" w:bidi="ar"/>
                      </w:rPr>
                    </m:ctrlPr>
                  </m:sub>
                </m:sSub>
                <m:r>
                  <m:rPr/>
                  <w:rPr>
                    <w:rFonts w:hint="default" w:ascii="Cambria Math" w:hAnsi="Cambria Math"/>
                    <w:kern w:val="0"/>
                    <w:sz w:val="21"/>
                    <w:szCs w:val="21"/>
                    <w:highlight w:val="none"/>
                    <w:lang w:val="en-US" w:eastAsia="zh-CN" w:bidi="ar"/>
                    <w:rPrChange w:id="776" w:author="lg" w:date="2026-01-14T17:12:38Z">
                      <w:rPr>
                        <w:rFonts w:hint="default" w:ascii="Cambria Math" w:hAnsi="Cambria Math"/>
                        <w:kern w:val="0"/>
                        <w:sz w:val="20"/>
                        <w:szCs w:val="20"/>
                        <w:highlight w:val="none"/>
                        <w:lang w:val="en-US" w:eastAsia="zh-CN" w:bidi="ar"/>
                      </w:rPr>
                    </w:rPrChange>
                  </w:rPr>
                  <m:t>))</m:t>
                </m:r>
                <m:ctrlPr>
                  <w:rPr>
                    <w:rFonts w:ascii="Cambria Math" w:hAnsi="Cambria Math"/>
                    <w:i/>
                    <w:kern w:val="0"/>
                    <w:sz w:val="21"/>
                    <w:szCs w:val="21"/>
                    <w:highlight w:val="none"/>
                    <w:lang w:bidi="ar"/>
                  </w:rPr>
                </m:ctrlPr>
              </m:e>
            </m:eqArr>
            <m:ctrlPr>
              <w:rPr>
                <w:rFonts w:ascii="Cambria Math" w:hAnsi="Cambria Math"/>
                <w:i/>
                <w:kern w:val="0"/>
                <w:sz w:val="21"/>
                <w:szCs w:val="21"/>
                <w:highlight w:val="none"/>
                <w:lang w:bidi="ar"/>
              </w:rPr>
            </m:ctrlPr>
          </m:e>
        </m:d>
      </m:oMath>
      <w:r>
        <w:rPr>
          <w:rFonts w:hint="eastAsia" w:hAnsi="Cambria Math"/>
          <w:i w:val="0"/>
          <w:kern w:val="0"/>
          <w:sz w:val="21"/>
          <w:szCs w:val="21"/>
          <w:highlight w:val="none"/>
          <w:lang w:val="en-US" w:eastAsia="zh-CN" w:bidi="ar"/>
          <w:rPrChange w:id="777" w:author="lg" w:date="2026-01-14T17:24:29Z">
            <w:rPr>
              <w:rFonts w:hint="eastAsia" w:hAnsi="Cambria Math"/>
              <w:i w:val="0"/>
              <w:kern w:val="0"/>
              <w:sz w:val="20"/>
              <w:szCs w:val="20"/>
              <w:highlight w:val="none"/>
              <w:lang w:val="en-US" w:eastAsia="zh-CN" w:bidi="ar"/>
            </w:rPr>
          </w:rPrChange>
        </w:rPr>
        <w:tab/>
      </w:r>
      <w:r>
        <w:rPr>
          <w:rFonts w:hint="eastAsia" w:hAnsi="Cambria Math"/>
          <w:i w:val="0"/>
          <w:kern w:val="0"/>
          <w:sz w:val="21"/>
          <w:szCs w:val="21"/>
          <w:highlight w:val="none"/>
          <w:lang w:val="en-US" w:eastAsia="zh-CN" w:bidi="ar"/>
          <w:rPrChange w:id="778" w:author="lg" w:date="2026-01-14T17:24:29Z">
            <w:rPr>
              <w:rFonts w:hint="eastAsia" w:hAnsi="Cambria Math"/>
              <w:i w:val="0"/>
              <w:kern w:val="0"/>
              <w:sz w:val="20"/>
              <w:szCs w:val="20"/>
              <w:highlight w:val="none"/>
              <w:lang w:val="en-US" w:eastAsia="zh-CN" w:bidi="ar"/>
            </w:rPr>
          </w:rPrChange>
        </w:rPr>
        <w:t xml:space="preserve"> </w:t>
      </w:r>
      <w:r>
        <w:rPr>
          <w:rFonts w:hint="default" w:ascii="Times New Roman" w:hAnsi="Times New Roman" w:cs="Times New Roman"/>
          <w:i w:val="0"/>
          <w:kern w:val="0"/>
          <w:sz w:val="21"/>
          <w:szCs w:val="21"/>
          <w:highlight w:val="none"/>
          <w:lang w:val="en-US" w:eastAsia="zh-CN" w:bidi="ar"/>
          <w:rPrChange w:id="779" w:author="lg" w:date="2026-01-14T17:24:29Z">
            <w:rPr>
              <w:rFonts w:hint="default" w:ascii="Times New Roman" w:hAnsi="Times New Roman" w:cs="Times New Roman"/>
              <w:i w:val="0"/>
              <w:kern w:val="0"/>
              <w:sz w:val="20"/>
              <w:szCs w:val="20"/>
              <w:highlight w:val="none"/>
              <w:lang w:val="en-US" w:eastAsia="zh-CN" w:bidi="ar"/>
            </w:rPr>
          </w:rPrChange>
        </w:rPr>
        <w:t>(</w:t>
      </w:r>
      <w:r>
        <w:rPr>
          <w:rFonts w:hint="eastAsia" w:cs="Times New Roman"/>
          <w:i w:val="0"/>
          <w:kern w:val="0"/>
          <w:sz w:val="21"/>
          <w:szCs w:val="21"/>
          <w:highlight w:val="none"/>
          <w:lang w:val="en-US" w:eastAsia="zh-CN" w:bidi="ar"/>
          <w:rPrChange w:id="780" w:author="lg" w:date="2026-01-14T17:24:29Z">
            <w:rPr>
              <w:rFonts w:hint="eastAsia" w:cs="Times New Roman"/>
              <w:i w:val="0"/>
              <w:kern w:val="0"/>
              <w:sz w:val="20"/>
              <w:szCs w:val="20"/>
              <w:highlight w:val="none"/>
              <w:lang w:val="en-US" w:eastAsia="zh-CN" w:bidi="ar"/>
            </w:rPr>
          </w:rPrChange>
        </w:rPr>
        <w:t>7</w:t>
      </w:r>
      <w:r>
        <w:rPr>
          <w:rFonts w:hint="default" w:ascii="Times New Roman" w:hAnsi="Times New Roman" w:cs="Times New Roman"/>
          <w:i w:val="0"/>
          <w:kern w:val="0"/>
          <w:sz w:val="21"/>
          <w:szCs w:val="21"/>
          <w:highlight w:val="none"/>
          <w:lang w:val="en-US" w:eastAsia="zh-CN" w:bidi="ar"/>
          <w:rPrChange w:id="781" w:author="lg" w:date="2026-01-14T17:24:29Z">
            <w:rPr>
              <w:rFonts w:hint="default" w:ascii="Times New Roman" w:hAnsi="Times New Roman" w:cs="Times New Roman"/>
              <w:i w:val="0"/>
              <w:kern w:val="0"/>
              <w:sz w:val="20"/>
              <w:szCs w:val="20"/>
              <w:highlight w:val="none"/>
              <w:lang w:val="en-US" w:eastAsia="zh-CN" w:bidi="ar"/>
            </w:rPr>
          </w:rPrChange>
        </w:rPr>
        <w:t>)</w:t>
      </w:r>
    </w:p>
    <w:p w14:paraId="6D8D4C7F">
      <w:pPr>
        <w:jc w:val="left"/>
        <w:rPr>
          <w:rFonts w:hint="default" w:hAnsi="Cambria Math"/>
          <w:b w:val="0"/>
          <w:i w:val="0"/>
          <w:position w:val="-10"/>
          <w:highlight w:val="none"/>
          <w:lang w:val="en-US" w:eastAsia="zh-CN"/>
        </w:rPr>
      </w:pPr>
      <w:r>
        <w:rPr>
          <w:rFonts w:hint="eastAsia" w:hAnsi="Cambria Math"/>
          <w:i w:val="0"/>
          <w:kern w:val="0"/>
          <w:sz w:val="21"/>
          <w:szCs w:val="21"/>
          <w:highlight w:val="none"/>
          <w:lang w:val="en-US" w:eastAsia="zh-CN" w:bidi="ar"/>
          <w:rPrChange w:id="782" w:author="lg" w:date="2026-01-14T17:24:29Z">
            <w:rPr>
              <w:rFonts w:hint="eastAsia" w:hAnsi="Cambria Math"/>
              <w:i w:val="0"/>
              <w:kern w:val="0"/>
              <w:sz w:val="20"/>
              <w:szCs w:val="20"/>
              <w:highlight w:val="none"/>
              <w:lang w:val="en-US" w:eastAsia="zh-CN" w:bidi="ar"/>
            </w:rPr>
          </w:rPrChange>
        </w:rPr>
        <w:t>式中，</w:t>
      </w:r>
      <m:oMath>
        <m:r>
          <m:rPr/>
          <w:rPr>
            <w:rFonts w:hint="default" w:ascii="Cambria Math" w:hAnsi="Cambria Math"/>
            <w:kern w:val="0"/>
            <w:sz w:val="21"/>
            <w:szCs w:val="21"/>
            <w:highlight w:val="none"/>
            <w:lang w:val="en-US" w:eastAsia="zh-CN" w:bidi="ar"/>
            <w:rPrChange w:id="783" w:author="lg" w:date="2026-01-14T17:12:44Z">
              <w:rPr>
                <w:rFonts w:hint="default" w:ascii="Cambria Math" w:hAnsi="Cambria Math"/>
                <w:kern w:val="0"/>
                <w:sz w:val="20"/>
                <w:szCs w:val="20"/>
                <w:highlight w:val="none"/>
                <w:lang w:val="en-US" w:eastAsia="zh-CN" w:bidi="ar"/>
              </w:rPr>
            </w:rPrChange>
          </w:rPr>
          <m:t>c</m:t>
        </m:r>
        <m:r>
          <m:rPr>
            <m:sty m:val="p"/>
          </m:rPr>
          <w:rPr>
            <w:rFonts w:hint="default" w:ascii="Cambria Math" w:hAnsi="Cambria Math"/>
            <w:kern w:val="0"/>
            <w:sz w:val="21"/>
            <w:szCs w:val="21"/>
            <w:highlight w:val="none"/>
            <w:lang w:val="en-US" w:eastAsia="zh-CN" w:bidi="ar"/>
            <w:rPrChange w:id="784" w:author="lg" w:date="2026-01-14T17:12:44Z">
              <w:rPr>
                <w:rFonts w:hint="default" w:ascii="Cambria Math" w:hAnsi="Cambria Math"/>
                <w:kern w:val="0"/>
                <w:sz w:val="20"/>
                <w:szCs w:val="20"/>
                <w:highlight w:val="none"/>
                <w:lang w:val="en-US" w:eastAsia="zh-CN" w:bidi="ar"/>
              </w:rPr>
            </w:rPrChange>
          </w:rPr>
          <m:t>=(1−</m:t>
        </m:r>
        <m:sSubSup>
          <w:bookmarkStart w:id="34" w:name="OLE_LINK32"/>
          <m:sSubSupPr>
            <m:ctrlPr>
              <w:rPr>
                <w:rFonts w:hint="default" w:ascii="Cambria Math" w:hAnsi="Cambria Math"/>
                <w:i w:val="0"/>
                <w:kern w:val="0"/>
                <w:sz w:val="21"/>
                <w:szCs w:val="21"/>
                <w:highlight w:val="none"/>
                <w:lang w:val="en-US" w:eastAsia="zh-CN" w:bidi="ar"/>
              </w:rPr>
            </m:ctrlPr>
          </m:sSubSupPr>
          <m:e>
            <m:r>
              <m:rPr/>
              <w:rPr>
                <w:rFonts w:hint="default" w:ascii="Cambria Math" w:hAnsi="Cambria Math"/>
                <w:kern w:val="0"/>
                <w:sz w:val="21"/>
                <w:szCs w:val="21"/>
                <w:highlight w:val="none"/>
                <w:lang w:val="en-US" w:eastAsia="zh-CN" w:bidi="ar"/>
                <w:rPrChange w:id="785" w:author="lg" w:date="2026-01-14T17:12:44Z">
                  <w:rPr>
                    <w:rFonts w:hint="default" w:ascii="Cambria Math" w:hAnsi="Cambria Math"/>
                    <w:kern w:val="0"/>
                    <w:sz w:val="20"/>
                    <w:szCs w:val="20"/>
                    <w:highlight w:val="none"/>
                    <w:lang w:val="en-US" w:eastAsia="zh-CN" w:bidi="ar"/>
                  </w:rPr>
                </w:rPrChange>
              </w:rPr>
              <m:t>f</m:t>
            </m:r>
            <m:ctrlPr>
              <w:rPr>
                <w:rFonts w:hint="default" w:ascii="Cambria Math" w:hAnsi="Cambria Math"/>
                <w:i w:val="0"/>
                <w:kern w:val="0"/>
                <w:sz w:val="21"/>
                <w:szCs w:val="21"/>
                <w:highlight w:val="none"/>
                <w:lang w:val="en-US" w:eastAsia="zh-CN" w:bidi="ar"/>
              </w:rPr>
            </m:ctrlPr>
          </m:e>
          <m:sub>
            <m:r>
              <m:rPr/>
              <w:rPr>
                <w:rFonts w:hint="default" w:ascii="Cambria Math" w:hAnsi="Cambria Math"/>
                <w:kern w:val="0"/>
                <w:sz w:val="21"/>
                <w:szCs w:val="21"/>
                <w:highlight w:val="none"/>
                <w:lang w:val="en-US" w:eastAsia="zh-CN" w:bidi="ar"/>
                <w:rPrChange w:id="786" w:author="lg" w:date="2026-01-14T17:12:44Z">
                  <w:rPr>
                    <w:rFonts w:hint="default" w:ascii="Cambria Math" w:hAnsi="Cambria Math"/>
                    <w:kern w:val="0"/>
                    <w:sz w:val="20"/>
                    <w:szCs w:val="20"/>
                    <w:highlight w:val="none"/>
                    <w:lang w:val="en-US" w:eastAsia="zh-CN" w:bidi="ar"/>
                  </w:rPr>
                </w:rPrChange>
              </w:rPr>
              <m:t>x</m:t>
            </m:r>
            <m:ctrlPr>
              <w:rPr>
                <w:rFonts w:hint="default" w:ascii="Cambria Math" w:hAnsi="Cambria Math"/>
                <w:i w:val="0"/>
                <w:kern w:val="0"/>
                <w:sz w:val="21"/>
                <w:szCs w:val="21"/>
                <w:highlight w:val="none"/>
                <w:lang w:val="en-US" w:eastAsia="zh-CN" w:bidi="ar"/>
              </w:rPr>
            </m:ctrlPr>
          </m:sub>
          <m:sup>
            <m:r>
              <m:rPr>
                <m:sty m:val="p"/>
              </m:rPr>
              <w:rPr>
                <w:rFonts w:hint="default" w:ascii="Cambria Math" w:hAnsi="Cambria Math"/>
                <w:kern w:val="0"/>
                <w:sz w:val="21"/>
                <w:szCs w:val="21"/>
                <w:highlight w:val="none"/>
                <w:lang w:val="en-US" w:eastAsia="zh-CN" w:bidi="ar"/>
                <w:rPrChange w:id="787" w:author="lg" w:date="2026-01-14T17:12:44Z">
                  <w:rPr>
                    <w:rFonts w:hint="default" w:ascii="Cambria Math" w:hAnsi="Cambria Math"/>
                    <w:kern w:val="0"/>
                    <w:sz w:val="20"/>
                    <w:szCs w:val="20"/>
                    <w:highlight w:val="none"/>
                    <w:lang w:val="en-US" w:eastAsia="zh-CN" w:bidi="ar"/>
                  </w:rPr>
                </w:rPrChange>
              </w:rPr>
              <m:t>2</m:t>
            </m:r>
            <w:bookmarkEnd w:id="34"/>
            <m:ctrlPr>
              <w:rPr>
                <w:rFonts w:hint="default" w:ascii="Cambria Math" w:hAnsi="Cambria Math"/>
                <w:i w:val="0"/>
                <w:kern w:val="0"/>
                <w:sz w:val="21"/>
                <w:szCs w:val="21"/>
                <w:highlight w:val="none"/>
                <w:lang w:val="en-US" w:eastAsia="zh-CN" w:bidi="ar"/>
              </w:rPr>
            </m:ctrlPr>
          </m:sup>
        </m:sSubSup>
        <m:r>
          <m:rPr>
            <m:sty m:val="p"/>
          </m:rPr>
          <w:rPr>
            <w:rFonts w:hint="default" w:ascii="Cambria Math" w:hAnsi="Cambria Math"/>
            <w:kern w:val="0"/>
            <w:sz w:val="21"/>
            <w:szCs w:val="21"/>
            <w:highlight w:val="none"/>
            <w:lang w:val="en-US" w:eastAsia="zh-CN" w:bidi="ar"/>
            <w:rPrChange w:id="788" w:author="lg" w:date="2026-01-14T17:12:44Z">
              <w:rPr>
                <w:rFonts w:hint="default" w:ascii="Cambria Math" w:hAnsi="Cambria Math"/>
                <w:kern w:val="0"/>
                <w:sz w:val="20"/>
                <w:szCs w:val="20"/>
                <w:highlight w:val="none"/>
                <w:lang w:val="en-US" w:eastAsia="zh-CN" w:bidi="ar"/>
              </w:rPr>
            </w:rPrChange>
          </w:rPr>
          <m:t>−</m:t>
        </m:r>
        <m:sSubSup>
          <m:sSubSupPr>
            <m:ctrlPr>
              <w:rPr>
                <w:rFonts w:hint="default" w:ascii="Cambria Math" w:hAnsi="Cambria Math"/>
                <w:i w:val="0"/>
                <w:kern w:val="0"/>
                <w:sz w:val="21"/>
                <w:szCs w:val="21"/>
                <w:highlight w:val="none"/>
                <w:lang w:val="en-US" w:eastAsia="zh-CN" w:bidi="ar"/>
              </w:rPr>
            </m:ctrlPr>
          </m:sSubSupPr>
          <m:e>
            <m:r>
              <m:rPr/>
              <w:rPr>
                <w:rFonts w:hint="default" w:ascii="Cambria Math" w:hAnsi="Cambria Math"/>
                <w:kern w:val="0"/>
                <w:sz w:val="21"/>
                <w:szCs w:val="21"/>
                <w:highlight w:val="none"/>
                <w:lang w:val="en-US" w:eastAsia="zh-CN" w:bidi="ar"/>
                <w:rPrChange w:id="789" w:author="lg" w:date="2026-01-14T17:12:44Z">
                  <w:rPr>
                    <w:rFonts w:hint="default" w:ascii="Cambria Math" w:hAnsi="Cambria Math"/>
                    <w:kern w:val="0"/>
                    <w:sz w:val="20"/>
                    <w:szCs w:val="20"/>
                    <w:highlight w:val="none"/>
                    <w:lang w:val="en-US" w:eastAsia="zh-CN" w:bidi="ar"/>
                  </w:rPr>
                </w:rPrChange>
              </w:rPr>
              <m:t>f</m:t>
            </m:r>
            <m:ctrlPr>
              <w:rPr>
                <w:rFonts w:hint="default" w:ascii="Cambria Math" w:hAnsi="Cambria Math"/>
                <w:i w:val="0"/>
                <w:kern w:val="0"/>
                <w:sz w:val="21"/>
                <w:szCs w:val="21"/>
                <w:highlight w:val="none"/>
                <w:lang w:val="en-US" w:eastAsia="zh-CN" w:bidi="ar"/>
              </w:rPr>
            </m:ctrlPr>
          </m:e>
          <m:sub>
            <m:r>
              <m:rPr/>
              <w:rPr>
                <w:rFonts w:hint="default" w:ascii="Cambria Math" w:hAnsi="Cambria Math"/>
                <w:kern w:val="0"/>
                <w:sz w:val="21"/>
                <w:szCs w:val="21"/>
                <w:highlight w:val="none"/>
                <w:lang w:val="en-US" w:eastAsia="zh-CN" w:bidi="ar"/>
                <w:rPrChange w:id="790" w:author="lg" w:date="2026-01-14T17:12:44Z">
                  <w:rPr>
                    <w:rFonts w:hint="default" w:ascii="Cambria Math" w:hAnsi="Cambria Math"/>
                    <w:kern w:val="0"/>
                    <w:sz w:val="20"/>
                    <w:szCs w:val="20"/>
                    <w:highlight w:val="none"/>
                    <w:lang w:val="en-US" w:eastAsia="zh-CN" w:bidi="ar"/>
                  </w:rPr>
                </w:rPrChange>
              </w:rPr>
              <m:t>y</m:t>
            </m:r>
            <m:ctrlPr>
              <w:rPr>
                <w:rFonts w:hint="default" w:ascii="Cambria Math" w:hAnsi="Cambria Math"/>
                <w:i w:val="0"/>
                <w:kern w:val="0"/>
                <w:sz w:val="21"/>
                <w:szCs w:val="21"/>
                <w:highlight w:val="none"/>
                <w:lang w:val="en-US" w:eastAsia="zh-CN" w:bidi="ar"/>
              </w:rPr>
            </m:ctrlPr>
          </m:sub>
          <m:sup>
            <m:r>
              <m:rPr>
                <m:sty m:val="p"/>
              </m:rPr>
              <w:rPr>
                <w:rFonts w:hint="default" w:ascii="Cambria Math" w:hAnsi="Cambria Math"/>
                <w:kern w:val="0"/>
                <w:sz w:val="21"/>
                <w:szCs w:val="21"/>
                <w:highlight w:val="none"/>
                <w:lang w:val="en-US" w:eastAsia="zh-CN" w:bidi="ar"/>
                <w:rPrChange w:id="791" w:author="lg" w:date="2026-01-14T17:12:44Z">
                  <w:rPr>
                    <w:rFonts w:hint="default" w:ascii="Cambria Math" w:hAnsi="Cambria Math"/>
                    <w:kern w:val="0"/>
                    <w:sz w:val="20"/>
                    <w:szCs w:val="20"/>
                    <w:highlight w:val="none"/>
                    <w:lang w:val="en-US" w:eastAsia="zh-CN" w:bidi="ar"/>
                  </w:rPr>
                </w:rPrChange>
              </w:rPr>
              <m:t>2</m:t>
            </m:r>
            <m:ctrlPr>
              <w:rPr>
                <w:rFonts w:hint="default" w:ascii="Cambria Math" w:hAnsi="Cambria Math"/>
                <w:i w:val="0"/>
                <w:kern w:val="0"/>
                <w:sz w:val="21"/>
                <w:szCs w:val="21"/>
                <w:highlight w:val="none"/>
                <w:lang w:val="en-US" w:eastAsia="zh-CN" w:bidi="ar"/>
              </w:rPr>
            </m:ctrlPr>
          </m:sup>
        </m:sSubSup>
        <m:r>
          <m:rPr>
            <m:sty m:val="p"/>
          </m:rPr>
          <w:rPr>
            <w:rFonts w:hint="default" w:ascii="Cambria Math" w:hAnsi="Cambria Math"/>
            <w:kern w:val="0"/>
            <w:sz w:val="21"/>
            <w:szCs w:val="21"/>
            <w:highlight w:val="none"/>
            <w:lang w:val="en-US" w:eastAsia="zh-CN" w:bidi="ar"/>
            <w:rPrChange w:id="792" w:author="lg" w:date="2026-01-14T17:12:44Z">
              <w:rPr>
                <w:rFonts w:hint="default" w:ascii="Cambria Math" w:hAnsi="Cambria Math"/>
                <w:kern w:val="0"/>
                <w:sz w:val="20"/>
                <w:szCs w:val="20"/>
                <w:highlight w:val="none"/>
                <w:lang w:val="en-US" w:eastAsia="zh-CN" w:bidi="ar"/>
              </w:rPr>
            </w:rPrChange>
          </w:rPr>
          <m:t>−</m:t>
        </m:r>
        <m:sSup>
          <m:sSupPr>
            <m:ctrlPr>
              <w:rPr>
                <w:rFonts w:hint="default" w:ascii="Cambria Math" w:hAnsi="Cambria Math"/>
                <w:i w:val="0"/>
                <w:kern w:val="0"/>
                <w:sz w:val="21"/>
                <w:szCs w:val="21"/>
                <w:highlight w:val="none"/>
                <w:lang w:val="en-US" w:eastAsia="zh-CN" w:bidi="ar"/>
              </w:rPr>
            </m:ctrlPr>
          </m:sSupPr>
          <m:e>
            <m:r>
              <m:rPr/>
              <w:rPr>
                <w:rFonts w:hint="default" w:ascii="Cambria Math" w:hAnsi="Cambria Math"/>
                <w:kern w:val="0"/>
                <w:sz w:val="21"/>
                <w:szCs w:val="21"/>
                <w:highlight w:val="none"/>
                <w:lang w:val="en-US" w:eastAsia="zh-CN" w:bidi="ar"/>
                <w:rPrChange w:id="793" w:author="lg" w:date="2026-01-14T17:12:44Z">
                  <w:rPr>
                    <w:rFonts w:hint="default" w:ascii="Cambria Math" w:hAnsi="Cambria Math"/>
                    <w:kern w:val="0"/>
                    <w:sz w:val="20"/>
                    <w:szCs w:val="20"/>
                    <w:highlight w:val="none"/>
                    <w:lang w:val="en-US" w:eastAsia="zh-CN" w:bidi="ar"/>
                  </w:rPr>
                </w:rPrChange>
              </w:rPr>
              <m:t>k</m:t>
            </m:r>
            <m:ctrlPr>
              <w:rPr>
                <w:rFonts w:hint="default" w:ascii="Cambria Math" w:hAnsi="Cambria Math"/>
                <w:i w:val="0"/>
                <w:kern w:val="0"/>
                <w:sz w:val="21"/>
                <w:szCs w:val="21"/>
                <w:highlight w:val="none"/>
                <w:lang w:val="en-US" w:eastAsia="zh-CN" w:bidi="ar"/>
              </w:rPr>
            </m:ctrlPr>
          </m:e>
          <m:sup>
            <m:r>
              <m:rPr>
                <m:sty m:val="p"/>
              </m:rPr>
              <w:rPr>
                <w:rFonts w:hint="default" w:ascii="Cambria Math" w:hAnsi="Cambria Math"/>
                <w:kern w:val="0"/>
                <w:sz w:val="21"/>
                <w:szCs w:val="21"/>
                <w:highlight w:val="none"/>
                <w:lang w:val="en-US" w:eastAsia="zh-CN" w:bidi="ar"/>
                <w:rPrChange w:id="794" w:author="lg" w:date="2026-01-14T17:12:44Z">
                  <w:rPr>
                    <w:rFonts w:hint="default" w:ascii="Cambria Math" w:hAnsi="Cambria Math"/>
                    <w:kern w:val="0"/>
                    <w:sz w:val="20"/>
                    <w:szCs w:val="20"/>
                    <w:highlight w:val="none"/>
                    <w:lang w:val="en-US" w:eastAsia="zh-CN" w:bidi="ar"/>
                  </w:rPr>
                </w:rPrChange>
              </w:rPr>
              <m:t>2</m:t>
            </m:r>
            <m:ctrlPr>
              <w:rPr>
                <w:rFonts w:hint="default" w:ascii="Cambria Math" w:hAnsi="Cambria Math"/>
                <w:i w:val="0"/>
                <w:kern w:val="0"/>
                <w:sz w:val="21"/>
                <w:szCs w:val="21"/>
                <w:highlight w:val="none"/>
                <w:lang w:val="en-US" w:eastAsia="zh-CN" w:bidi="ar"/>
              </w:rPr>
            </m:ctrlPr>
          </m:sup>
        </m:sSup>
        <m:r>
          <m:rPr>
            <m:sty m:val="p"/>
          </m:rPr>
          <w:rPr>
            <w:rFonts w:hint="default" w:ascii="Cambria Math" w:hAnsi="Cambria Math"/>
            <w:kern w:val="0"/>
            <w:sz w:val="21"/>
            <w:szCs w:val="21"/>
            <w:highlight w:val="none"/>
            <w:lang w:val="en-US" w:eastAsia="zh-CN" w:bidi="ar"/>
            <w:rPrChange w:id="795" w:author="lg" w:date="2026-01-14T17:12:44Z">
              <w:rPr>
                <w:rFonts w:hint="default" w:ascii="Cambria Math" w:hAnsi="Cambria Math"/>
                <w:kern w:val="0"/>
                <w:sz w:val="20"/>
                <w:szCs w:val="20"/>
                <w:highlight w:val="none"/>
                <w:lang w:val="en-US" w:eastAsia="zh-CN" w:bidi="ar"/>
              </w:rPr>
            </w:rPrChange>
          </w:rPr>
          <m:t>)</m:t>
        </m:r>
      </m:oMath>
      <w:r>
        <w:rPr>
          <w:rFonts w:hint="eastAsia" w:hAnsi="Cambria Math"/>
          <w:i w:val="0"/>
          <w:kern w:val="0"/>
          <w:sz w:val="21"/>
          <w:szCs w:val="21"/>
          <w:highlight w:val="none"/>
          <w:lang w:val="en-US" w:eastAsia="zh-CN" w:bidi="ar"/>
          <w:rPrChange w:id="796" w:author="lg" w:date="2026-01-14T17:24:29Z">
            <w:rPr>
              <w:rFonts w:hint="eastAsia" w:hAnsi="Cambria Math"/>
              <w:i w:val="0"/>
              <w:kern w:val="0"/>
              <w:sz w:val="20"/>
              <w:szCs w:val="20"/>
              <w:highlight w:val="none"/>
              <w:lang w:val="en-US" w:eastAsia="zh-CN" w:bidi="ar"/>
            </w:rPr>
          </w:rPrChange>
        </w:rPr>
        <w:t>。</w:t>
      </w:r>
    </w:p>
    <w:p w14:paraId="3186F39C">
      <w:pPr>
        <w:ind w:firstLine="420" w:firstLineChars="0"/>
        <w:jc w:val="left"/>
        <w:rPr>
          <w:rFonts w:hint="eastAsia" w:ascii="Times New Roman" w:hAnsi="Times New Roman" w:cs="Times New Roman"/>
          <w:position w:val="-10"/>
          <w:highlight w:val="none"/>
          <w:lang w:val="en-US" w:eastAsia="zh-CN"/>
        </w:rPr>
      </w:pPr>
      <w:r>
        <w:rPr>
          <w:rFonts w:hint="default" w:ascii="Times New Roman" w:hAnsi="Times New Roman" w:cs="Times New Roman"/>
          <w:position w:val="-10"/>
          <w:highlight w:val="none"/>
          <w:lang w:val="en-US" w:eastAsia="zh-CN"/>
        </w:rPr>
        <w:t>将</w:t>
      </w:r>
      <m:oMath>
        <m:r>
          <m:rPr/>
          <w:rPr>
            <w:rFonts w:ascii="Cambria Math" w:hAnsi="Cambria Math" w:cs="Times New Roman"/>
            <w:position w:val="-10"/>
            <w:highlight w:val="none"/>
            <w:lang w:val="en-US"/>
          </w:rPr>
          <m:t>θ</m:t>
        </m:r>
      </m:oMath>
      <w:r>
        <w:rPr>
          <w:rFonts w:hint="eastAsia" w:hAnsi="Cambria Math" w:cs="Times New Roman"/>
          <w:i w:val="0"/>
          <w:iCs w:val="0"/>
          <w:position w:val="-10"/>
          <w:highlight w:val="none"/>
          <w:vertAlign w:val="subscript"/>
          <w:lang w:val="en-US" w:eastAsia="zh-CN"/>
          <w:rPrChange w:id="797" w:author="lg" w:date="2026-01-14T17:24:29Z">
            <w:rPr>
              <w:rFonts w:hint="eastAsia" w:hAnsi="Cambria Math" w:cs="Times New Roman"/>
              <w:i/>
              <w:iCs/>
              <w:position w:val="-10"/>
              <w:highlight w:val="none"/>
              <w:vertAlign w:val="subscript"/>
              <w:lang w:val="en-US" w:eastAsia="zh-CN"/>
            </w:rPr>
          </w:rPrChange>
        </w:rPr>
        <w:t>B</w:t>
      </w:r>
      <w:r>
        <w:rPr>
          <w:rFonts w:hint="default" w:ascii="Times New Roman" w:hAnsi="Times New Roman" w:cs="Times New Roman"/>
          <w:position w:val="-10"/>
          <w:highlight w:val="none"/>
          <w:lang w:val="en-US" w:eastAsia="zh-CN"/>
        </w:rPr>
        <w:t>带入</w:t>
      </w:r>
      <w:r>
        <w:rPr>
          <w:rFonts w:hint="eastAsia" w:ascii="Times New Roman" w:hAnsi="Times New Roman" w:cs="Times New Roman"/>
          <w:position w:val="-10"/>
          <w:highlight w:val="none"/>
          <w:lang w:val="en-US" w:eastAsia="zh-CN"/>
        </w:rPr>
        <w:t>公式</w:t>
      </w:r>
      <w:r>
        <w:rPr>
          <w:rFonts w:hint="default" w:ascii="Times New Roman" w:hAnsi="Times New Roman" w:cs="Times New Roman"/>
          <w:position w:val="-10"/>
          <w:highlight w:val="none"/>
          <w:lang w:val="en-US" w:eastAsia="zh-CN"/>
        </w:rPr>
        <w:t>(3)得到</w:t>
      </w:r>
      <w:r>
        <w:rPr>
          <w:rFonts w:hint="eastAsia" w:ascii="Times New Roman" w:hAnsi="Times New Roman" w:cs="Times New Roman"/>
          <w:position w:val="-10"/>
          <w:highlight w:val="none"/>
          <w:lang w:val="en-US" w:eastAsia="zh-CN"/>
        </w:rPr>
        <w:t>圆</w:t>
      </w:r>
      <w:r>
        <w:rPr>
          <w:rFonts w:hint="eastAsia" w:ascii="Times New Roman" w:hAnsi="Times New Roman" w:cs="Times New Roman"/>
          <w:i/>
          <w:iCs/>
          <w:position w:val="-10"/>
          <w:highlight w:val="none"/>
          <w:lang w:val="en-US" w:eastAsia="zh-CN"/>
        </w:rPr>
        <w:t>A</w:t>
      </w:r>
      <w:r>
        <w:rPr>
          <w:rFonts w:hint="eastAsia" w:ascii="Times New Roman" w:hAnsi="Times New Roman" w:cs="Times New Roman"/>
          <w:position w:val="-10"/>
          <w:highlight w:val="none"/>
          <w:lang w:val="en-US" w:eastAsia="zh-CN"/>
        </w:rPr>
        <w:t>和圆</w:t>
      </w:r>
      <w:r>
        <w:rPr>
          <w:rFonts w:hint="eastAsia" w:ascii="Times New Roman" w:hAnsi="Times New Roman" w:cs="Times New Roman"/>
          <w:i/>
          <w:iCs/>
          <w:position w:val="-10"/>
          <w:highlight w:val="none"/>
          <w:lang w:val="en-US" w:eastAsia="zh-CN"/>
        </w:rPr>
        <w:t>B</w:t>
      </w:r>
      <w:r>
        <w:rPr>
          <w:rFonts w:hint="eastAsia" w:ascii="Times New Roman" w:hAnsi="Times New Roman" w:cs="Times New Roman"/>
          <w:position w:val="-10"/>
          <w:highlight w:val="none"/>
          <w:lang w:val="en-US" w:eastAsia="zh-CN"/>
        </w:rPr>
        <w:t>的两个交点。当公式(</w:t>
      </w:r>
      <w:r>
        <w:rPr>
          <w:rFonts w:hint="eastAsia" w:cs="Times New Roman"/>
          <w:position w:val="-10"/>
          <w:highlight w:val="none"/>
          <w:lang w:val="en-US" w:eastAsia="zh-CN"/>
        </w:rPr>
        <w:t>7</w:t>
      </w:r>
      <w:r>
        <w:rPr>
          <w:rFonts w:hint="eastAsia" w:ascii="Times New Roman" w:hAnsi="Times New Roman" w:cs="Times New Roman"/>
          <w:position w:val="-10"/>
          <w:highlight w:val="none"/>
          <w:lang w:val="en-US" w:eastAsia="zh-CN"/>
        </w:rPr>
        <w:t>)取正号时，可得到点</w:t>
      </w:r>
      <w:r>
        <w:rPr>
          <w:rFonts w:hint="eastAsia" w:ascii="Times New Roman" w:hAnsi="Times New Roman" w:cs="Times New Roman"/>
          <w:i/>
          <w:iCs/>
          <w:position w:val="-10"/>
          <w:highlight w:val="none"/>
          <w:lang w:val="en-US" w:eastAsia="zh-CN"/>
        </w:rPr>
        <w:t>E</w:t>
      </w:r>
      <w:r>
        <w:rPr>
          <w:rFonts w:hint="eastAsia" w:ascii="Times New Roman" w:hAnsi="Times New Roman" w:cs="Times New Roman"/>
          <w:position w:val="-10"/>
          <w:highlight w:val="none"/>
          <w:lang w:val="en-US" w:eastAsia="zh-CN"/>
        </w:rPr>
        <w:t>的位移方程，它是关于时间</w:t>
      </w:r>
      <w:r>
        <w:rPr>
          <w:rFonts w:hint="eastAsia" w:ascii="Times New Roman" w:hAnsi="Times New Roman" w:cs="Times New Roman"/>
          <w:i/>
          <w:iCs/>
          <w:position w:val="-10"/>
          <w:highlight w:val="none"/>
          <w:lang w:val="en-US" w:eastAsia="zh-CN"/>
        </w:rPr>
        <w:t>t</w:t>
      </w:r>
      <w:r>
        <w:rPr>
          <w:rFonts w:hint="eastAsia" w:ascii="Times New Roman" w:hAnsi="Times New Roman" w:cs="Times New Roman"/>
          <w:position w:val="-10"/>
          <w:highlight w:val="none"/>
          <w:lang w:val="en-US" w:eastAsia="zh-CN"/>
        </w:rPr>
        <w:t>的非线性函数：</w:t>
      </w:r>
    </w:p>
    <w:p w14:paraId="16202812">
      <w:pPr>
        <w:ind w:firstLine="0" w:firstLineChars="0"/>
        <w:jc w:val="right"/>
        <w:rPr>
          <w:ins w:id="798" w:author="lg" w:date="2026-01-14T21:02:19Z"/>
          <w:rFonts w:hAnsi="Cambria Math"/>
          <w:i w:val="0"/>
          <w:kern w:val="0"/>
          <w:sz w:val="21"/>
          <w:szCs w:val="21"/>
          <w:highlight w:val="none"/>
          <w:lang w:bidi="ar"/>
        </w:rPr>
      </w:pPr>
    </w:p>
    <w:p w14:paraId="0E5299FD">
      <w:pPr>
        <w:ind w:firstLine="0" w:firstLineChars="0"/>
        <w:jc w:val="right"/>
        <w:rPr>
          <w:ins w:id="799" w:author="lg" w:date="2026-01-14T21:02:40Z"/>
          <w:rFonts w:hAnsi="Cambria Math"/>
          <w:i w:val="0"/>
          <w:kern w:val="0"/>
          <w:sz w:val="21"/>
          <w:szCs w:val="21"/>
          <w:highlight w:val="none"/>
          <w:lang w:bidi="ar"/>
        </w:rPr>
      </w:pPr>
    </w:p>
    <w:p w14:paraId="6684A8F3">
      <w:pPr>
        <w:ind w:firstLine="0" w:firstLineChars="0"/>
        <w:jc w:val="right"/>
        <w:rPr>
          <w:ins w:id="800" w:author="lg" w:date="2026-01-14T21:02:20Z"/>
          <w:rFonts w:hAnsi="Cambria Math"/>
          <w:i w:val="0"/>
          <w:kern w:val="0"/>
          <w:sz w:val="21"/>
          <w:szCs w:val="21"/>
          <w:highlight w:val="none"/>
          <w:lang w:bidi="ar"/>
        </w:rPr>
      </w:pPr>
    </w:p>
    <w:p w14:paraId="2B454EE5">
      <w:pPr>
        <w:ind w:firstLine="0" w:firstLineChars="0"/>
        <w:jc w:val="both"/>
        <w:rPr>
          <w:ins w:id="802" w:author="lg" w:date="2026-01-14T20:55:10Z"/>
          <w:rFonts w:hAnsi="Cambria Math"/>
          <w:i w:val="0"/>
          <w:kern w:val="0"/>
          <w:sz w:val="21"/>
          <w:szCs w:val="21"/>
          <w:highlight w:val="none"/>
          <w:lang w:bidi="ar"/>
        </w:rPr>
        <w:sectPr>
          <w:type w:val="continuous"/>
          <w:pgSz w:w="11906" w:h="14740"/>
          <w:pgMar w:top="1134" w:right="1134" w:bottom="1134" w:left="1134" w:header="851" w:footer="992" w:gutter="0"/>
          <w:cols w:equalWidth="0" w:num="2">
            <w:col w:w="4607" w:space="425"/>
            <w:col w:w="4606"/>
          </w:cols>
          <w:rtlGutter w:val="0"/>
          <w:docGrid w:type="lines" w:linePitch="312" w:charSpace="0"/>
        </w:sectPr>
        <w:pPrChange w:id="801" w:author="lg" w:date="2026-01-14T21:02:24Z">
          <w:pPr>
            <w:ind w:firstLine="0" w:firstLineChars="0"/>
            <w:jc w:val="right"/>
          </w:pPr>
        </w:pPrChange>
      </w:pPr>
    </w:p>
    <w:p w14:paraId="592DF64D">
      <w:pPr>
        <w:ind w:firstLine="0" w:firstLineChars="0"/>
        <w:jc w:val="right"/>
        <w:rPr>
          <w:ins w:id="803" w:author="lg" w:date="2026-01-14T21:02:35Z"/>
          <w:rFonts w:hint="eastAsia" w:hAnsi="Cambria Math"/>
          <w:i w:val="0"/>
          <w:kern w:val="0"/>
          <w:sz w:val="21"/>
          <w:szCs w:val="21"/>
          <w:highlight w:val="none"/>
          <w:lang w:val="en-US" w:eastAsia="zh-CN" w:bidi="ar"/>
        </w:rPr>
      </w:pPr>
      <m:oMath>
        <m:d>
          <m:dPr>
            <m:begChr m:val="{"/>
            <m:endChr m:val=""/>
            <m:ctrlPr>
              <w:ins w:id="804" w:author="lg" w:date="2026-01-14T21:01:27Z">
                <w:rPr>
                  <w:rFonts w:ascii="Cambria Math" w:hAnsi="Cambria Math"/>
                  <w:i w:val="0"/>
                  <w:kern w:val="0"/>
                  <w:sz w:val="21"/>
                  <w:szCs w:val="21"/>
                  <w:highlight w:val="none"/>
                  <w:lang w:bidi="ar"/>
                </w:rPr>
              </w:ins>
            </m:ctrlPr>
          </m:dPr>
          <m:e>
            <m:eqArr>
              <m:eqArrPr>
                <m:ctrlPr>
                  <w:ins w:id="805" w:author="lg" w:date="2026-01-14T21:01:27Z">
                    <w:rPr>
                      <w:rFonts w:ascii="Cambria Math" w:hAnsi="Cambria Math"/>
                      <w:i w:val="0"/>
                      <w:kern w:val="0"/>
                      <w:sz w:val="21"/>
                      <w:szCs w:val="21"/>
                      <w:highlight w:val="none"/>
                      <w:lang w:bidi="ar"/>
                    </w:rPr>
                  </w:ins>
                </m:ctrlPr>
              </m:eqArrPr>
              <m:e>
                <m:sSub>
                  <m:sSubPr>
                    <m:ctrlPr>
                      <w:ins w:id="806" w:author="lg" w:date="2026-01-14T20:59:37Z">
                        <w:rPr>
                          <w:rFonts w:ascii="Cambria Math" w:hAnsi="Cambria Math"/>
                          <w:i/>
                          <w:kern w:val="0"/>
                          <w:sz w:val="21"/>
                          <w:szCs w:val="21"/>
                          <w:highlight w:val="none"/>
                          <w:lang w:bidi="ar"/>
                        </w:rPr>
                      </w:ins>
                    </m:ctrlPr>
                  </m:sSubPr>
                  <m:e>
                    <w:ins w:id="807" w:author="lg" w:date="2026-01-14T20:59:37Z">
                      <m:r>
                        <m:rPr/>
                        <w:rPr>
                          <w:rFonts w:hint="default" w:ascii="Cambria Math" w:hAnsi="Cambria Math"/>
                          <w:kern w:val="0"/>
                          <w:sz w:val="21"/>
                          <w:szCs w:val="21"/>
                          <w:highlight w:val="none"/>
                          <w:lang w:val="en-US" w:eastAsia="zh-CN" w:bidi="ar"/>
                        </w:rPr>
                        <m:t>x</m:t>
                      </m:r>
                    </w:ins>
                    <m:ctrlPr>
                      <w:ins w:id="808" w:author="lg" w:date="2026-01-14T20:59:37Z">
                        <w:rPr>
                          <w:rFonts w:ascii="Cambria Math" w:hAnsi="Cambria Math"/>
                          <w:i/>
                          <w:kern w:val="0"/>
                          <w:sz w:val="21"/>
                          <w:szCs w:val="21"/>
                          <w:highlight w:val="none"/>
                          <w:lang w:bidi="ar"/>
                        </w:rPr>
                      </w:ins>
                    </m:ctrlPr>
                  </m:e>
                  <m:sub>
                    <w:ins w:id="809" w:author="lg" w:date="2026-01-14T20:59:37Z">
                      <m:r>
                        <m:rPr/>
                        <w:rPr>
                          <w:rFonts w:hint="default" w:ascii="Cambria Math" w:hAnsi="Cambria Math"/>
                          <w:kern w:val="0"/>
                          <w:sz w:val="21"/>
                          <w:szCs w:val="21"/>
                          <w:highlight w:val="none"/>
                          <w:lang w:val="en-US" w:eastAsia="zh-CN" w:bidi="ar"/>
                        </w:rPr>
                        <m:t>E</m:t>
                      </m:r>
                    </w:ins>
                    <m:ctrlPr>
                      <w:ins w:id="810" w:author="lg" w:date="2026-01-14T20:59:37Z">
                        <w:rPr>
                          <w:rFonts w:ascii="Cambria Math" w:hAnsi="Cambria Math"/>
                          <w:i/>
                          <w:kern w:val="0"/>
                          <w:sz w:val="21"/>
                          <w:szCs w:val="21"/>
                          <w:highlight w:val="none"/>
                          <w:lang w:bidi="ar"/>
                        </w:rPr>
                      </w:ins>
                    </m:ctrlPr>
                  </m:sub>
                </m:sSub>
                <w:ins w:id="811" w:author="lg" w:date="2026-01-14T20:59:37Z">
                  <m:r>
                    <m:rPr/>
                    <w:rPr>
                      <w:rFonts w:hint="default" w:ascii="Cambria Math" w:hAnsi="Cambria Math"/>
                      <w:kern w:val="0"/>
                      <w:sz w:val="21"/>
                      <w:szCs w:val="21"/>
                      <w:highlight w:val="none"/>
                      <w:lang w:val="en-US" w:eastAsia="zh-CN" w:bidi="ar"/>
                    </w:rPr>
                    <m:t>(t)=</m:t>
                  </m:r>
                </w:ins>
                <m:sSub>
                  <m:sSubPr>
                    <m:ctrlPr>
                      <w:ins w:id="812" w:author="lg" w:date="2026-01-14T20:59:37Z">
                        <w:rPr>
                          <w:rFonts w:hint="default" w:ascii="Cambria Math" w:hAnsi="Cambria Math"/>
                          <w:i/>
                          <w:kern w:val="0"/>
                          <w:sz w:val="21"/>
                          <w:szCs w:val="21"/>
                          <w:highlight w:val="none"/>
                          <w:lang w:val="en-US" w:eastAsia="zh-CN" w:bidi="ar"/>
                        </w:rPr>
                      </w:ins>
                    </m:ctrlPr>
                  </m:sSubPr>
                  <m:e>
                    <w:ins w:id="813" w:author="lg" w:date="2026-01-14T20:59:37Z">
                      <m:r>
                        <m:rPr/>
                        <w:rPr>
                          <w:rFonts w:hint="default" w:ascii="Cambria Math" w:hAnsi="Cambria Math"/>
                          <w:kern w:val="0"/>
                          <w:sz w:val="21"/>
                          <w:szCs w:val="21"/>
                          <w:highlight w:val="none"/>
                          <w:lang w:val="en-US" w:eastAsia="zh-CN" w:bidi="ar"/>
                        </w:rPr>
                        <m:t>r</m:t>
                      </m:r>
                    </w:ins>
                    <m:ctrlPr>
                      <w:ins w:id="814" w:author="lg" w:date="2026-01-14T20:59:37Z">
                        <w:rPr>
                          <w:rFonts w:hint="default" w:ascii="Cambria Math" w:hAnsi="Cambria Math"/>
                          <w:i/>
                          <w:kern w:val="0"/>
                          <w:sz w:val="21"/>
                          <w:szCs w:val="21"/>
                          <w:highlight w:val="none"/>
                          <w:lang w:val="en-US" w:eastAsia="zh-CN" w:bidi="ar"/>
                        </w:rPr>
                      </w:ins>
                    </m:ctrlPr>
                  </m:e>
                  <m:sub>
                    <w:ins w:id="815" w:author="lg" w:date="2026-01-14T20:59:37Z">
                      <m:r>
                        <m:rPr>
                          <m:sty m:val="p"/>
                        </m:rPr>
                        <w:rPr>
                          <w:rFonts w:hint="default" w:ascii="Cambria Math" w:hAnsi="Cambria Math"/>
                          <w:kern w:val="0"/>
                          <w:sz w:val="21"/>
                          <w:szCs w:val="21"/>
                          <w:highlight w:val="none"/>
                          <w:lang w:val="en-US" w:eastAsia="zh-CN" w:bidi="ar"/>
                        </w:rPr>
                        <m:t>o</m:t>
                      </m:r>
                    </w:ins>
                    <m:ctrlPr>
                      <w:ins w:id="816" w:author="lg" w:date="2026-01-14T20:59:37Z">
                        <w:rPr>
                          <w:rFonts w:hint="default" w:ascii="Cambria Math" w:hAnsi="Cambria Math"/>
                          <w:i/>
                          <w:kern w:val="0"/>
                          <w:sz w:val="21"/>
                          <w:szCs w:val="21"/>
                          <w:highlight w:val="none"/>
                          <w:lang w:val="en-US" w:eastAsia="zh-CN" w:bidi="ar"/>
                        </w:rPr>
                      </w:ins>
                    </m:ctrlPr>
                  </m:sub>
                </m:sSub>
                <w:ins w:id="817" w:author="lg" w:date="2026-01-14T20:59:37Z">
                  <m:r>
                    <m:rPr/>
                    <w:rPr>
                      <w:rFonts w:hint="default" w:ascii="Cambria Math" w:hAnsi="Cambria Math"/>
                      <w:kern w:val="0"/>
                      <w:sz w:val="21"/>
                      <w:szCs w:val="21"/>
                      <w:highlight w:val="none"/>
                      <w:lang w:val="en-US" w:eastAsia="zh-CN" w:bidi="ar"/>
                    </w:rPr>
                    <m:t>cos(</m:t>
                  </m:r>
                </w:ins>
                <w:ins w:id="818" w:author="lg" w:date="2026-01-14T20:59:37Z">
                  <m:r>
                    <m:rPr/>
                    <w:rPr>
                      <w:rFonts w:ascii="Cambria Math" w:hAnsi="Cambria Math"/>
                      <w:kern w:val="0"/>
                      <w:sz w:val="21"/>
                      <w:szCs w:val="21"/>
                      <w:highlight w:val="none"/>
                      <w:lang w:val="en-US" w:bidi="ar"/>
                    </w:rPr>
                    <m:t>ω</m:t>
                  </m:r>
                </w:ins>
                <w:ins w:id="819" w:author="lg" w:date="2026-01-14T20:59:37Z">
                  <m:r>
                    <m:rPr/>
                    <w:rPr>
                      <w:rFonts w:hint="default" w:ascii="Cambria Math" w:hAnsi="Cambria Math"/>
                      <w:kern w:val="0"/>
                      <w:sz w:val="21"/>
                      <w:szCs w:val="21"/>
                      <w:highlight w:val="none"/>
                      <w:lang w:val="en-US" w:eastAsia="zh-CN" w:bidi="ar"/>
                    </w:rPr>
                    <m:t>t+</m:t>
                  </m:r>
                </w:ins>
                <m:sSub>
                  <m:sSubPr>
                    <m:ctrlPr>
                      <w:ins w:id="820" w:author="lg" w:date="2026-01-14T20:59:37Z">
                        <w:rPr>
                          <w:rFonts w:hint="default" w:ascii="Cambria Math" w:hAnsi="Cambria Math"/>
                          <w:i/>
                          <w:kern w:val="0"/>
                          <w:sz w:val="21"/>
                          <w:szCs w:val="21"/>
                          <w:highlight w:val="none"/>
                          <w:lang w:val="en-US" w:eastAsia="zh-CN" w:bidi="ar"/>
                        </w:rPr>
                      </w:ins>
                    </m:ctrlPr>
                  </m:sSubPr>
                  <m:e>
                    <w:ins w:id="821" w:author="lg" w:date="2026-01-14T20:59:37Z">
                      <m:r>
                        <m:rPr/>
                        <w:rPr>
                          <w:rFonts w:ascii="Cambria Math" w:hAnsi="Cambria Math"/>
                          <w:kern w:val="0"/>
                          <w:sz w:val="21"/>
                          <w:szCs w:val="21"/>
                          <w:highlight w:val="none"/>
                          <w:lang w:val="en-US" w:bidi="ar"/>
                        </w:rPr>
                        <m:t>α</m:t>
                      </m:r>
                    </w:ins>
                    <m:ctrlPr>
                      <w:ins w:id="822" w:author="lg" w:date="2026-01-14T20:59:37Z">
                        <w:rPr>
                          <w:rFonts w:hint="default" w:ascii="Cambria Math" w:hAnsi="Cambria Math"/>
                          <w:i/>
                          <w:kern w:val="0"/>
                          <w:sz w:val="21"/>
                          <w:szCs w:val="21"/>
                          <w:highlight w:val="none"/>
                          <w:lang w:val="en-US" w:eastAsia="zh-CN" w:bidi="ar"/>
                        </w:rPr>
                      </w:ins>
                    </m:ctrlPr>
                  </m:e>
                  <m:sub>
                    <w:ins w:id="823" w:author="lg" w:date="2026-01-14T20:59:37Z">
                      <m:r>
                        <m:rPr/>
                        <w:rPr>
                          <w:rFonts w:hint="default" w:ascii="Cambria Math" w:hAnsi="Cambria Math"/>
                          <w:kern w:val="0"/>
                          <w:sz w:val="21"/>
                          <w:szCs w:val="21"/>
                          <w:highlight w:val="none"/>
                          <w:lang w:val="en-US" w:eastAsia="zh-CN" w:bidi="ar"/>
                        </w:rPr>
                        <m:t>0</m:t>
                      </m:r>
                    </w:ins>
                    <m:ctrlPr>
                      <w:ins w:id="824" w:author="lg" w:date="2026-01-14T20:59:37Z">
                        <w:rPr>
                          <w:rFonts w:hint="default" w:ascii="Cambria Math" w:hAnsi="Cambria Math"/>
                          <w:i/>
                          <w:kern w:val="0"/>
                          <w:sz w:val="21"/>
                          <w:szCs w:val="21"/>
                          <w:highlight w:val="none"/>
                          <w:lang w:val="en-US" w:eastAsia="zh-CN" w:bidi="ar"/>
                        </w:rPr>
                      </w:ins>
                    </m:ctrlPr>
                  </m:sub>
                </m:sSub>
                <w:ins w:id="825" w:author="lg" w:date="2026-01-14T20:59:37Z">
                  <m:r>
                    <m:rPr/>
                    <w:rPr>
                      <w:rFonts w:hint="default" w:ascii="Cambria Math" w:hAnsi="Cambria Math"/>
                      <w:kern w:val="0"/>
                      <w:sz w:val="21"/>
                      <w:szCs w:val="21"/>
                      <w:highlight w:val="none"/>
                      <w:lang w:val="en-US" w:eastAsia="zh-CN" w:bidi="ar"/>
                    </w:rPr>
                    <m:t>)+</m:t>
                  </m:r>
                </w:ins>
                <m:sSub>
                  <m:sSubPr>
                    <m:ctrlPr>
                      <w:ins w:id="826" w:author="lg" w:date="2026-01-14T20:59:37Z">
                        <w:rPr>
                          <w:rFonts w:hint="default" w:ascii="Cambria Math" w:hAnsi="Cambria Math"/>
                          <w:i/>
                          <w:kern w:val="0"/>
                          <w:sz w:val="21"/>
                          <w:szCs w:val="21"/>
                          <w:highlight w:val="none"/>
                          <w:lang w:val="en-US" w:eastAsia="zh-CN" w:bidi="ar"/>
                        </w:rPr>
                      </w:ins>
                    </m:ctrlPr>
                  </m:sSubPr>
                  <m:e>
                    <w:ins w:id="827" w:author="lg" w:date="2026-01-14T20:59:37Z">
                      <m:r>
                        <m:rPr/>
                        <w:rPr>
                          <w:rFonts w:hint="default" w:ascii="Cambria Math" w:hAnsi="Cambria Math"/>
                          <w:kern w:val="0"/>
                          <w:sz w:val="21"/>
                          <w:szCs w:val="21"/>
                          <w:highlight w:val="none"/>
                          <w:lang w:val="en-US" w:eastAsia="zh-CN" w:bidi="ar"/>
                        </w:rPr>
                        <m:t>r</m:t>
                      </m:r>
                    </w:ins>
                    <m:ctrlPr>
                      <w:ins w:id="828" w:author="lg" w:date="2026-01-14T20:59:37Z">
                        <w:rPr>
                          <w:rFonts w:hint="default" w:ascii="Cambria Math" w:hAnsi="Cambria Math"/>
                          <w:i/>
                          <w:kern w:val="0"/>
                          <w:sz w:val="21"/>
                          <w:szCs w:val="21"/>
                          <w:highlight w:val="none"/>
                          <w:lang w:val="en-US" w:eastAsia="zh-CN" w:bidi="ar"/>
                        </w:rPr>
                      </w:ins>
                    </m:ctrlPr>
                  </m:e>
                  <m:sub>
                    <w:ins w:id="829" w:author="lg" w:date="2026-01-14T20:59:37Z">
                      <m:r>
                        <m:rPr>
                          <m:sty m:val="p"/>
                        </m:rPr>
                        <w:rPr>
                          <w:rFonts w:hint="default" w:ascii="Cambria Math" w:hAnsi="Cambria Math"/>
                          <w:kern w:val="0"/>
                          <w:sz w:val="21"/>
                          <w:szCs w:val="21"/>
                          <w:highlight w:val="none"/>
                          <w:lang w:val="en-US" w:eastAsia="zh-CN" w:bidi="ar"/>
                        </w:rPr>
                        <m:t>B</m:t>
                      </m:r>
                    </w:ins>
                    <m:ctrlPr>
                      <w:ins w:id="830" w:author="lg" w:date="2026-01-14T20:59:37Z">
                        <w:rPr>
                          <w:rFonts w:hint="default" w:ascii="Cambria Math" w:hAnsi="Cambria Math"/>
                          <w:i/>
                          <w:kern w:val="0"/>
                          <w:sz w:val="21"/>
                          <w:szCs w:val="21"/>
                          <w:highlight w:val="none"/>
                          <w:lang w:val="en-US" w:eastAsia="zh-CN" w:bidi="ar"/>
                        </w:rPr>
                      </w:ins>
                    </m:ctrlPr>
                  </m:sub>
                </m:sSub>
                <w:ins w:id="831" w:author="lg" w:date="2026-01-14T20:59:37Z">
                  <m:r>
                    <m:rPr/>
                    <w:rPr>
                      <w:rFonts w:hint="default" w:ascii="Cambria Math" w:hAnsi="Cambria Math"/>
                      <w:kern w:val="0"/>
                      <w:sz w:val="21"/>
                      <w:szCs w:val="21"/>
                      <w:highlight w:val="none"/>
                      <w:lang w:val="en-US" w:eastAsia="zh-CN" w:bidi="ar"/>
                    </w:rPr>
                    <m:t>cos(atan2(</m:t>
                  </m:r>
                </w:ins>
                <m:sSub>
                  <m:sSubPr>
                    <m:ctrlPr>
                      <w:ins w:id="832" w:author="lg" w:date="2026-01-14T20:59:37Z">
                        <w:rPr>
                          <w:rFonts w:hint="default" w:ascii="Cambria Math" w:hAnsi="Cambria Math"/>
                          <w:i/>
                          <w:kern w:val="0"/>
                          <w:sz w:val="21"/>
                          <w:szCs w:val="21"/>
                          <w:highlight w:val="none"/>
                          <w:lang w:val="en-US" w:eastAsia="zh-CN" w:bidi="ar"/>
                        </w:rPr>
                      </w:ins>
                    </m:ctrlPr>
                  </m:sSubPr>
                  <m:e>
                    <w:ins w:id="833" w:author="lg" w:date="2026-01-14T20:59:37Z">
                      <m:r>
                        <m:rPr/>
                        <w:rPr>
                          <w:rFonts w:hint="default" w:ascii="Cambria Math" w:hAnsi="Cambria Math"/>
                          <w:kern w:val="0"/>
                          <w:sz w:val="21"/>
                          <w:szCs w:val="21"/>
                          <w:highlight w:val="none"/>
                          <w:lang w:val="en-US" w:eastAsia="zh-CN" w:bidi="ar"/>
                        </w:rPr>
                        <m:t>f</m:t>
                      </m:r>
                    </w:ins>
                    <m:ctrlPr>
                      <w:ins w:id="834" w:author="lg" w:date="2026-01-14T20:59:37Z">
                        <w:rPr>
                          <w:rFonts w:hint="default" w:ascii="Cambria Math" w:hAnsi="Cambria Math"/>
                          <w:i/>
                          <w:kern w:val="0"/>
                          <w:sz w:val="21"/>
                          <w:szCs w:val="21"/>
                          <w:highlight w:val="none"/>
                          <w:lang w:val="en-US" w:eastAsia="zh-CN" w:bidi="ar"/>
                        </w:rPr>
                      </w:ins>
                    </m:ctrlPr>
                  </m:e>
                  <m:sub>
                    <w:ins w:id="835" w:author="lg" w:date="2026-01-14T20:59:37Z">
                      <m:r>
                        <m:rPr/>
                        <w:rPr>
                          <w:rFonts w:hint="default" w:ascii="Cambria Math" w:hAnsi="Cambria Math"/>
                          <w:kern w:val="0"/>
                          <w:sz w:val="21"/>
                          <w:szCs w:val="21"/>
                          <w:highlight w:val="none"/>
                          <w:lang w:val="en-US" w:eastAsia="zh-CN" w:bidi="ar"/>
                        </w:rPr>
                        <m:t>y</m:t>
                      </m:r>
                    </w:ins>
                    <m:ctrlPr>
                      <w:ins w:id="836" w:author="lg" w:date="2026-01-14T20:59:37Z">
                        <w:rPr>
                          <w:rFonts w:hint="default" w:ascii="Cambria Math" w:hAnsi="Cambria Math"/>
                          <w:i/>
                          <w:kern w:val="0"/>
                          <w:sz w:val="21"/>
                          <w:szCs w:val="21"/>
                          <w:highlight w:val="none"/>
                          <w:lang w:val="en-US" w:eastAsia="zh-CN" w:bidi="ar"/>
                        </w:rPr>
                      </w:ins>
                    </m:ctrlPr>
                  </m:sub>
                </m:sSub>
                <w:ins w:id="837" w:author="lg" w:date="2026-01-14T20:59:37Z">
                  <m:r>
                    <m:rPr/>
                    <w:rPr>
                      <w:rFonts w:hint="default" w:ascii="Cambria Math" w:hAnsi="Cambria Math"/>
                      <w:kern w:val="0"/>
                      <w:sz w:val="21"/>
                      <w:szCs w:val="21"/>
                      <w:highlight w:val="none"/>
                      <w:lang w:val="en-US" w:eastAsia="zh-CN" w:bidi="ar"/>
                    </w:rPr>
                    <m:t>,</m:t>
                  </m:r>
                </w:ins>
                <m:sSub>
                  <m:sSubPr>
                    <m:ctrlPr>
                      <w:ins w:id="838" w:author="lg" w:date="2026-01-14T20:59:37Z">
                        <w:rPr>
                          <w:rFonts w:hint="default" w:ascii="Cambria Math" w:hAnsi="Cambria Math"/>
                          <w:i/>
                          <w:kern w:val="0"/>
                          <w:sz w:val="21"/>
                          <w:szCs w:val="21"/>
                          <w:highlight w:val="none"/>
                          <w:lang w:val="en-US" w:eastAsia="zh-CN" w:bidi="ar"/>
                        </w:rPr>
                      </w:ins>
                    </m:ctrlPr>
                  </m:sSubPr>
                  <m:e>
                    <w:ins w:id="839" w:author="lg" w:date="2026-01-14T20:59:37Z">
                      <m:r>
                        <m:rPr/>
                        <w:rPr>
                          <w:rFonts w:hint="default" w:ascii="Cambria Math" w:hAnsi="Cambria Math"/>
                          <w:kern w:val="0"/>
                          <w:sz w:val="21"/>
                          <w:szCs w:val="21"/>
                          <w:highlight w:val="none"/>
                          <w:lang w:val="en-US" w:eastAsia="zh-CN" w:bidi="ar"/>
                        </w:rPr>
                        <m:t>f</m:t>
                      </m:r>
                    </w:ins>
                    <m:ctrlPr>
                      <w:ins w:id="840" w:author="lg" w:date="2026-01-14T20:59:37Z">
                        <w:rPr>
                          <w:rFonts w:hint="default" w:ascii="Cambria Math" w:hAnsi="Cambria Math"/>
                          <w:i/>
                          <w:kern w:val="0"/>
                          <w:sz w:val="21"/>
                          <w:szCs w:val="21"/>
                          <w:highlight w:val="none"/>
                          <w:lang w:val="en-US" w:eastAsia="zh-CN" w:bidi="ar"/>
                        </w:rPr>
                      </w:ins>
                    </m:ctrlPr>
                  </m:e>
                  <m:sub>
                    <w:ins w:id="841" w:author="lg" w:date="2026-01-14T20:59:37Z">
                      <m:r>
                        <m:rPr/>
                        <w:rPr>
                          <w:rFonts w:hint="default" w:ascii="Cambria Math" w:hAnsi="Cambria Math"/>
                          <w:kern w:val="0"/>
                          <w:sz w:val="21"/>
                          <w:szCs w:val="21"/>
                          <w:highlight w:val="none"/>
                          <w:lang w:val="en-US" w:eastAsia="zh-CN" w:bidi="ar"/>
                        </w:rPr>
                        <m:t>x</m:t>
                      </m:r>
                    </w:ins>
                    <m:ctrlPr>
                      <w:ins w:id="842" w:author="lg" w:date="2026-01-14T20:59:37Z">
                        <w:rPr>
                          <w:rFonts w:hint="default" w:ascii="Cambria Math" w:hAnsi="Cambria Math"/>
                          <w:i/>
                          <w:kern w:val="0"/>
                          <w:sz w:val="21"/>
                          <w:szCs w:val="21"/>
                          <w:highlight w:val="none"/>
                          <w:lang w:val="en-US" w:eastAsia="zh-CN" w:bidi="ar"/>
                        </w:rPr>
                      </w:ins>
                    </m:ctrlPr>
                  </m:sub>
                </m:sSub>
                <w:ins w:id="843" w:author="lg" w:date="2026-01-14T20:59:37Z">
                  <m:r>
                    <m:rPr/>
                    <w:rPr>
                      <w:rFonts w:hint="default" w:ascii="Cambria Math" w:hAnsi="Cambria Math"/>
                      <w:kern w:val="0"/>
                      <w:sz w:val="21"/>
                      <w:szCs w:val="21"/>
                      <w:highlight w:val="none"/>
                      <w:lang w:val="en-US" w:eastAsia="zh-CN" w:bidi="ar"/>
                    </w:rPr>
                    <m:t>)</m:t>
                  </m:r>
                </w:ins>
                <w:ins w:id="844" w:author="lg" w:date="2026-01-14T20:59:37Z">
                  <m:r>
                    <m:rPr>
                      <m:sty m:val="p"/>
                    </m:rPr>
                    <w:rPr>
                      <w:rFonts w:hint="default" w:ascii="Cambria Math" w:hAnsi="Cambria Math"/>
                      <w:kern w:val="0"/>
                      <w:sz w:val="21"/>
                      <w:szCs w:val="21"/>
                      <w:highlight w:val="none"/>
                      <w:lang w:val="en-US" w:eastAsia="zh-CN" w:bidi="ar"/>
                    </w:rPr>
                    <m:t>+</m:t>
                  </m:r>
                </w:ins>
                <w:ins w:id="845" w:author="lg" w:date="2026-01-14T20:59:37Z">
                  <m:r>
                    <m:rPr/>
                    <w:rPr>
                      <w:rFonts w:hint="default" w:ascii="Cambria Math" w:hAnsi="Cambria Math"/>
                      <w:kern w:val="0"/>
                      <w:sz w:val="21"/>
                      <w:szCs w:val="21"/>
                      <w:highlight w:val="none"/>
                      <w:lang w:val="en-US" w:eastAsia="zh-CN" w:bidi="ar"/>
                    </w:rPr>
                    <m:t>acos(</m:t>
                  </m:r>
                </w:ins>
                <m:f>
                  <m:fPr>
                    <m:ctrlPr>
                      <w:ins w:id="846" w:author="lg" w:date="2026-01-14T20:59:37Z">
                        <w:rPr>
                          <w:rFonts w:hint="default" w:ascii="Cambria Math" w:hAnsi="Cambria Math"/>
                          <w:i/>
                          <w:kern w:val="0"/>
                          <w:sz w:val="21"/>
                          <w:szCs w:val="21"/>
                          <w:highlight w:val="none"/>
                          <w:lang w:val="en-US" w:eastAsia="zh-CN" w:bidi="ar"/>
                        </w:rPr>
                      </w:ins>
                    </m:ctrlPr>
                  </m:fPr>
                  <m:num>
                    <w:ins w:id="847" w:author="lg" w:date="2026-01-14T20:59:37Z">
                      <m:r>
                        <m:rPr/>
                        <w:rPr>
                          <w:rFonts w:hint="default" w:ascii="Cambria Math" w:hAnsi="Cambria Math"/>
                          <w:kern w:val="0"/>
                          <w:sz w:val="21"/>
                          <w:szCs w:val="21"/>
                          <w:highlight w:val="none"/>
                          <w:lang w:val="en-US" w:eastAsia="zh-CN" w:bidi="ar"/>
                        </w:rPr>
                        <m:t>c</m:t>
                      </m:r>
                    </w:ins>
                    <m:ctrlPr>
                      <w:ins w:id="848" w:author="lg" w:date="2026-01-14T20:59:37Z">
                        <w:rPr>
                          <w:rFonts w:hint="default" w:ascii="Cambria Math" w:hAnsi="Cambria Math"/>
                          <w:i/>
                          <w:kern w:val="0"/>
                          <w:sz w:val="21"/>
                          <w:szCs w:val="21"/>
                          <w:highlight w:val="none"/>
                          <w:lang w:val="en-US" w:eastAsia="zh-CN" w:bidi="ar"/>
                        </w:rPr>
                      </w:ins>
                    </m:ctrlPr>
                  </m:num>
                  <m:den>
                    <w:ins w:id="849" w:author="lg" w:date="2026-01-14T20:59:37Z">
                      <m:r>
                        <m:rPr/>
                        <w:rPr>
                          <w:rFonts w:hint="default" w:ascii="Cambria Math" w:hAnsi="Cambria Math"/>
                          <w:kern w:val="0"/>
                          <w:sz w:val="21"/>
                          <w:szCs w:val="21"/>
                          <w:highlight w:val="none"/>
                          <w:lang w:val="en-US" w:eastAsia="zh-CN" w:bidi="ar"/>
                        </w:rPr>
                        <m:t>2k</m:t>
                      </m:r>
                    </w:ins>
                    <m:rad>
                      <m:radPr>
                        <m:degHide m:val="1"/>
                        <m:ctrlPr>
                          <w:ins w:id="850" w:author="lg" w:date="2026-01-14T20:59:37Z">
                            <w:rPr>
                              <w:rFonts w:hint="default" w:ascii="Cambria Math" w:hAnsi="Cambria Math"/>
                              <w:i/>
                              <w:kern w:val="0"/>
                              <w:sz w:val="21"/>
                              <w:szCs w:val="21"/>
                              <w:highlight w:val="none"/>
                              <w:lang w:val="en-US" w:eastAsia="zh-CN" w:bidi="ar"/>
                            </w:rPr>
                          </w:ins>
                        </m:ctrlPr>
                      </m:radPr>
                      <m:deg>
                        <m:ctrlPr>
                          <w:ins w:id="851" w:author="lg" w:date="2026-01-14T20:59:37Z">
                            <w:rPr>
                              <w:rFonts w:hint="default" w:ascii="Cambria Math" w:hAnsi="Cambria Math"/>
                              <w:i/>
                              <w:kern w:val="0"/>
                              <w:sz w:val="21"/>
                              <w:szCs w:val="21"/>
                              <w:highlight w:val="none"/>
                              <w:lang w:val="en-US" w:eastAsia="zh-CN" w:bidi="ar"/>
                            </w:rPr>
                          </w:ins>
                        </m:ctrlPr>
                      </m:deg>
                      <m:e>
                        <m:sSup>
                          <m:sSupPr>
                            <m:ctrlPr>
                              <w:ins w:id="852" w:author="lg" w:date="2026-01-14T20:59:37Z">
                                <w:rPr>
                                  <w:rFonts w:hint="default" w:ascii="Cambria Math" w:hAnsi="Cambria Math"/>
                                  <w:i/>
                                  <w:kern w:val="0"/>
                                  <w:sz w:val="21"/>
                                  <w:szCs w:val="21"/>
                                  <w:highlight w:val="none"/>
                                  <w:lang w:val="en-US" w:eastAsia="zh-CN" w:bidi="ar"/>
                                </w:rPr>
                              </w:ins>
                            </m:ctrlPr>
                          </m:sSupPr>
                          <m:e>
                            <m:sSub>
                              <m:sSubPr>
                                <m:ctrlPr>
                                  <w:ins w:id="853" w:author="lg" w:date="2026-01-14T20:59:37Z">
                                    <w:rPr>
                                      <w:rFonts w:hint="default" w:ascii="Cambria Math" w:hAnsi="Cambria Math"/>
                                      <w:i/>
                                      <w:kern w:val="0"/>
                                      <w:sz w:val="21"/>
                                      <w:szCs w:val="21"/>
                                      <w:highlight w:val="none"/>
                                      <w:lang w:val="en-US" w:eastAsia="zh-CN" w:bidi="ar"/>
                                    </w:rPr>
                                  </w:ins>
                                </m:ctrlPr>
                              </m:sSubPr>
                              <m:e>
                                <w:ins w:id="854" w:author="lg" w:date="2026-01-14T20:59:37Z">
                                  <m:r>
                                    <m:rPr/>
                                    <w:rPr>
                                      <w:rFonts w:hint="default" w:ascii="Cambria Math" w:hAnsi="Cambria Math"/>
                                      <w:kern w:val="0"/>
                                      <w:sz w:val="21"/>
                                      <w:szCs w:val="21"/>
                                      <w:highlight w:val="none"/>
                                      <w:lang w:val="en-US" w:eastAsia="zh-CN" w:bidi="ar"/>
                                    </w:rPr>
                                    <m:t>f</m:t>
                                  </m:r>
                                </w:ins>
                                <m:ctrlPr>
                                  <w:ins w:id="855" w:author="lg" w:date="2026-01-14T20:59:37Z">
                                    <w:rPr>
                                      <w:rFonts w:hint="default" w:ascii="Cambria Math" w:hAnsi="Cambria Math"/>
                                      <w:i/>
                                      <w:kern w:val="0"/>
                                      <w:sz w:val="21"/>
                                      <w:szCs w:val="21"/>
                                      <w:highlight w:val="none"/>
                                      <w:lang w:val="en-US" w:eastAsia="zh-CN" w:bidi="ar"/>
                                    </w:rPr>
                                  </w:ins>
                                </m:ctrlPr>
                              </m:e>
                              <m:sub>
                                <w:ins w:id="856" w:author="lg" w:date="2026-01-14T20:59:37Z">
                                  <m:r>
                                    <m:rPr/>
                                    <w:rPr>
                                      <w:rFonts w:hint="default" w:ascii="Cambria Math" w:hAnsi="Cambria Math"/>
                                      <w:kern w:val="0"/>
                                      <w:sz w:val="21"/>
                                      <w:szCs w:val="21"/>
                                      <w:highlight w:val="none"/>
                                      <w:lang w:val="en-US" w:eastAsia="zh-CN" w:bidi="ar"/>
                                    </w:rPr>
                                    <m:t>x</m:t>
                                  </m:r>
                                </w:ins>
                                <m:ctrlPr>
                                  <w:ins w:id="857" w:author="lg" w:date="2026-01-14T20:59:37Z">
                                    <w:rPr>
                                      <w:rFonts w:hint="default" w:ascii="Cambria Math" w:hAnsi="Cambria Math"/>
                                      <w:i/>
                                      <w:kern w:val="0"/>
                                      <w:sz w:val="21"/>
                                      <w:szCs w:val="21"/>
                                      <w:highlight w:val="none"/>
                                      <w:lang w:val="en-US" w:eastAsia="zh-CN" w:bidi="ar"/>
                                    </w:rPr>
                                  </w:ins>
                                </m:ctrlPr>
                              </m:sub>
                            </m:sSub>
                            <m:ctrlPr>
                              <w:ins w:id="858" w:author="lg" w:date="2026-01-14T20:59:37Z">
                                <w:rPr>
                                  <w:rFonts w:hint="default" w:ascii="Cambria Math" w:hAnsi="Cambria Math"/>
                                  <w:i/>
                                  <w:kern w:val="0"/>
                                  <w:sz w:val="21"/>
                                  <w:szCs w:val="21"/>
                                  <w:highlight w:val="none"/>
                                  <w:lang w:val="en-US" w:eastAsia="zh-CN" w:bidi="ar"/>
                                </w:rPr>
                              </w:ins>
                            </m:ctrlPr>
                          </m:e>
                          <m:sup>
                            <w:ins w:id="859" w:author="lg" w:date="2026-01-14T20:59:37Z">
                              <m:r>
                                <m:rPr/>
                                <w:rPr>
                                  <w:rFonts w:hint="default" w:ascii="Cambria Math" w:hAnsi="Cambria Math"/>
                                  <w:kern w:val="0"/>
                                  <w:sz w:val="21"/>
                                  <w:szCs w:val="21"/>
                                  <w:highlight w:val="none"/>
                                  <w:lang w:val="en-US" w:eastAsia="zh-CN" w:bidi="ar"/>
                                </w:rPr>
                                <m:t>2</m:t>
                              </m:r>
                            </w:ins>
                            <m:ctrlPr>
                              <w:ins w:id="860" w:author="lg" w:date="2026-01-14T20:59:37Z">
                                <w:rPr>
                                  <w:rFonts w:hint="default" w:ascii="Cambria Math" w:hAnsi="Cambria Math"/>
                                  <w:i/>
                                  <w:kern w:val="0"/>
                                  <w:sz w:val="21"/>
                                  <w:szCs w:val="21"/>
                                  <w:highlight w:val="none"/>
                                  <w:lang w:val="en-US" w:eastAsia="zh-CN" w:bidi="ar"/>
                                </w:rPr>
                              </w:ins>
                            </m:ctrlPr>
                          </m:sup>
                        </m:sSup>
                        <w:ins w:id="861" w:author="lg" w:date="2026-01-14T20:59:37Z">
                          <m:r>
                            <m:rPr/>
                            <w:rPr>
                              <w:rFonts w:hint="default" w:ascii="Cambria Math" w:hAnsi="Cambria Math"/>
                              <w:kern w:val="0"/>
                              <w:sz w:val="21"/>
                              <w:szCs w:val="21"/>
                              <w:highlight w:val="none"/>
                              <w:lang w:val="en-US" w:eastAsia="zh-CN" w:bidi="ar"/>
                            </w:rPr>
                            <m:t>+</m:t>
                          </m:r>
                        </w:ins>
                        <m:sSup>
                          <m:sSupPr>
                            <m:ctrlPr>
                              <w:ins w:id="862" w:author="lg" w:date="2026-01-14T20:59:37Z">
                                <w:rPr>
                                  <w:rFonts w:hint="default" w:ascii="Cambria Math" w:hAnsi="Cambria Math"/>
                                  <w:i/>
                                  <w:kern w:val="0"/>
                                  <w:sz w:val="21"/>
                                  <w:szCs w:val="21"/>
                                  <w:highlight w:val="none"/>
                                  <w:lang w:val="en-US" w:eastAsia="zh-CN" w:bidi="ar"/>
                                </w:rPr>
                              </w:ins>
                            </m:ctrlPr>
                          </m:sSupPr>
                          <m:e>
                            <m:sSub>
                              <m:sSubPr>
                                <m:ctrlPr>
                                  <w:ins w:id="863" w:author="lg" w:date="2026-01-14T20:59:37Z">
                                    <w:rPr>
                                      <w:rFonts w:hint="default" w:ascii="Cambria Math" w:hAnsi="Cambria Math"/>
                                      <w:i/>
                                      <w:kern w:val="0"/>
                                      <w:sz w:val="21"/>
                                      <w:szCs w:val="21"/>
                                      <w:highlight w:val="none"/>
                                      <w:lang w:val="en-US" w:eastAsia="zh-CN" w:bidi="ar"/>
                                    </w:rPr>
                                  </w:ins>
                                </m:ctrlPr>
                              </m:sSubPr>
                              <m:e>
                                <w:ins w:id="864" w:author="lg" w:date="2026-01-14T20:59:37Z">
                                  <m:r>
                                    <m:rPr/>
                                    <w:rPr>
                                      <w:rFonts w:hint="default" w:ascii="Cambria Math" w:hAnsi="Cambria Math"/>
                                      <w:kern w:val="0"/>
                                      <w:sz w:val="21"/>
                                      <w:szCs w:val="21"/>
                                      <w:highlight w:val="none"/>
                                      <w:lang w:val="en-US" w:eastAsia="zh-CN" w:bidi="ar"/>
                                    </w:rPr>
                                    <m:t>f</m:t>
                                  </m:r>
                                </w:ins>
                                <m:ctrlPr>
                                  <w:ins w:id="865" w:author="lg" w:date="2026-01-14T20:59:37Z">
                                    <w:rPr>
                                      <w:rFonts w:hint="default" w:ascii="Cambria Math" w:hAnsi="Cambria Math"/>
                                      <w:i/>
                                      <w:kern w:val="0"/>
                                      <w:sz w:val="21"/>
                                      <w:szCs w:val="21"/>
                                      <w:highlight w:val="none"/>
                                      <w:lang w:val="en-US" w:eastAsia="zh-CN" w:bidi="ar"/>
                                    </w:rPr>
                                  </w:ins>
                                </m:ctrlPr>
                              </m:e>
                              <m:sub>
                                <w:ins w:id="866" w:author="lg" w:date="2026-01-14T20:59:37Z">
                                  <m:r>
                                    <m:rPr/>
                                    <w:rPr>
                                      <w:rFonts w:hint="default" w:ascii="Cambria Math" w:hAnsi="Cambria Math"/>
                                      <w:kern w:val="0"/>
                                      <w:sz w:val="21"/>
                                      <w:szCs w:val="21"/>
                                      <w:highlight w:val="none"/>
                                      <w:lang w:val="en-US" w:eastAsia="zh-CN" w:bidi="ar"/>
                                    </w:rPr>
                                    <m:t>y</m:t>
                                  </m:r>
                                </w:ins>
                                <m:ctrlPr>
                                  <w:ins w:id="867" w:author="lg" w:date="2026-01-14T20:59:37Z">
                                    <w:rPr>
                                      <w:rFonts w:hint="default" w:ascii="Cambria Math" w:hAnsi="Cambria Math"/>
                                      <w:i/>
                                      <w:kern w:val="0"/>
                                      <w:sz w:val="21"/>
                                      <w:szCs w:val="21"/>
                                      <w:highlight w:val="none"/>
                                      <w:lang w:val="en-US" w:eastAsia="zh-CN" w:bidi="ar"/>
                                    </w:rPr>
                                  </w:ins>
                                </m:ctrlPr>
                              </m:sub>
                            </m:sSub>
                            <m:ctrlPr>
                              <w:ins w:id="868" w:author="lg" w:date="2026-01-14T20:59:37Z">
                                <w:rPr>
                                  <w:rFonts w:hint="default" w:ascii="Cambria Math" w:hAnsi="Cambria Math"/>
                                  <w:i/>
                                  <w:kern w:val="0"/>
                                  <w:sz w:val="21"/>
                                  <w:szCs w:val="21"/>
                                  <w:highlight w:val="none"/>
                                  <w:lang w:val="en-US" w:eastAsia="zh-CN" w:bidi="ar"/>
                                </w:rPr>
                              </w:ins>
                            </m:ctrlPr>
                          </m:e>
                          <m:sup>
                            <w:ins w:id="869" w:author="lg" w:date="2026-01-14T20:59:37Z">
                              <m:r>
                                <m:rPr/>
                                <w:rPr>
                                  <w:rFonts w:hint="default" w:ascii="Cambria Math" w:hAnsi="Cambria Math"/>
                                  <w:kern w:val="0"/>
                                  <w:sz w:val="21"/>
                                  <w:szCs w:val="21"/>
                                  <w:highlight w:val="none"/>
                                  <w:lang w:val="en-US" w:eastAsia="zh-CN" w:bidi="ar"/>
                                </w:rPr>
                                <m:t>2</m:t>
                              </m:r>
                            </w:ins>
                            <m:ctrlPr>
                              <w:ins w:id="870" w:author="lg" w:date="2026-01-14T20:59:37Z">
                                <w:rPr>
                                  <w:rFonts w:hint="default" w:ascii="Cambria Math" w:hAnsi="Cambria Math"/>
                                  <w:i/>
                                  <w:kern w:val="0"/>
                                  <w:sz w:val="21"/>
                                  <w:szCs w:val="21"/>
                                  <w:highlight w:val="none"/>
                                  <w:lang w:val="en-US" w:eastAsia="zh-CN" w:bidi="ar"/>
                                </w:rPr>
                              </w:ins>
                            </m:ctrlPr>
                          </m:sup>
                        </m:sSup>
                        <m:ctrlPr>
                          <w:ins w:id="871" w:author="lg" w:date="2026-01-14T20:59:37Z">
                            <w:rPr>
                              <w:rFonts w:hint="default" w:ascii="Cambria Math" w:hAnsi="Cambria Math"/>
                              <w:i/>
                              <w:kern w:val="0"/>
                              <w:sz w:val="21"/>
                              <w:szCs w:val="21"/>
                              <w:highlight w:val="none"/>
                              <w:lang w:val="en-US" w:eastAsia="zh-CN" w:bidi="ar"/>
                            </w:rPr>
                          </w:ins>
                        </m:ctrlPr>
                      </m:e>
                    </m:rad>
                    <m:ctrlPr>
                      <w:ins w:id="872" w:author="lg" w:date="2026-01-14T20:59:37Z">
                        <w:rPr>
                          <w:rFonts w:hint="default" w:ascii="Cambria Math" w:hAnsi="Cambria Math"/>
                          <w:i/>
                          <w:kern w:val="0"/>
                          <w:sz w:val="21"/>
                          <w:szCs w:val="21"/>
                          <w:highlight w:val="none"/>
                          <w:lang w:val="en-US" w:eastAsia="zh-CN" w:bidi="ar"/>
                        </w:rPr>
                      </w:ins>
                    </m:ctrlPr>
                  </m:den>
                </m:f>
                <w:ins w:id="873" w:author="lg" w:date="2026-01-14T20:59:37Z">
                  <m:r>
                    <m:rPr/>
                    <w:rPr>
                      <w:rFonts w:hint="default" w:ascii="Cambria Math" w:hAnsi="Cambria Math"/>
                      <w:kern w:val="0"/>
                      <w:sz w:val="21"/>
                      <w:szCs w:val="21"/>
                      <w:highlight w:val="none"/>
                      <w:lang w:val="en-US" w:eastAsia="zh-CN" w:bidi="ar"/>
                    </w:rPr>
                    <m:t>)</m:t>
                  </m:r>
                </w:ins>
                <w:ins w:id="874" w:author="lg" w:date="2026-01-14T20:59:37Z">
                  <m:r>
                    <m:rPr>
                      <m:sty m:val="p"/>
                    </m:rPr>
                    <w:rPr>
                      <w:rFonts w:hint="default" w:ascii="Cambria Math" w:hAnsi="Cambria Math"/>
                      <w:kern w:val="0"/>
                      <w:sz w:val="21"/>
                      <w:szCs w:val="21"/>
                      <w:highlight w:val="none"/>
                      <w:lang w:val="en-US" w:eastAsia="zh-CN" w:bidi="ar"/>
                    </w:rPr>
                    <m:t>)</m:t>
                  </m:r>
                </w:ins>
                <m:ctrlPr>
                  <w:ins w:id="875" w:author="lg" w:date="2026-01-14T21:01:27Z">
                    <w:rPr>
                      <w:rFonts w:ascii="Cambria Math" w:hAnsi="Cambria Math"/>
                      <w:i w:val="0"/>
                      <w:kern w:val="0"/>
                      <w:sz w:val="21"/>
                      <w:szCs w:val="21"/>
                      <w:highlight w:val="none"/>
                      <w:lang w:bidi="ar"/>
                    </w:rPr>
                  </w:ins>
                </m:ctrlPr>
              </m:e>
              <m:e>
                <m:sSub>
                  <m:sSubPr>
                    <m:ctrlPr>
                      <w:ins w:id="876" w:author="lg" w:date="2026-01-14T21:01:40Z">
                        <w:rPr>
                          <w:rFonts w:ascii="Cambria Math" w:hAnsi="Cambria Math"/>
                          <w:i/>
                          <w:kern w:val="0"/>
                          <w:sz w:val="21"/>
                          <w:szCs w:val="21"/>
                          <w:highlight w:val="none"/>
                          <w:lang w:bidi="ar"/>
                        </w:rPr>
                      </w:ins>
                    </m:ctrlPr>
                  </m:sSubPr>
                  <m:e>
                    <w:ins w:id="877" w:author="lg" w:date="2026-01-14T21:01:40Z">
                      <m:r>
                        <m:rPr/>
                        <w:rPr>
                          <w:rFonts w:hint="default" w:ascii="Cambria Math" w:hAnsi="Cambria Math"/>
                          <w:kern w:val="0"/>
                          <w:sz w:val="21"/>
                          <w:szCs w:val="21"/>
                          <w:highlight w:val="none"/>
                          <w:lang w:val="en-US" w:eastAsia="zh-CN" w:bidi="ar"/>
                        </w:rPr>
                        <m:t>y</m:t>
                      </m:r>
                    </w:ins>
                    <m:ctrlPr>
                      <w:ins w:id="878" w:author="lg" w:date="2026-01-14T21:01:40Z">
                        <w:rPr>
                          <w:rFonts w:ascii="Cambria Math" w:hAnsi="Cambria Math"/>
                          <w:i/>
                          <w:kern w:val="0"/>
                          <w:sz w:val="21"/>
                          <w:szCs w:val="21"/>
                          <w:highlight w:val="none"/>
                          <w:lang w:bidi="ar"/>
                        </w:rPr>
                      </w:ins>
                    </m:ctrlPr>
                  </m:e>
                  <m:sub>
                    <w:ins w:id="879" w:author="lg" w:date="2026-01-14T21:01:40Z">
                      <m:r>
                        <m:rPr/>
                        <w:rPr>
                          <w:rFonts w:hint="default" w:ascii="Cambria Math" w:hAnsi="Cambria Math"/>
                          <w:kern w:val="0"/>
                          <w:sz w:val="21"/>
                          <w:szCs w:val="21"/>
                          <w:highlight w:val="none"/>
                          <w:lang w:val="en-US" w:eastAsia="zh-CN" w:bidi="ar"/>
                        </w:rPr>
                        <m:t>E</m:t>
                      </m:r>
                    </w:ins>
                    <m:ctrlPr>
                      <w:ins w:id="880" w:author="lg" w:date="2026-01-14T21:01:40Z">
                        <w:rPr>
                          <w:rFonts w:ascii="Cambria Math" w:hAnsi="Cambria Math"/>
                          <w:i/>
                          <w:kern w:val="0"/>
                          <w:sz w:val="21"/>
                          <w:szCs w:val="21"/>
                          <w:highlight w:val="none"/>
                          <w:lang w:bidi="ar"/>
                        </w:rPr>
                      </w:ins>
                    </m:ctrlPr>
                  </m:sub>
                </m:sSub>
                <w:ins w:id="881" w:author="lg" w:date="2026-01-14T21:01:40Z">
                  <m:r>
                    <m:rPr/>
                    <w:rPr>
                      <w:rFonts w:hint="default" w:ascii="Cambria Math" w:hAnsi="Cambria Math"/>
                      <w:kern w:val="0"/>
                      <w:sz w:val="21"/>
                      <w:szCs w:val="21"/>
                      <w:highlight w:val="none"/>
                      <w:lang w:val="en-US" w:eastAsia="zh-CN" w:bidi="ar"/>
                    </w:rPr>
                    <m:t>(t)=</m:t>
                  </m:r>
                </w:ins>
                <m:sSub>
                  <m:sSubPr>
                    <m:ctrlPr>
                      <w:ins w:id="882" w:author="lg" w:date="2026-01-14T21:01:40Z">
                        <w:rPr>
                          <w:rFonts w:hint="default" w:ascii="Cambria Math" w:hAnsi="Cambria Math"/>
                          <w:i/>
                          <w:kern w:val="0"/>
                          <w:sz w:val="21"/>
                          <w:szCs w:val="21"/>
                          <w:highlight w:val="none"/>
                          <w:lang w:val="en-US" w:eastAsia="zh-CN" w:bidi="ar"/>
                        </w:rPr>
                      </w:ins>
                    </m:ctrlPr>
                  </m:sSubPr>
                  <m:e>
                    <w:ins w:id="883" w:author="lg" w:date="2026-01-14T21:01:40Z">
                      <m:r>
                        <m:rPr/>
                        <w:rPr>
                          <w:rFonts w:hint="default" w:ascii="Cambria Math" w:hAnsi="Cambria Math"/>
                          <w:kern w:val="0"/>
                          <w:sz w:val="21"/>
                          <w:szCs w:val="21"/>
                          <w:highlight w:val="none"/>
                          <w:lang w:val="en-US" w:eastAsia="zh-CN" w:bidi="ar"/>
                        </w:rPr>
                        <m:t>r</m:t>
                      </m:r>
                    </w:ins>
                    <m:ctrlPr>
                      <w:ins w:id="884" w:author="lg" w:date="2026-01-14T21:01:40Z">
                        <w:rPr>
                          <w:rFonts w:hint="default" w:ascii="Cambria Math" w:hAnsi="Cambria Math"/>
                          <w:i/>
                          <w:kern w:val="0"/>
                          <w:sz w:val="21"/>
                          <w:szCs w:val="21"/>
                          <w:highlight w:val="none"/>
                          <w:lang w:val="en-US" w:eastAsia="zh-CN" w:bidi="ar"/>
                        </w:rPr>
                      </w:ins>
                    </m:ctrlPr>
                  </m:e>
                  <m:sub>
                    <w:ins w:id="885" w:author="lg" w:date="2026-01-14T21:01:40Z">
                      <m:r>
                        <m:rPr>
                          <m:sty m:val="p"/>
                        </m:rPr>
                        <w:rPr>
                          <w:rFonts w:hint="default" w:ascii="Cambria Math" w:hAnsi="Cambria Math"/>
                          <w:kern w:val="0"/>
                          <w:sz w:val="21"/>
                          <w:szCs w:val="21"/>
                          <w:highlight w:val="none"/>
                          <w:lang w:val="en-US" w:eastAsia="zh-CN" w:bidi="ar"/>
                        </w:rPr>
                        <m:t>o</m:t>
                      </m:r>
                    </w:ins>
                    <m:ctrlPr>
                      <w:ins w:id="886" w:author="lg" w:date="2026-01-14T21:01:40Z">
                        <w:rPr>
                          <w:rFonts w:hint="default" w:ascii="Cambria Math" w:hAnsi="Cambria Math"/>
                          <w:i/>
                          <w:kern w:val="0"/>
                          <w:sz w:val="21"/>
                          <w:szCs w:val="21"/>
                          <w:highlight w:val="none"/>
                          <w:lang w:val="en-US" w:eastAsia="zh-CN" w:bidi="ar"/>
                        </w:rPr>
                      </w:ins>
                    </m:ctrlPr>
                  </m:sub>
                </m:sSub>
                <w:ins w:id="887" w:author="lg" w:date="2026-01-14T21:01:40Z">
                  <m:r>
                    <m:rPr/>
                    <w:rPr>
                      <w:rFonts w:hint="default" w:ascii="Cambria Math" w:hAnsi="Cambria Math"/>
                      <w:kern w:val="0"/>
                      <w:sz w:val="21"/>
                      <w:szCs w:val="21"/>
                      <w:highlight w:val="none"/>
                      <w:lang w:val="en-US" w:eastAsia="zh-CN" w:bidi="ar"/>
                    </w:rPr>
                    <m:t>sin(</m:t>
                  </m:r>
                </w:ins>
                <w:ins w:id="888" w:author="lg" w:date="2026-01-14T21:01:40Z">
                  <m:r>
                    <m:rPr/>
                    <w:rPr>
                      <w:rFonts w:ascii="Cambria Math" w:hAnsi="Cambria Math"/>
                      <w:kern w:val="0"/>
                      <w:sz w:val="21"/>
                      <w:szCs w:val="21"/>
                      <w:highlight w:val="none"/>
                      <w:lang w:val="en-US" w:bidi="ar"/>
                    </w:rPr>
                    <m:t>ω</m:t>
                  </m:r>
                </w:ins>
                <w:ins w:id="889" w:author="lg" w:date="2026-01-14T21:01:40Z">
                  <m:r>
                    <m:rPr/>
                    <w:rPr>
                      <w:rFonts w:hint="default" w:ascii="Cambria Math" w:hAnsi="Cambria Math"/>
                      <w:kern w:val="0"/>
                      <w:sz w:val="21"/>
                      <w:szCs w:val="21"/>
                      <w:highlight w:val="none"/>
                      <w:lang w:val="en-US" w:eastAsia="zh-CN" w:bidi="ar"/>
                    </w:rPr>
                    <m:t>t+</m:t>
                  </m:r>
                </w:ins>
                <m:sSub>
                  <m:sSubPr>
                    <m:ctrlPr>
                      <w:ins w:id="890" w:author="lg" w:date="2026-01-14T21:01:40Z">
                        <w:rPr>
                          <w:rFonts w:hint="default" w:ascii="Cambria Math" w:hAnsi="Cambria Math"/>
                          <w:i/>
                          <w:kern w:val="0"/>
                          <w:sz w:val="21"/>
                          <w:szCs w:val="21"/>
                          <w:highlight w:val="none"/>
                          <w:lang w:val="en-US" w:eastAsia="zh-CN" w:bidi="ar"/>
                        </w:rPr>
                      </w:ins>
                    </m:ctrlPr>
                  </m:sSubPr>
                  <m:e>
                    <w:ins w:id="891" w:author="lg" w:date="2026-01-14T21:01:40Z">
                      <m:r>
                        <m:rPr/>
                        <w:rPr>
                          <w:rFonts w:ascii="Cambria Math" w:hAnsi="Cambria Math"/>
                          <w:kern w:val="0"/>
                          <w:sz w:val="21"/>
                          <w:szCs w:val="21"/>
                          <w:highlight w:val="none"/>
                          <w:lang w:val="en-US" w:bidi="ar"/>
                        </w:rPr>
                        <m:t>α</m:t>
                      </m:r>
                    </w:ins>
                    <m:ctrlPr>
                      <w:ins w:id="892" w:author="lg" w:date="2026-01-14T21:01:40Z">
                        <w:rPr>
                          <w:rFonts w:hint="default" w:ascii="Cambria Math" w:hAnsi="Cambria Math"/>
                          <w:i/>
                          <w:kern w:val="0"/>
                          <w:sz w:val="21"/>
                          <w:szCs w:val="21"/>
                          <w:highlight w:val="none"/>
                          <w:lang w:val="en-US" w:eastAsia="zh-CN" w:bidi="ar"/>
                        </w:rPr>
                      </w:ins>
                    </m:ctrlPr>
                  </m:e>
                  <m:sub>
                    <w:ins w:id="893" w:author="lg" w:date="2026-01-14T21:01:40Z">
                      <m:r>
                        <m:rPr/>
                        <w:rPr>
                          <w:rFonts w:hint="default" w:ascii="Cambria Math" w:hAnsi="Cambria Math"/>
                          <w:kern w:val="0"/>
                          <w:sz w:val="21"/>
                          <w:szCs w:val="21"/>
                          <w:highlight w:val="none"/>
                          <w:lang w:val="en-US" w:eastAsia="zh-CN" w:bidi="ar"/>
                        </w:rPr>
                        <m:t>0</m:t>
                      </m:r>
                    </w:ins>
                    <m:ctrlPr>
                      <w:ins w:id="894" w:author="lg" w:date="2026-01-14T21:01:40Z">
                        <w:rPr>
                          <w:rFonts w:hint="default" w:ascii="Cambria Math" w:hAnsi="Cambria Math"/>
                          <w:i/>
                          <w:kern w:val="0"/>
                          <w:sz w:val="21"/>
                          <w:szCs w:val="21"/>
                          <w:highlight w:val="none"/>
                          <w:lang w:val="en-US" w:eastAsia="zh-CN" w:bidi="ar"/>
                        </w:rPr>
                      </w:ins>
                    </m:ctrlPr>
                  </m:sub>
                </m:sSub>
                <w:ins w:id="895" w:author="lg" w:date="2026-01-14T21:01:40Z">
                  <m:r>
                    <m:rPr/>
                    <w:rPr>
                      <w:rFonts w:hint="default" w:ascii="Cambria Math" w:hAnsi="Cambria Math"/>
                      <w:kern w:val="0"/>
                      <w:sz w:val="21"/>
                      <w:szCs w:val="21"/>
                      <w:highlight w:val="none"/>
                      <w:lang w:val="en-US" w:eastAsia="zh-CN" w:bidi="ar"/>
                    </w:rPr>
                    <m:t>)+</m:t>
                  </m:r>
                </w:ins>
                <m:sSub>
                  <m:sSubPr>
                    <m:ctrlPr>
                      <w:ins w:id="896" w:author="lg" w:date="2026-01-14T21:01:40Z">
                        <w:rPr>
                          <w:rFonts w:hint="default" w:ascii="Cambria Math" w:hAnsi="Cambria Math"/>
                          <w:i/>
                          <w:kern w:val="0"/>
                          <w:sz w:val="21"/>
                          <w:szCs w:val="21"/>
                          <w:highlight w:val="none"/>
                          <w:lang w:val="en-US" w:eastAsia="zh-CN" w:bidi="ar"/>
                        </w:rPr>
                      </w:ins>
                    </m:ctrlPr>
                  </m:sSubPr>
                  <m:e>
                    <w:ins w:id="897" w:author="lg" w:date="2026-01-14T21:01:40Z">
                      <m:r>
                        <m:rPr/>
                        <w:rPr>
                          <w:rFonts w:hint="default" w:ascii="Cambria Math" w:hAnsi="Cambria Math"/>
                          <w:kern w:val="0"/>
                          <w:sz w:val="21"/>
                          <w:szCs w:val="21"/>
                          <w:highlight w:val="none"/>
                          <w:lang w:val="en-US" w:eastAsia="zh-CN" w:bidi="ar"/>
                        </w:rPr>
                        <m:t>r</m:t>
                      </m:r>
                    </w:ins>
                    <m:ctrlPr>
                      <w:ins w:id="898" w:author="lg" w:date="2026-01-14T21:01:40Z">
                        <w:rPr>
                          <w:rFonts w:hint="default" w:ascii="Cambria Math" w:hAnsi="Cambria Math"/>
                          <w:i/>
                          <w:kern w:val="0"/>
                          <w:sz w:val="21"/>
                          <w:szCs w:val="21"/>
                          <w:highlight w:val="none"/>
                          <w:lang w:val="en-US" w:eastAsia="zh-CN" w:bidi="ar"/>
                        </w:rPr>
                      </w:ins>
                    </m:ctrlPr>
                  </m:e>
                  <m:sub>
                    <w:ins w:id="899" w:author="lg" w:date="2026-01-14T21:01:40Z">
                      <m:r>
                        <m:rPr>
                          <m:sty m:val="p"/>
                        </m:rPr>
                        <w:rPr>
                          <w:rFonts w:hint="default" w:ascii="Cambria Math" w:hAnsi="Cambria Math"/>
                          <w:kern w:val="0"/>
                          <w:sz w:val="21"/>
                          <w:szCs w:val="21"/>
                          <w:highlight w:val="none"/>
                          <w:lang w:val="en-US" w:eastAsia="zh-CN" w:bidi="ar"/>
                        </w:rPr>
                        <m:t>B</m:t>
                      </m:r>
                    </w:ins>
                    <m:ctrlPr>
                      <w:ins w:id="900" w:author="lg" w:date="2026-01-14T21:01:40Z">
                        <w:rPr>
                          <w:rFonts w:hint="default" w:ascii="Cambria Math" w:hAnsi="Cambria Math"/>
                          <w:i/>
                          <w:kern w:val="0"/>
                          <w:sz w:val="21"/>
                          <w:szCs w:val="21"/>
                          <w:highlight w:val="none"/>
                          <w:lang w:val="en-US" w:eastAsia="zh-CN" w:bidi="ar"/>
                        </w:rPr>
                      </w:ins>
                    </m:ctrlPr>
                  </m:sub>
                </m:sSub>
                <w:ins w:id="901" w:author="lg" w:date="2026-01-14T21:01:40Z">
                  <m:r>
                    <m:rPr/>
                    <w:rPr>
                      <w:rFonts w:hint="default" w:ascii="Cambria Math" w:hAnsi="Cambria Math"/>
                      <w:kern w:val="0"/>
                      <w:sz w:val="21"/>
                      <w:szCs w:val="21"/>
                      <w:highlight w:val="none"/>
                      <w:lang w:val="en-US" w:eastAsia="zh-CN" w:bidi="ar"/>
                    </w:rPr>
                    <m:t>sin(atan2(</m:t>
                  </m:r>
                </w:ins>
                <m:sSub>
                  <m:sSubPr>
                    <m:ctrlPr>
                      <w:ins w:id="902" w:author="lg" w:date="2026-01-14T21:01:40Z">
                        <w:rPr>
                          <w:rFonts w:hint="default" w:ascii="Cambria Math" w:hAnsi="Cambria Math"/>
                          <w:i/>
                          <w:kern w:val="0"/>
                          <w:sz w:val="21"/>
                          <w:szCs w:val="21"/>
                          <w:highlight w:val="none"/>
                          <w:lang w:val="en-US" w:eastAsia="zh-CN" w:bidi="ar"/>
                        </w:rPr>
                      </w:ins>
                    </m:ctrlPr>
                  </m:sSubPr>
                  <m:e>
                    <w:ins w:id="903" w:author="lg" w:date="2026-01-14T21:01:40Z">
                      <m:r>
                        <m:rPr/>
                        <w:rPr>
                          <w:rFonts w:hint="default" w:ascii="Cambria Math" w:hAnsi="Cambria Math"/>
                          <w:kern w:val="0"/>
                          <w:sz w:val="21"/>
                          <w:szCs w:val="21"/>
                          <w:highlight w:val="none"/>
                          <w:lang w:val="en-US" w:eastAsia="zh-CN" w:bidi="ar"/>
                        </w:rPr>
                        <m:t>f</m:t>
                      </m:r>
                    </w:ins>
                    <m:ctrlPr>
                      <w:ins w:id="904" w:author="lg" w:date="2026-01-14T21:01:40Z">
                        <w:rPr>
                          <w:rFonts w:hint="default" w:ascii="Cambria Math" w:hAnsi="Cambria Math"/>
                          <w:i/>
                          <w:kern w:val="0"/>
                          <w:sz w:val="21"/>
                          <w:szCs w:val="21"/>
                          <w:highlight w:val="none"/>
                          <w:lang w:val="en-US" w:eastAsia="zh-CN" w:bidi="ar"/>
                        </w:rPr>
                      </w:ins>
                    </m:ctrlPr>
                  </m:e>
                  <m:sub>
                    <w:ins w:id="905" w:author="lg" w:date="2026-01-14T21:01:40Z">
                      <m:r>
                        <m:rPr/>
                        <w:rPr>
                          <w:rFonts w:hint="default" w:ascii="Cambria Math" w:hAnsi="Cambria Math"/>
                          <w:kern w:val="0"/>
                          <w:sz w:val="21"/>
                          <w:szCs w:val="21"/>
                          <w:highlight w:val="none"/>
                          <w:lang w:val="en-US" w:eastAsia="zh-CN" w:bidi="ar"/>
                        </w:rPr>
                        <m:t>y</m:t>
                      </m:r>
                    </w:ins>
                    <m:ctrlPr>
                      <w:ins w:id="906" w:author="lg" w:date="2026-01-14T21:01:40Z">
                        <w:rPr>
                          <w:rFonts w:hint="default" w:ascii="Cambria Math" w:hAnsi="Cambria Math"/>
                          <w:i/>
                          <w:kern w:val="0"/>
                          <w:sz w:val="21"/>
                          <w:szCs w:val="21"/>
                          <w:highlight w:val="none"/>
                          <w:lang w:val="en-US" w:eastAsia="zh-CN" w:bidi="ar"/>
                        </w:rPr>
                      </w:ins>
                    </m:ctrlPr>
                  </m:sub>
                </m:sSub>
                <w:ins w:id="907" w:author="lg" w:date="2026-01-14T21:01:40Z">
                  <m:r>
                    <m:rPr/>
                    <w:rPr>
                      <w:rFonts w:hint="default" w:ascii="Cambria Math" w:hAnsi="Cambria Math"/>
                      <w:kern w:val="0"/>
                      <w:sz w:val="21"/>
                      <w:szCs w:val="21"/>
                      <w:highlight w:val="none"/>
                      <w:lang w:val="en-US" w:eastAsia="zh-CN" w:bidi="ar"/>
                    </w:rPr>
                    <m:t>,</m:t>
                  </m:r>
                </w:ins>
                <m:sSub>
                  <m:sSubPr>
                    <m:ctrlPr>
                      <w:ins w:id="908" w:author="lg" w:date="2026-01-14T21:01:40Z">
                        <w:rPr>
                          <w:rFonts w:hint="default" w:ascii="Cambria Math" w:hAnsi="Cambria Math"/>
                          <w:i/>
                          <w:kern w:val="0"/>
                          <w:sz w:val="21"/>
                          <w:szCs w:val="21"/>
                          <w:highlight w:val="none"/>
                          <w:lang w:val="en-US" w:eastAsia="zh-CN" w:bidi="ar"/>
                        </w:rPr>
                      </w:ins>
                    </m:ctrlPr>
                  </m:sSubPr>
                  <m:e>
                    <w:ins w:id="909" w:author="lg" w:date="2026-01-14T21:01:40Z">
                      <m:r>
                        <m:rPr/>
                        <w:rPr>
                          <w:rFonts w:hint="default" w:ascii="Cambria Math" w:hAnsi="Cambria Math"/>
                          <w:kern w:val="0"/>
                          <w:sz w:val="21"/>
                          <w:szCs w:val="21"/>
                          <w:highlight w:val="none"/>
                          <w:lang w:val="en-US" w:eastAsia="zh-CN" w:bidi="ar"/>
                        </w:rPr>
                        <m:t>f</m:t>
                      </m:r>
                    </w:ins>
                    <m:ctrlPr>
                      <w:ins w:id="910" w:author="lg" w:date="2026-01-14T21:01:40Z">
                        <w:rPr>
                          <w:rFonts w:hint="default" w:ascii="Cambria Math" w:hAnsi="Cambria Math"/>
                          <w:i/>
                          <w:kern w:val="0"/>
                          <w:sz w:val="21"/>
                          <w:szCs w:val="21"/>
                          <w:highlight w:val="none"/>
                          <w:lang w:val="en-US" w:eastAsia="zh-CN" w:bidi="ar"/>
                        </w:rPr>
                      </w:ins>
                    </m:ctrlPr>
                  </m:e>
                  <m:sub>
                    <w:ins w:id="911" w:author="lg" w:date="2026-01-14T21:01:40Z">
                      <m:r>
                        <m:rPr/>
                        <w:rPr>
                          <w:rFonts w:hint="default" w:ascii="Cambria Math" w:hAnsi="Cambria Math"/>
                          <w:kern w:val="0"/>
                          <w:sz w:val="21"/>
                          <w:szCs w:val="21"/>
                          <w:highlight w:val="none"/>
                          <w:lang w:val="en-US" w:eastAsia="zh-CN" w:bidi="ar"/>
                        </w:rPr>
                        <m:t>x</m:t>
                      </m:r>
                    </w:ins>
                    <m:ctrlPr>
                      <w:ins w:id="912" w:author="lg" w:date="2026-01-14T21:01:40Z">
                        <w:rPr>
                          <w:rFonts w:hint="default" w:ascii="Cambria Math" w:hAnsi="Cambria Math"/>
                          <w:i/>
                          <w:kern w:val="0"/>
                          <w:sz w:val="21"/>
                          <w:szCs w:val="21"/>
                          <w:highlight w:val="none"/>
                          <w:lang w:val="en-US" w:eastAsia="zh-CN" w:bidi="ar"/>
                        </w:rPr>
                      </w:ins>
                    </m:ctrlPr>
                  </m:sub>
                </m:sSub>
                <w:ins w:id="913" w:author="lg" w:date="2026-01-14T21:01:40Z">
                  <m:r>
                    <m:rPr/>
                    <w:rPr>
                      <w:rFonts w:hint="default" w:ascii="Cambria Math" w:hAnsi="Cambria Math"/>
                      <w:kern w:val="0"/>
                      <w:sz w:val="21"/>
                      <w:szCs w:val="21"/>
                      <w:highlight w:val="none"/>
                      <w:lang w:val="en-US" w:eastAsia="zh-CN" w:bidi="ar"/>
                    </w:rPr>
                    <m:t>)+acos(</m:t>
                  </m:r>
                </w:ins>
                <m:f>
                  <m:fPr>
                    <m:ctrlPr>
                      <w:ins w:id="914" w:author="lg" w:date="2026-01-14T21:01:40Z">
                        <w:rPr>
                          <w:rFonts w:hint="default" w:ascii="Cambria Math" w:hAnsi="Cambria Math"/>
                          <w:i/>
                          <w:kern w:val="0"/>
                          <w:sz w:val="21"/>
                          <w:szCs w:val="21"/>
                          <w:highlight w:val="none"/>
                          <w:lang w:val="en-US" w:eastAsia="zh-CN" w:bidi="ar"/>
                        </w:rPr>
                      </w:ins>
                    </m:ctrlPr>
                  </m:fPr>
                  <m:num>
                    <w:ins w:id="915" w:author="lg" w:date="2026-01-14T21:01:40Z">
                      <m:r>
                        <m:rPr/>
                        <w:rPr>
                          <w:rFonts w:hint="default" w:ascii="Cambria Math" w:hAnsi="Cambria Math"/>
                          <w:kern w:val="0"/>
                          <w:sz w:val="21"/>
                          <w:szCs w:val="21"/>
                          <w:highlight w:val="none"/>
                          <w:lang w:val="en-US" w:eastAsia="zh-CN" w:bidi="ar"/>
                        </w:rPr>
                        <m:t>c</m:t>
                      </m:r>
                    </w:ins>
                    <m:ctrlPr>
                      <w:ins w:id="916" w:author="lg" w:date="2026-01-14T21:01:40Z">
                        <w:rPr>
                          <w:rFonts w:hint="default" w:ascii="Cambria Math" w:hAnsi="Cambria Math"/>
                          <w:i/>
                          <w:kern w:val="0"/>
                          <w:sz w:val="21"/>
                          <w:szCs w:val="21"/>
                          <w:highlight w:val="none"/>
                          <w:lang w:val="en-US" w:eastAsia="zh-CN" w:bidi="ar"/>
                        </w:rPr>
                      </w:ins>
                    </m:ctrlPr>
                  </m:num>
                  <m:den>
                    <w:ins w:id="917" w:author="lg" w:date="2026-01-14T21:01:40Z">
                      <m:r>
                        <m:rPr/>
                        <w:rPr>
                          <w:rFonts w:hint="default" w:ascii="Cambria Math" w:hAnsi="Cambria Math"/>
                          <w:kern w:val="0"/>
                          <w:sz w:val="21"/>
                          <w:szCs w:val="21"/>
                          <w:highlight w:val="none"/>
                          <w:lang w:val="en-US" w:eastAsia="zh-CN" w:bidi="ar"/>
                        </w:rPr>
                        <m:t>2k</m:t>
                      </m:r>
                    </w:ins>
                    <m:rad>
                      <m:radPr>
                        <m:degHide m:val="1"/>
                        <m:ctrlPr>
                          <w:ins w:id="918" w:author="lg" w:date="2026-01-14T21:01:40Z">
                            <w:rPr>
                              <w:rFonts w:hint="default" w:ascii="Cambria Math" w:hAnsi="Cambria Math"/>
                              <w:i/>
                              <w:kern w:val="0"/>
                              <w:sz w:val="21"/>
                              <w:szCs w:val="21"/>
                              <w:highlight w:val="none"/>
                              <w:lang w:val="en-US" w:eastAsia="zh-CN" w:bidi="ar"/>
                            </w:rPr>
                          </w:ins>
                        </m:ctrlPr>
                      </m:radPr>
                      <m:deg>
                        <m:ctrlPr>
                          <w:ins w:id="919" w:author="lg" w:date="2026-01-14T21:01:40Z">
                            <w:rPr>
                              <w:rFonts w:hint="default" w:ascii="Cambria Math" w:hAnsi="Cambria Math"/>
                              <w:i/>
                              <w:kern w:val="0"/>
                              <w:sz w:val="21"/>
                              <w:szCs w:val="21"/>
                              <w:highlight w:val="none"/>
                              <w:lang w:val="en-US" w:eastAsia="zh-CN" w:bidi="ar"/>
                            </w:rPr>
                          </w:ins>
                        </m:ctrlPr>
                      </m:deg>
                      <m:e>
                        <m:sSup>
                          <m:sSupPr>
                            <m:ctrlPr>
                              <w:ins w:id="920" w:author="lg" w:date="2026-01-14T21:01:40Z">
                                <w:rPr>
                                  <w:rFonts w:hint="default" w:ascii="Cambria Math" w:hAnsi="Cambria Math"/>
                                  <w:i/>
                                  <w:kern w:val="0"/>
                                  <w:sz w:val="21"/>
                                  <w:szCs w:val="21"/>
                                  <w:highlight w:val="none"/>
                                  <w:lang w:val="en-US" w:eastAsia="zh-CN" w:bidi="ar"/>
                                </w:rPr>
                              </w:ins>
                            </m:ctrlPr>
                          </m:sSupPr>
                          <m:e>
                            <m:sSub>
                              <m:sSubPr>
                                <m:ctrlPr>
                                  <w:ins w:id="921" w:author="lg" w:date="2026-01-14T21:01:40Z">
                                    <w:rPr>
                                      <w:rFonts w:ascii="Cambria Math" w:hAnsi="Cambria Math"/>
                                      <w:i/>
                                      <w:kern w:val="0"/>
                                      <w:sz w:val="21"/>
                                      <w:szCs w:val="21"/>
                                      <w:highlight w:val="none"/>
                                      <w:lang w:bidi="ar"/>
                                    </w:rPr>
                                  </w:ins>
                                </m:ctrlPr>
                              </m:sSubPr>
                              <m:e>
                                <w:ins w:id="922" w:author="lg" w:date="2026-01-14T21:01:40Z">
                                  <m:r>
                                    <m:rPr/>
                                    <w:rPr>
                                      <w:rFonts w:hint="default" w:ascii="Cambria Math" w:hAnsi="Cambria Math"/>
                                      <w:kern w:val="0"/>
                                      <w:sz w:val="21"/>
                                      <w:szCs w:val="21"/>
                                      <w:highlight w:val="none"/>
                                      <w:lang w:val="en-US" w:eastAsia="zh-CN" w:bidi="ar"/>
                                    </w:rPr>
                                    <m:t>f</m:t>
                                  </m:r>
                                </w:ins>
                                <m:ctrlPr>
                                  <w:ins w:id="923" w:author="lg" w:date="2026-01-14T21:01:40Z">
                                    <w:rPr>
                                      <w:rFonts w:ascii="Cambria Math" w:hAnsi="Cambria Math"/>
                                      <w:i/>
                                      <w:kern w:val="0"/>
                                      <w:sz w:val="21"/>
                                      <w:szCs w:val="21"/>
                                      <w:highlight w:val="none"/>
                                      <w:lang w:bidi="ar"/>
                                    </w:rPr>
                                  </w:ins>
                                </m:ctrlPr>
                              </m:e>
                              <m:sub>
                                <w:ins w:id="924" w:author="lg" w:date="2026-01-14T21:01:40Z">
                                  <m:r>
                                    <m:rPr/>
                                    <w:rPr>
                                      <w:rFonts w:hint="default" w:ascii="Cambria Math" w:hAnsi="Cambria Math"/>
                                      <w:kern w:val="0"/>
                                      <w:sz w:val="21"/>
                                      <w:szCs w:val="21"/>
                                      <w:highlight w:val="none"/>
                                      <w:lang w:val="en-US" w:eastAsia="zh-CN" w:bidi="ar"/>
                                    </w:rPr>
                                    <m:t>x</m:t>
                                  </m:r>
                                </w:ins>
                                <m:ctrlPr>
                                  <w:ins w:id="925" w:author="lg" w:date="2026-01-14T21:01:40Z">
                                    <w:rPr>
                                      <w:rFonts w:ascii="Cambria Math" w:hAnsi="Cambria Math"/>
                                      <w:i/>
                                      <w:kern w:val="0"/>
                                      <w:sz w:val="21"/>
                                      <w:szCs w:val="21"/>
                                      <w:highlight w:val="none"/>
                                      <w:lang w:bidi="ar"/>
                                    </w:rPr>
                                  </w:ins>
                                </m:ctrlPr>
                              </m:sub>
                            </m:sSub>
                            <m:ctrlPr>
                              <w:ins w:id="926" w:author="lg" w:date="2026-01-14T21:01:40Z">
                                <w:rPr>
                                  <w:rFonts w:hint="default" w:ascii="Cambria Math" w:hAnsi="Cambria Math"/>
                                  <w:i/>
                                  <w:kern w:val="0"/>
                                  <w:sz w:val="21"/>
                                  <w:szCs w:val="21"/>
                                  <w:highlight w:val="none"/>
                                  <w:lang w:val="en-US" w:eastAsia="zh-CN" w:bidi="ar"/>
                                </w:rPr>
                              </w:ins>
                            </m:ctrlPr>
                          </m:e>
                          <m:sup>
                            <w:ins w:id="927" w:author="lg" w:date="2026-01-14T21:01:40Z">
                              <m:r>
                                <m:rPr/>
                                <w:rPr>
                                  <w:rFonts w:hint="default" w:ascii="Cambria Math" w:hAnsi="Cambria Math"/>
                                  <w:kern w:val="0"/>
                                  <w:sz w:val="21"/>
                                  <w:szCs w:val="21"/>
                                  <w:highlight w:val="none"/>
                                  <w:lang w:val="en-US" w:eastAsia="zh-CN" w:bidi="ar"/>
                                </w:rPr>
                                <m:t>2</m:t>
                              </m:r>
                            </w:ins>
                            <m:ctrlPr>
                              <w:ins w:id="928" w:author="lg" w:date="2026-01-14T21:01:40Z">
                                <w:rPr>
                                  <w:rFonts w:hint="default" w:ascii="Cambria Math" w:hAnsi="Cambria Math"/>
                                  <w:i/>
                                  <w:kern w:val="0"/>
                                  <w:sz w:val="21"/>
                                  <w:szCs w:val="21"/>
                                  <w:highlight w:val="none"/>
                                  <w:lang w:val="en-US" w:eastAsia="zh-CN" w:bidi="ar"/>
                                </w:rPr>
                              </w:ins>
                            </m:ctrlPr>
                          </m:sup>
                        </m:sSup>
                        <w:ins w:id="929" w:author="lg" w:date="2026-01-14T21:01:40Z">
                          <m:r>
                            <m:rPr/>
                            <w:rPr>
                              <w:rFonts w:hint="default" w:ascii="Cambria Math" w:hAnsi="Cambria Math"/>
                              <w:kern w:val="0"/>
                              <w:sz w:val="21"/>
                              <w:szCs w:val="21"/>
                              <w:highlight w:val="none"/>
                              <w:lang w:val="en-US" w:eastAsia="zh-CN" w:bidi="ar"/>
                            </w:rPr>
                            <m:t>+</m:t>
                          </m:r>
                        </w:ins>
                        <m:sSup>
                          <m:sSupPr>
                            <m:ctrlPr>
                              <w:ins w:id="930" w:author="lg" w:date="2026-01-14T21:01:40Z">
                                <w:rPr>
                                  <w:rFonts w:hint="default" w:ascii="Cambria Math" w:hAnsi="Cambria Math"/>
                                  <w:i/>
                                  <w:kern w:val="0"/>
                                  <w:sz w:val="21"/>
                                  <w:szCs w:val="21"/>
                                  <w:highlight w:val="none"/>
                                  <w:lang w:val="en-US" w:eastAsia="zh-CN" w:bidi="ar"/>
                                </w:rPr>
                              </w:ins>
                            </m:ctrlPr>
                          </m:sSupPr>
                          <m:e>
                            <m:sSub>
                              <m:sSubPr>
                                <m:ctrlPr>
                                  <w:ins w:id="931" w:author="lg" w:date="2026-01-14T21:01:40Z">
                                    <w:rPr>
                                      <w:rFonts w:ascii="Cambria Math" w:hAnsi="Cambria Math"/>
                                      <w:i/>
                                      <w:kern w:val="0"/>
                                      <w:sz w:val="21"/>
                                      <w:szCs w:val="21"/>
                                      <w:highlight w:val="none"/>
                                      <w:lang w:bidi="ar"/>
                                    </w:rPr>
                                  </w:ins>
                                </m:ctrlPr>
                              </m:sSubPr>
                              <m:e>
                                <w:ins w:id="932" w:author="lg" w:date="2026-01-14T21:01:40Z">
                                  <m:r>
                                    <m:rPr/>
                                    <w:rPr>
                                      <w:rFonts w:hint="default" w:ascii="Cambria Math" w:hAnsi="Cambria Math"/>
                                      <w:kern w:val="0"/>
                                      <w:sz w:val="21"/>
                                      <w:szCs w:val="21"/>
                                      <w:highlight w:val="none"/>
                                      <w:lang w:val="en-US" w:eastAsia="zh-CN" w:bidi="ar"/>
                                    </w:rPr>
                                    <m:t>f</m:t>
                                  </m:r>
                                </w:ins>
                                <m:ctrlPr>
                                  <w:ins w:id="933" w:author="lg" w:date="2026-01-14T21:01:40Z">
                                    <w:rPr>
                                      <w:rFonts w:ascii="Cambria Math" w:hAnsi="Cambria Math"/>
                                      <w:i/>
                                      <w:kern w:val="0"/>
                                      <w:sz w:val="21"/>
                                      <w:szCs w:val="21"/>
                                      <w:highlight w:val="none"/>
                                      <w:lang w:bidi="ar"/>
                                    </w:rPr>
                                  </w:ins>
                                </m:ctrlPr>
                              </m:e>
                              <m:sub>
                                <w:ins w:id="934" w:author="lg" w:date="2026-01-14T21:01:40Z">
                                  <m:r>
                                    <m:rPr/>
                                    <w:rPr>
                                      <w:rFonts w:hint="default" w:ascii="Cambria Math" w:hAnsi="Cambria Math"/>
                                      <w:kern w:val="0"/>
                                      <w:sz w:val="21"/>
                                      <w:szCs w:val="21"/>
                                      <w:highlight w:val="none"/>
                                      <w:lang w:val="en-US" w:eastAsia="zh-CN" w:bidi="ar"/>
                                    </w:rPr>
                                    <m:t>y</m:t>
                                  </m:r>
                                </w:ins>
                                <m:ctrlPr>
                                  <w:ins w:id="935" w:author="lg" w:date="2026-01-14T21:01:40Z">
                                    <w:rPr>
                                      <w:rFonts w:ascii="Cambria Math" w:hAnsi="Cambria Math"/>
                                      <w:i/>
                                      <w:kern w:val="0"/>
                                      <w:sz w:val="21"/>
                                      <w:szCs w:val="21"/>
                                      <w:highlight w:val="none"/>
                                      <w:lang w:bidi="ar"/>
                                    </w:rPr>
                                  </w:ins>
                                </m:ctrlPr>
                              </m:sub>
                            </m:sSub>
                            <m:ctrlPr>
                              <w:ins w:id="936" w:author="lg" w:date="2026-01-14T21:01:40Z">
                                <w:rPr>
                                  <w:rFonts w:hint="default" w:ascii="Cambria Math" w:hAnsi="Cambria Math"/>
                                  <w:i/>
                                  <w:kern w:val="0"/>
                                  <w:sz w:val="21"/>
                                  <w:szCs w:val="21"/>
                                  <w:highlight w:val="none"/>
                                  <w:lang w:val="en-US" w:eastAsia="zh-CN" w:bidi="ar"/>
                                </w:rPr>
                              </w:ins>
                            </m:ctrlPr>
                          </m:e>
                          <m:sup>
                            <w:ins w:id="937" w:author="lg" w:date="2026-01-14T21:01:40Z">
                              <m:r>
                                <m:rPr/>
                                <w:rPr>
                                  <w:rFonts w:hint="default" w:ascii="Cambria Math" w:hAnsi="Cambria Math"/>
                                  <w:kern w:val="0"/>
                                  <w:sz w:val="21"/>
                                  <w:szCs w:val="21"/>
                                  <w:highlight w:val="none"/>
                                  <w:lang w:val="en-US" w:eastAsia="zh-CN" w:bidi="ar"/>
                                </w:rPr>
                                <m:t>2</m:t>
                              </m:r>
                            </w:ins>
                            <m:ctrlPr>
                              <w:ins w:id="938" w:author="lg" w:date="2026-01-14T21:01:40Z">
                                <w:rPr>
                                  <w:rFonts w:hint="default" w:ascii="Cambria Math" w:hAnsi="Cambria Math"/>
                                  <w:i/>
                                  <w:kern w:val="0"/>
                                  <w:sz w:val="21"/>
                                  <w:szCs w:val="21"/>
                                  <w:highlight w:val="none"/>
                                  <w:lang w:val="en-US" w:eastAsia="zh-CN" w:bidi="ar"/>
                                </w:rPr>
                              </w:ins>
                            </m:ctrlPr>
                          </m:sup>
                        </m:sSup>
                        <m:ctrlPr>
                          <w:ins w:id="939" w:author="lg" w:date="2026-01-14T21:01:40Z">
                            <w:rPr>
                              <w:rFonts w:hint="default" w:ascii="Cambria Math" w:hAnsi="Cambria Math"/>
                              <w:i/>
                              <w:kern w:val="0"/>
                              <w:sz w:val="21"/>
                              <w:szCs w:val="21"/>
                              <w:highlight w:val="none"/>
                              <w:lang w:val="en-US" w:eastAsia="zh-CN" w:bidi="ar"/>
                            </w:rPr>
                          </w:ins>
                        </m:ctrlPr>
                      </m:e>
                    </m:rad>
                    <m:ctrlPr>
                      <w:ins w:id="940" w:author="lg" w:date="2026-01-14T21:01:40Z">
                        <w:rPr>
                          <w:rFonts w:hint="default" w:ascii="Cambria Math" w:hAnsi="Cambria Math"/>
                          <w:i/>
                          <w:kern w:val="0"/>
                          <w:sz w:val="21"/>
                          <w:szCs w:val="21"/>
                          <w:highlight w:val="none"/>
                          <w:lang w:val="en-US" w:eastAsia="zh-CN" w:bidi="ar"/>
                        </w:rPr>
                      </w:ins>
                    </m:ctrlPr>
                  </m:den>
                </m:f>
                <w:ins w:id="941" w:author="lg" w:date="2026-01-14T21:01:40Z">
                  <m:r>
                    <m:rPr/>
                    <w:rPr>
                      <w:rFonts w:hint="default" w:ascii="Cambria Math" w:hAnsi="Cambria Math"/>
                      <w:kern w:val="0"/>
                      <w:sz w:val="21"/>
                      <w:szCs w:val="21"/>
                      <w:highlight w:val="none"/>
                      <w:lang w:val="en-US" w:eastAsia="zh-CN" w:bidi="ar"/>
                    </w:rPr>
                    <m:t>))</m:t>
                  </m:r>
                </w:ins>
                <m:ctrlPr>
                  <w:ins w:id="942" w:author="lg" w:date="2026-01-14T21:01:27Z">
                    <w:rPr>
                      <w:rFonts w:ascii="Cambria Math" w:hAnsi="Cambria Math"/>
                      <w:i w:val="0"/>
                      <w:kern w:val="0"/>
                      <w:sz w:val="21"/>
                      <w:szCs w:val="21"/>
                      <w:highlight w:val="none"/>
                      <w:lang w:bidi="ar"/>
                    </w:rPr>
                  </w:ins>
                </m:ctrlPr>
              </m:e>
            </m:eqArr>
            <m:ctrlPr>
              <w:ins w:id="943" w:author="lg" w:date="2026-01-14T21:01:27Z">
                <w:rPr>
                  <w:rFonts w:ascii="Cambria Math" w:hAnsi="Cambria Math"/>
                  <w:i w:val="0"/>
                  <w:kern w:val="0"/>
                  <w:sz w:val="21"/>
                  <w:szCs w:val="21"/>
                  <w:highlight w:val="none"/>
                  <w:lang w:bidi="ar"/>
                </w:rPr>
              </w:ins>
            </m:ctrlPr>
          </m:e>
        </m:d>
        <m:d>
          <m:dPr>
            <m:begChr m:val="{"/>
            <m:endChr m:val=""/>
            <m:ctrlPr>
              <w:del w:id="944" w:author="lg" w:date="2026-01-14T21:01:57Z">
                <w:rPr>
                  <w:rFonts w:ascii="Cambria Math" w:hAnsi="Cambria Math"/>
                  <w:i/>
                  <w:kern w:val="0"/>
                  <w:sz w:val="21"/>
                  <w:szCs w:val="21"/>
                  <w:highlight w:val="none"/>
                  <w:lang w:bidi="ar"/>
                  <w:rPrChange w:id="945" w:author="lg" w:date="2026-01-14T17:12:49Z">
                    <w:rPr>
                      <w:rFonts w:ascii="Cambria Math" w:hAnsi="Cambria Math"/>
                      <w:i/>
                      <w:kern w:val="0"/>
                      <w:sz w:val="20"/>
                      <w:szCs w:val="20"/>
                      <w:highlight w:val="none"/>
                      <w:lang w:bidi="ar"/>
                    </w:rPr>
                  </w:rPrChange>
                </w:rPr>
              </w:del>
            </m:ctrlPr>
          </m:dPr>
          <m:e>
            <m:eqArr>
              <m:eqArrPr>
                <m:ctrlPr>
                  <w:del w:id="946" w:author="lg" w:date="2026-01-14T21:01:57Z">
                    <w:rPr>
                      <w:rFonts w:ascii="Cambria Math" w:hAnsi="Cambria Math"/>
                      <w:i/>
                      <w:kern w:val="0"/>
                      <w:sz w:val="21"/>
                      <w:szCs w:val="21"/>
                      <w:highlight w:val="none"/>
                      <w:lang w:bidi="ar"/>
                      <w:rPrChange w:id="947" w:author="lg" w:date="2026-01-14T17:12:49Z">
                        <w:rPr>
                          <w:rFonts w:ascii="Cambria Math" w:hAnsi="Cambria Math"/>
                          <w:i/>
                          <w:kern w:val="0"/>
                          <w:sz w:val="20"/>
                          <w:szCs w:val="20"/>
                          <w:highlight w:val="none"/>
                          <w:lang w:bidi="ar"/>
                        </w:rPr>
                      </w:rPrChange>
                    </w:rPr>
                  </w:del>
                </m:ctrlPr>
              </m:eqArrPr>
              <m:e>
                <m:sSub>
                  <m:sSubPr>
                    <m:ctrlPr>
                      <w:del w:id="948" w:author="lg" w:date="2026-01-14T21:01:57Z">
                        <w:rPr>
                          <w:rFonts w:ascii="Cambria Math" w:hAnsi="Cambria Math"/>
                          <w:i/>
                          <w:kern w:val="0"/>
                          <w:sz w:val="21"/>
                          <w:szCs w:val="21"/>
                          <w:highlight w:val="none"/>
                          <w:lang w:bidi="ar"/>
                          <w:rPrChange w:id="949" w:author="lg" w:date="2026-01-14T17:12:49Z">
                            <w:rPr>
                              <w:rFonts w:ascii="Cambria Math" w:hAnsi="Cambria Math"/>
                              <w:i/>
                              <w:kern w:val="0"/>
                              <w:sz w:val="20"/>
                              <w:szCs w:val="20"/>
                              <w:highlight w:val="none"/>
                              <w:lang w:bidi="ar"/>
                            </w:rPr>
                          </w:rPrChange>
                        </w:rPr>
                      </w:del>
                    </m:ctrlPr>
                  </m:sSubPr>
                  <m:e>
                    <w:del w:id="950" w:author="lg" w:date="2026-01-14T21:01:57Z">
                      <m:r>
                        <m:rPr/>
                        <w:rPr>
                          <w:rFonts w:hint="default" w:ascii="Cambria Math" w:hAnsi="Cambria Math"/>
                          <w:kern w:val="0"/>
                          <w:sz w:val="21"/>
                          <w:szCs w:val="21"/>
                          <w:highlight w:val="none"/>
                          <w:lang w:val="en-US" w:eastAsia="zh-CN" w:bidi="ar"/>
                          <w:rPrChange w:id="951" w:author="lg" w:date="2026-01-14T17:12:49Z">
                            <w:rPr>
                              <w:rFonts w:hint="default" w:ascii="Cambria Math" w:hAnsi="Cambria Math"/>
                              <w:kern w:val="0"/>
                              <w:sz w:val="20"/>
                              <w:szCs w:val="20"/>
                              <w:highlight w:val="none"/>
                              <w:lang w:val="en-US" w:eastAsia="zh-CN" w:bidi="ar"/>
                            </w:rPr>
                          </w:rPrChange>
                        </w:rPr>
                        <m:t>x</m:t>
                      </m:r>
                    </w:del>
                    <m:ctrlPr>
                      <w:del w:id="952" w:author="lg" w:date="2026-01-14T21:01:57Z">
                        <w:rPr>
                          <w:rFonts w:ascii="Cambria Math" w:hAnsi="Cambria Math"/>
                          <w:i/>
                          <w:kern w:val="0"/>
                          <w:sz w:val="21"/>
                          <w:szCs w:val="21"/>
                          <w:highlight w:val="none"/>
                          <w:lang w:bidi="ar"/>
                          <w:rPrChange w:id="953" w:author="lg" w:date="2026-01-14T17:12:49Z">
                            <w:rPr>
                              <w:rFonts w:ascii="Cambria Math" w:hAnsi="Cambria Math"/>
                              <w:i/>
                              <w:kern w:val="0"/>
                              <w:sz w:val="20"/>
                              <w:szCs w:val="20"/>
                              <w:highlight w:val="none"/>
                              <w:lang w:bidi="ar"/>
                            </w:rPr>
                          </w:rPrChange>
                        </w:rPr>
                      </w:del>
                    </m:ctrlPr>
                  </m:e>
                  <m:sub>
                    <w:del w:id="954" w:author="lg" w:date="2026-01-14T21:01:57Z">
                      <m:r>
                        <m:rPr/>
                        <w:rPr>
                          <w:rFonts w:hint="default" w:ascii="Cambria Math" w:hAnsi="Cambria Math"/>
                          <w:kern w:val="0"/>
                          <w:sz w:val="21"/>
                          <w:szCs w:val="21"/>
                          <w:highlight w:val="none"/>
                          <w:lang w:val="en-US" w:eastAsia="zh-CN" w:bidi="ar"/>
                          <w:rPrChange w:id="955" w:author="lg" w:date="2026-01-14T17:12:49Z">
                            <w:rPr>
                              <w:rFonts w:hint="default" w:ascii="Cambria Math" w:hAnsi="Cambria Math"/>
                              <w:kern w:val="0"/>
                              <w:sz w:val="20"/>
                              <w:szCs w:val="20"/>
                              <w:highlight w:val="none"/>
                              <w:lang w:val="en-US" w:eastAsia="zh-CN" w:bidi="ar"/>
                            </w:rPr>
                          </w:rPrChange>
                        </w:rPr>
                        <m:t>E</m:t>
                      </m:r>
                    </w:del>
                    <m:ctrlPr>
                      <w:del w:id="956" w:author="lg" w:date="2026-01-14T21:01:57Z">
                        <w:rPr>
                          <w:rFonts w:ascii="Cambria Math" w:hAnsi="Cambria Math"/>
                          <w:i/>
                          <w:kern w:val="0"/>
                          <w:sz w:val="21"/>
                          <w:szCs w:val="21"/>
                          <w:highlight w:val="none"/>
                          <w:lang w:bidi="ar"/>
                          <w:rPrChange w:id="957" w:author="lg" w:date="2026-01-14T17:12:49Z">
                            <w:rPr>
                              <w:rFonts w:ascii="Cambria Math" w:hAnsi="Cambria Math"/>
                              <w:i/>
                              <w:kern w:val="0"/>
                              <w:sz w:val="20"/>
                              <w:szCs w:val="20"/>
                              <w:highlight w:val="none"/>
                              <w:lang w:bidi="ar"/>
                            </w:rPr>
                          </w:rPrChange>
                        </w:rPr>
                      </w:del>
                    </m:ctrlPr>
                  </m:sub>
                </m:sSub>
                <w:del w:id="958" w:author="lg" w:date="2026-01-14T21:01:57Z">
                  <m:r>
                    <m:rPr/>
                    <w:rPr>
                      <w:rFonts w:hint="default" w:ascii="Cambria Math" w:hAnsi="Cambria Math"/>
                      <w:kern w:val="0"/>
                      <w:sz w:val="21"/>
                      <w:szCs w:val="21"/>
                      <w:highlight w:val="none"/>
                      <w:lang w:val="en-US" w:eastAsia="zh-CN" w:bidi="ar"/>
                      <w:rPrChange w:id="959" w:author="lg" w:date="2026-01-14T17:12:49Z">
                        <w:rPr>
                          <w:rFonts w:hint="default" w:ascii="Cambria Math" w:hAnsi="Cambria Math"/>
                          <w:kern w:val="0"/>
                          <w:sz w:val="20"/>
                          <w:szCs w:val="20"/>
                          <w:highlight w:val="none"/>
                          <w:lang w:val="en-US" w:eastAsia="zh-CN" w:bidi="ar"/>
                        </w:rPr>
                      </w:rPrChange>
                    </w:rPr>
                    <m:t>(t)=</m:t>
                  </m:r>
                </w:del>
                <m:sSub>
                  <m:sSubPr>
                    <m:ctrlPr>
                      <w:del w:id="960" w:author="lg" w:date="2026-01-14T21:01:57Z">
                        <w:rPr>
                          <w:rFonts w:hint="default" w:ascii="Cambria Math" w:hAnsi="Cambria Math"/>
                          <w:i/>
                          <w:kern w:val="0"/>
                          <w:sz w:val="21"/>
                          <w:szCs w:val="21"/>
                          <w:highlight w:val="none"/>
                          <w:lang w:val="en-US" w:eastAsia="zh-CN" w:bidi="ar"/>
                          <w:rPrChange w:id="961" w:author="lg" w:date="2026-01-14T17:12:49Z">
                            <w:rPr>
                              <w:rFonts w:hint="default" w:ascii="Cambria Math" w:hAnsi="Cambria Math"/>
                              <w:i/>
                              <w:kern w:val="0"/>
                              <w:sz w:val="20"/>
                              <w:szCs w:val="20"/>
                              <w:highlight w:val="none"/>
                              <w:lang w:val="en-US" w:eastAsia="zh-CN" w:bidi="ar"/>
                            </w:rPr>
                          </w:rPrChange>
                        </w:rPr>
                      </w:del>
                    </m:ctrlPr>
                  </m:sSubPr>
                  <m:e>
                    <w:del w:id="962" w:author="lg" w:date="2026-01-14T21:01:57Z">
                      <m:r>
                        <m:rPr/>
                        <w:rPr>
                          <w:rFonts w:hint="default" w:ascii="Cambria Math" w:hAnsi="Cambria Math"/>
                          <w:kern w:val="0"/>
                          <w:sz w:val="21"/>
                          <w:szCs w:val="21"/>
                          <w:highlight w:val="none"/>
                          <w:lang w:val="en-US" w:eastAsia="zh-CN" w:bidi="ar"/>
                          <w:rPrChange w:id="963" w:author="lg" w:date="2026-01-14T17:12:49Z">
                            <w:rPr>
                              <w:rFonts w:hint="default" w:ascii="Cambria Math" w:hAnsi="Cambria Math"/>
                              <w:kern w:val="0"/>
                              <w:sz w:val="20"/>
                              <w:szCs w:val="20"/>
                              <w:highlight w:val="none"/>
                              <w:lang w:val="en-US" w:eastAsia="zh-CN" w:bidi="ar"/>
                            </w:rPr>
                          </w:rPrChange>
                        </w:rPr>
                        <m:t>r</m:t>
                      </m:r>
                    </w:del>
                    <m:ctrlPr>
                      <w:del w:id="964" w:author="lg" w:date="2026-01-14T21:01:57Z">
                        <w:rPr>
                          <w:rFonts w:hint="default" w:ascii="Cambria Math" w:hAnsi="Cambria Math"/>
                          <w:i/>
                          <w:kern w:val="0"/>
                          <w:sz w:val="21"/>
                          <w:szCs w:val="21"/>
                          <w:highlight w:val="none"/>
                          <w:lang w:val="en-US" w:eastAsia="zh-CN" w:bidi="ar"/>
                          <w:rPrChange w:id="965" w:author="lg" w:date="2026-01-14T17:12:49Z">
                            <w:rPr>
                              <w:rFonts w:hint="default" w:ascii="Cambria Math" w:hAnsi="Cambria Math"/>
                              <w:i/>
                              <w:kern w:val="0"/>
                              <w:sz w:val="20"/>
                              <w:szCs w:val="20"/>
                              <w:highlight w:val="none"/>
                              <w:lang w:val="en-US" w:eastAsia="zh-CN" w:bidi="ar"/>
                            </w:rPr>
                          </w:rPrChange>
                        </w:rPr>
                      </w:del>
                    </m:ctrlPr>
                  </m:e>
                  <m:sub>
                    <w:del w:id="966" w:author="lg" w:date="2026-01-14T21:01:57Z">
                      <m:r>
                        <m:rPr>
                          <m:sty m:val="p"/>
                        </m:rPr>
                        <w:rPr>
                          <w:rFonts w:hint="default" w:ascii="Cambria Math" w:hAnsi="Cambria Math"/>
                          <w:kern w:val="0"/>
                          <w:sz w:val="21"/>
                          <w:szCs w:val="21"/>
                          <w:highlight w:val="none"/>
                          <w:lang w:val="en-US" w:eastAsia="zh-CN" w:bidi="ar"/>
                          <w:rPrChange w:id="967" w:author="lg" w:date="2026-01-14T17:12:49Z">
                            <w:rPr>
                              <w:rFonts w:hint="default" w:ascii="Cambria Math" w:hAnsi="Cambria Math"/>
                              <w:kern w:val="0"/>
                              <w:sz w:val="20"/>
                              <w:szCs w:val="20"/>
                              <w:highlight w:val="none"/>
                              <w:lang w:val="en-US" w:eastAsia="zh-CN" w:bidi="ar"/>
                            </w:rPr>
                          </w:rPrChange>
                        </w:rPr>
                        <m:t>o</m:t>
                      </m:r>
                    </w:del>
                    <m:ctrlPr>
                      <w:del w:id="968" w:author="lg" w:date="2026-01-14T21:01:57Z">
                        <w:rPr>
                          <w:rFonts w:hint="default" w:ascii="Cambria Math" w:hAnsi="Cambria Math"/>
                          <w:i/>
                          <w:kern w:val="0"/>
                          <w:sz w:val="21"/>
                          <w:szCs w:val="21"/>
                          <w:highlight w:val="none"/>
                          <w:lang w:val="en-US" w:eastAsia="zh-CN" w:bidi="ar"/>
                          <w:rPrChange w:id="969" w:author="lg" w:date="2026-01-14T17:12:49Z">
                            <w:rPr>
                              <w:rFonts w:hint="default" w:ascii="Cambria Math" w:hAnsi="Cambria Math"/>
                              <w:i/>
                              <w:kern w:val="0"/>
                              <w:sz w:val="20"/>
                              <w:szCs w:val="20"/>
                              <w:highlight w:val="none"/>
                              <w:lang w:val="en-US" w:eastAsia="zh-CN" w:bidi="ar"/>
                            </w:rPr>
                          </w:rPrChange>
                        </w:rPr>
                      </w:del>
                    </m:ctrlPr>
                  </m:sub>
                </m:sSub>
                <w:del w:id="970" w:author="lg" w:date="2026-01-14T21:01:57Z">
                  <m:r>
                    <m:rPr/>
                    <w:rPr>
                      <w:rFonts w:hint="default" w:ascii="Cambria Math" w:hAnsi="Cambria Math"/>
                      <w:kern w:val="0"/>
                      <w:sz w:val="21"/>
                      <w:szCs w:val="21"/>
                      <w:highlight w:val="none"/>
                      <w:lang w:val="en-US" w:eastAsia="zh-CN" w:bidi="ar"/>
                      <w:rPrChange w:id="971" w:author="lg" w:date="2026-01-14T17:12:49Z">
                        <w:rPr>
                          <w:rFonts w:hint="default" w:ascii="Cambria Math" w:hAnsi="Cambria Math"/>
                          <w:kern w:val="0"/>
                          <w:sz w:val="20"/>
                          <w:szCs w:val="20"/>
                          <w:highlight w:val="none"/>
                          <w:lang w:val="en-US" w:eastAsia="zh-CN" w:bidi="ar"/>
                        </w:rPr>
                      </w:rPrChange>
                    </w:rPr>
                    <m:t>cos(</m:t>
                  </m:r>
                </w:del>
                <w:del w:id="972" w:author="lg" w:date="2026-01-14T21:01:57Z">
                  <m:r>
                    <m:rPr/>
                    <w:rPr>
                      <w:rFonts w:ascii="Cambria Math" w:hAnsi="Cambria Math"/>
                      <w:kern w:val="0"/>
                      <w:sz w:val="21"/>
                      <w:szCs w:val="21"/>
                      <w:highlight w:val="none"/>
                      <w:lang w:val="en-US" w:bidi="ar"/>
                      <w:rPrChange w:id="973" w:author="lg" w:date="2026-01-14T17:12:49Z">
                        <w:rPr>
                          <w:rFonts w:ascii="Cambria Math" w:hAnsi="Cambria Math"/>
                          <w:kern w:val="0"/>
                          <w:sz w:val="20"/>
                          <w:szCs w:val="20"/>
                          <w:highlight w:val="none"/>
                          <w:lang w:val="en-US" w:bidi="ar"/>
                        </w:rPr>
                      </w:rPrChange>
                    </w:rPr>
                    <m:t>ω</m:t>
                  </m:r>
                </w:del>
                <w:del w:id="974" w:author="lg" w:date="2026-01-14T21:01:57Z">
                  <m:r>
                    <m:rPr/>
                    <w:rPr>
                      <w:rFonts w:hint="default" w:ascii="Cambria Math" w:hAnsi="Cambria Math"/>
                      <w:kern w:val="0"/>
                      <w:sz w:val="21"/>
                      <w:szCs w:val="21"/>
                      <w:highlight w:val="none"/>
                      <w:lang w:val="en-US" w:eastAsia="zh-CN" w:bidi="ar"/>
                      <w:rPrChange w:id="975" w:author="lg" w:date="2026-01-14T17:12:49Z">
                        <w:rPr>
                          <w:rFonts w:hint="default" w:ascii="Cambria Math" w:hAnsi="Cambria Math"/>
                          <w:kern w:val="0"/>
                          <w:sz w:val="20"/>
                          <w:szCs w:val="20"/>
                          <w:highlight w:val="none"/>
                          <w:lang w:val="en-US" w:eastAsia="zh-CN" w:bidi="ar"/>
                        </w:rPr>
                      </w:rPrChange>
                    </w:rPr>
                    <m:t>t+</m:t>
                  </m:r>
                </w:del>
                <m:sSub>
                  <m:sSubPr>
                    <m:ctrlPr>
                      <w:del w:id="976" w:author="lg" w:date="2026-01-14T21:01:57Z">
                        <w:rPr>
                          <w:rFonts w:hint="default" w:ascii="Cambria Math" w:hAnsi="Cambria Math"/>
                          <w:i/>
                          <w:kern w:val="0"/>
                          <w:sz w:val="21"/>
                          <w:szCs w:val="21"/>
                          <w:highlight w:val="none"/>
                          <w:lang w:val="en-US" w:eastAsia="zh-CN" w:bidi="ar"/>
                          <w:rPrChange w:id="977" w:author="lg" w:date="2026-01-14T17:12:49Z">
                            <w:rPr>
                              <w:rFonts w:hint="default" w:ascii="Cambria Math" w:hAnsi="Cambria Math"/>
                              <w:i/>
                              <w:kern w:val="0"/>
                              <w:sz w:val="20"/>
                              <w:szCs w:val="20"/>
                              <w:highlight w:val="none"/>
                              <w:lang w:val="en-US" w:eastAsia="zh-CN" w:bidi="ar"/>
                            </w:rPr>
                          </w:rPrChange>
                        </w:rPr>
                      </w:del>
                    </m:ctrlPr>
                  </m:sSubPr>
                  <m:e>
                    <w:del w:id="978" w:author="lg" w:date="2026-01-14T21:01:57Z">
                      <m:r>
                        <m:rPr/>
                        <w:rPr>
                          <w:rFonts w:ascii="Cambria Math" w:hAnsi="Cambria Math"/>
                          <w:kern w:val="0"/>
                          <w:sz w:val="21"/>
                          <w:szCs w:val="21"/>
                          <w:highlight w:val="none"/>
                          <w:lang w:val="en-US" w:bidi="ar"/>
                          <w:rPrChange w:id="979" w:author="lg" w:date="2026-01-14T17:12:49Z">
                            <w:rPr>
                              <w:rFonts w:ascii="Cambria Math" w:hAnsi="Cambria Math"/>
                              <w:kern w:val="0"/>
                              <w:sz w:val="20"/>
                              <w:szCs w:val="20"/>
                              <w:highlight w:val="none"/>
                              <w:lang w:val="en-US" w:bidi="ar"/>
                            </w:rPr>
                          </w:rPrChange>
                        </w:rPr>
                        <m:t>α</m:t>
                      </m:r>
                    </w:del>
                    <m:ctrlPr>
                      <w:del w:id="980" w:author="lg" w:date="2026-01-14T21:01:57Z">
                        <w:rPr>
                          <w:rFonts w:hint="default" w:ascii="Cambria Math" w:hAnsi="Cambria Math"/>
                          <w:i/>
                          <w:kern w:val="0"/>
                          <w:sz w:val="21"/>
                          <w:szCs w:val="21"/>
                          <w:highlight w:val="none"/>
                          <w:lang w:val="en-US" w:eastAsia="zh-CN" w:bidi="ar"/>
                          <w:rPrChange w:id="981" w:author="lg" w:date="2026-01-14T17:12:49Z">
                            <w:rPr>
                              <w:rFonts w:hint="default" w:ascii="Cambria Math" w:hAnsi="Cambria Math"/>
                              <w:i/>
                              <w:kern w:val="0"/>
                              <w:sz w:val="20"/>
                              <w:szCs w:val="20"/>
                              <w:highlight w:val="none"/>
                              <w:lang w:val="en-US" w:eastAsia="zh-CN" w:bidi="ar"/>
                            </w:rPr>
                          </w:rPrChange>
                        </w:rPr>
                      </w:del>
                    </m:ctrlPr>
                  </m:e>
                  <m:sub>
                    <w:del w:id="982" w:author="lg" w:date="2026-01-14T21:01:57Z">
                      <m:r>
                        <m:rPr/>
                        <w:rPr>
                          <w:rFonts w:hint="default" w:ascii="Cambria Math" w:hAnsi="Cambria Math"/>
                          <w:kern w:val="0"/>
                          <w:sz w:val="21"/>
                          <w:szCs w:val="21"/>
                          <w:highlight w:val="none"/>
                          <w:lang w:val="en-US" w:eastAsia="zh-CN" w:bidi="ar"/>
                          <w:rPrChange w:id="983" w:author="lg" w:date="2026-01-14T17:12:49Z">
                            <w:rPr>
                              <w:rFonts w:hint="default" w:ascii="Cambria Math" w:hAnsi="Cambria Math"/>
                              <w:kern w:val="0"/>
                              <w:sz w:val="20"/>
                              <w:szCs w:val="20"/>
                              <w:highlight w:val="none"/>
                              <w:lang w:val="en-US" w:eastAsia="zh-CN" w:bidi="ar"/>
                            </w:rPr>
                          </w:rPrChange>
                        </w:rPr>
                        <m:t>0</m:t>
                      </m:r>
                    </w:del>
                    <m:ctrlPr>
                      <w:del w:id="984" w:author="lg" w:date="2026-01-14T21:01:57Z">
                        <w:rPr>
                          <w:rFonts w:hint="default" w:ascii="Cambria Math" w:hAnsi="Cambria Math"/>
                          <w:i/>
                          <w:kern w:val="0"/>
                          <w:sz w:val="21"/>
                          <w:szCs w:val="21"/>
                          <w:highlight w:val="none"/>
                          <w:lang w:val="en-US" w:eastAsia="zh-CN" w:bidi="ar"/>
                          <w:rPrChange w:id="985" w:author="lg" w:date="2026-01-14T17:12:49Z">
                            <w:rPr>
                              <w:rFonts w:hint="default" w:ascii="Cambria Math" w:hAnsi="Cambria Math"/>
                              <w:i/>
                              <w:kern w:val="0"/>
                              <w:sz w:val="20"/>
                              <w:szCs w:val="20"/>
                              <w:highlight w:val="none"/>
                              <w:lang w:val="en-US" w:eastAsia="zh-CN" w:bidi="ar"/>
                            </w:rPr>
                          </w:rPrChange>
                        </w:rPr>
                      </w:del>
                    </m:ctrlPr>
                  </m:sub>
                </m:sSub>
                <w:del w:id="986" w:author="lg" w:date="2026-01-14T21:01:57Z">
                  <m:r>
                    <m:rPr/>
                    <w:rPr>
                      <w:rFonts w:hint="default" w:ascii="Cambria Math" w:hAnsi="Cambria Math"/>
                      <w:kern w:val="0"/>
                      <w:sz w:val="21"/>
                      <w:szCs w:val="21"/>
                      <w:highlight w:val="none"/>
                      <w:lang w:val="en-US" w:eastAsia="zh-CN" w:bidi="ar"/>
                      <w:rPrChange w:id="987" w:author="lg" w:date="2026-01-14T17:12:49Z">
                        <w:rPr>
                          <w:rFonts w:hint="default" w:ascii="Cambria Math" w:hAnsi="Cambria Math"/>
                          <w:kern w:val="0"/>
                          <w:sz w:val="20"/>
                          <w:szCs w:val="20"/>
                          <w:highlight w:val="none"/>
                          <w:lang w:val="en-US" w:eastAsia="zh-CN" w:bidi="ar"/>
                        </w:rPr>
                      </w:rPrChange>
                    </w:rPr>
                    <m:t>)+</m:t>
                  </m:r>
                </w:del>
                <m:sSub>
                  <m:sSubPr>
                    <m:ctrlPr>
                      <w:del w:id="988" w:author="lg" w:date="2026-01-14T21:01:57Z">
                        <w:rPr>
                          <w:rFonts w:hint="default" w:ascii="Cambria Math" w:hAnsi="Cambria Math"/>
                          <w:i/>
                          <w:kern w:val="0"/>
                          <w:sz w:val="21"/>
                          <w:szCs w:val="21"/>
                          <w:highlight w:val="none"/>
                          <w:lang w:val="en-US" w:eastAsia="zh-CN" w:bidi="ar"/>
                          <w:rPrChange w:id="989" w:author="lg" w:date="2026-01-14T17:12:49Z">
                            <w:rPr>
                              <w:rFonts w:hint="default" w:ascii="Cambria Math" w:hAnsi="Cambria Math"/>
                              <w:i/>
                              <w:kern w:val="0"/>
                              <w:sz w:val="20"/>
                              <w:szCs w:val="20"/>
                              <w:highlight w:val="none"/>
                              <w:lang w:val="en-US" w:eastAsia="zh-CN" w:bidi="ar"/>
                            </w:rPr>
                          </w:rPrChange>
                        </w:rPr>
                      </w:del>
                    </m:ctrlPr>
                  </m:sSubPr>
                  <m:e>
                    <w:del w:id="990" w:author="lg" w:date="2026-01-14T21:01:57Z">
                      <m:r>
                        <m:rPr/>
                        <w:rPr>
                          <w:rFonts w:hint="default" w:ascii="Cambria Math" w:hAnsi="Cambria Math"/>
                          <w:kern w:val="0"/>
                          <w:sz w:val="21"/>
                          <w:szCs w:val="21"/>
                          <w:highlight w:val="none"/>
                          <w:lang w:val="en-US" w:eastAsia="zh-CN" w:bidi="ar"/>
                          <w:rPrChange w:id="991" w:author="lg" w:date="2026-01-14T17:12:49Z">
                            <w:rPr>
                              <w:rFonts w:hint="default" w:ascii="Cambria Math" w:hAnsi="Cambria Math"/>
                              <w:kern w:val="0"/>
                              <w:sz w:val="20"/>
                              <w:szCs w:val="20"/>
                              <w:highlight w:val="none"/>
                              <w:lang w:val="en-US" w:eastAsia="zh-CN" w:bidi="ar"/>
                            </w:rPr>
                          </w:rPrChange>
                        </w:rPr>
                        <m:t>r</m:t>
                      </m:r>
                    </w:del>
                    <m:ctrlPr>
                      <w:del w:id="992" w:author="lg" w:date="2026-01-14T21:01:57Z">
                        <w:rPr>
                          <w:rFonts w:hint="default" w:ascii="Cambria Math" w:hAnsi="Cambria Math"/>
                          <w:i/>
                          <w:kern w:val="0"/>
                          <w:sz w:val="21"/>
                          <w:szCs w:val="21"/>
                          <w:highlight w:val="none"/>
                          <w:lang w:val="en-US" w:eastAsia="zh-CN" w:bidi="ar"/>
                          <w:rPrChange w:id="993" w:author="lg" w:date="2026-01-14T17:12:49Z">
                            <w:rPr>
                              <w:rFonts w:hint="default" w:ascii="Cambria Math" w:hAnsi="Cambria Math"/>
                              <w:i/>
                              <w:kern w:val="0"/>
                              <w:sz w:val="20"/>
                              <w:szCs w:val="20"/>
                              <w:highlight w:val="none"/>
                              <w:lang w:val="en-US" w:eastAsia="zh-CN" w:bidi="ar"/>
                            </w:rPr>
                          </w:rPrChange>
                        </w:rPr>
                      </w:del>
                    </m:ctrlPr>
                  </m:e>
                  <m:sub>
                    <w:del w:id="994" w:author="lg" w:date="2026-01-14T21:01:57Z">
                      <m:r>
                        <m:rPr>
                          <m:sty m:val="p"/>
                        </m:rPr>
                        <w:rPr>
                          <w:rFonts w:hint="default" w:ascii="Cambria Math" w:hAnsi="Cambria Math"/>
                          <w:kern w:val="0"/>
                          <w:sz w:val="21"/>
                          <w:szCs w:val="21"/>
                          <w:highlight w:val="none"/>
                          <w:lang w:val="en-US" w:eastAsia="zh-CN" w:bidi="ar"/>
                          <w:rPrChange w:id="995" w:author="lg" w:date="2026-01-14T17:12:49Z">
                            <w:rPr>
                              <w:rFonts w:hint="default" w:ascii="Cambria Math" w:hAnsi="Cambria Math"/>
                              <w:kern w:val="0"/>
                              <w:sz w:val="20"/>
                              <w:szCs w:val="20"/>
                              <w:highlight w:val="none"/>
                              <w:lang w:val="en-US" w:eastAsia="zh-CN" w:bidi="ar"/>
                            </w:rPr>
                          </w:rPrChange>
                        </w:rPr>
                        <m:t>B</m:t>
                      </m:r>
                    </w:del>
                    <m:ctrlPr>
                      <w:del w:id="996" w:author="lg" w:date="2026-01-14T21:01:57Z">
                        <w:rPr>
                          <w:rFonts w:hint="default" w:ascii="Cambria Math" w:hAnsi="Cambria Math"/>
                          <w:i/>
                          <w:kern w:val="0"/>
                          <w:sz w:val="21"/>
                          <w:szCs w:val="21"/>
                          <w:highlight w:val="none"/>
                          <w:lang w:val="en-US" w:eastAsia="zh-CN" w:bidi="ar"/>
                          <w:rPrChange w:id="997" w:author="lg" w:date="2026-01-14T17:12:49Z">
                            <w:rPr>
                              <w:rFonts w:hint="default" w:ascii="Cambria Math" w:hAnsi="Cambria Math"/>
                              <w:i/>
                              <w:kern w:val="0"/>
                              <w:sz w:val="20"/>
                              <w:szCs w:val="20"/>
                              <w:highlight w:val="none"/>
                              <w:lang w:val="en-US" w:eastAsia="zh-CN" w:bidi="ar"/>
                            </w:rPr>
                          </w:rPrChange>
                        </w:rPr>
                      </w:del>
                    </m:ctrlPr>
                  </m:sub>
                </m:sSub>
                <w:del w:id="998" w:author="lg" w:date="2026-01-14T21:01:57Z">
                  <m:r>
                    <m:rPr/>
                    <w:rPr>
                      <w:rFonts w:hint="default" w:ascii="Cambria Math" w:hAnsi="Cambria Math"/>
                      <w:kern w:val="0"/>
                      <w:sz w:val="21"/>
                      <w:szCs w:val="21"/>
                      <w:highlight w:val="none"/>
                      <w:lang w:val="en-US" w:eastAsia="zh-CN" w:bidi="ar"/>
                      <w:rPrChange w:id="999" w:author="lg" w:date="2026-01-14T17:12:49Z">
                        <w:rPr>
                          <w:rFonts w:hint="default" w:ascii="Cambria Math" w:hAnsi="Cambria Math"/>
                          <w:kern w:val="0"/>
                          <w:sz w:val="20"/>
                          <w:szCs w:val="20"/>
                          <w:highlight w:val="none"/>
                          <w:lang w:val="en-US" w:eastAsia="zh-CN" w:bidi="ar"/>
                        </w:rPr>
                      </w:rPrChange>
                    </w:rPr>
                    <m:t>cos(atan2(</m:t>
                  </m:r>
                </w:del>
                <m:sSub>
                  <m:sSubPr>
                    <m:ctrlPr>
                      <w:del w:id="1000" w:author="lg" w:date="2026-01-14T21:01:57Z">
                        <w:rPr>
                          <w:rFonts w:hint="default" w:ascii="Cambria Math" w:hAnsi="Cambria Math"/>
                          <w:i/>
                          <w:kern w:val="0"/>
                          <w:sz w:val="21"/>
                          <w:szCs w:val="21"/>
                          <w:highlight w:val="none"/>
                          <w:lang w:val="en-US" w:eastAsia="zh-CN" w:bidi="ar"/>
                          <w:rPrChange w:id="1001" w:author="lg" w:date="2026-01-14T17:12:49Z">
                            <w:rPr>
                              <w:rFonts w:hint="default" w:ascii="Cambria Math" w:hAnsi="Cambria Math"/>
                              <w:i/>
                              <w:kern w:val="0"/>
                              <w:sz w:val="20"/>
                              <w:szCs w:val="20"/>
                              <w:highlight w:val="none"/>
                              <w:lang w:val="en-US" w:eastAsia="zh-CN" w:bidi="ar"/>
                            </w:rPr>
                          </w:rPrChange>
                        </w:rPr>
                      </w:del>
                    </m:ctrlPr>
                  </m:sSubPr>
                  <m:e>
                    <w:del w:id="1002" w:author="lg" w:date="2026-01-14T21:01:57Z">
                      <m:r>
                        <m:rPr/>
                        <w:rPr>
                          <w:rFonts w:hint="default" w:ascii="Cambria Math" w:hAnsi="Cambria Math"/>
                          <w:kern w:val="0"/>
                          <w:sz w:val="21"/>
                          <w:szCs w:val="21"/>
                          <w:highlight w:val="none"/>
                          <w:lang w:val="en-US" w:eastAsia="zh-CN" w:bidi="ar"/>
                          <w:rPrChange w:id="1003" w:author="lg" w:date="2026-01-14T17:12:49Z">
                            <w:rPr>
                              <w:rFonts w:hint="default" w:ascii="Cambria Math" w:hAnsi="Cambria Math"/>
                              <w:kern w:val="0"/>
                              <w:sz w:val="20"/>
                              <w:szCs w:val="20"/>
                              <w:highlight w:val="none"/>
                              <w:lang w:val="en-US" w:eastAsia="zh-CN" w:bidi="ar"/>
                            </w:rPr>
                          </w:rPrChange>
                        </w:rPr>
                        <m:t>f</m:t>
                      </m:r>
                    </w:del>
                    <m:ctrlPr>
                      <w:del w:id="1004" w:author="lg" w:date="2026-01-14T21:01:57Z">
                        <w:rPr>
                          <w:rFonts w:hint="default" w:ascii="Cambria Math" w:hAnsi="Cambria Math"/>
                          <w:i/>
                          <w:kern w:val="0"/>
                          <w:sz w:val="21"/>
                          <w:szCs w:val="21"/>
                          <w:highlight w:val="none"/>
                          <w:lang w:val="en-US" w:eastAsia="zh-CN" w:bidi="ar"/>
                          <w:rPrChange w:id="1005" w:author="lg" w:date="2026-01-14T17:12:49Z">
                            <w:rPr>
                              <w:rFonts w:hint="default" w:ascii="Cambria Math" w:hAnsi="Cambria Math"/>
                              <w:i/>
                              <w:kern w:val="0"/>
                              <w:sz w:val="20"/>
                              <w:szCs w:val="20"/>
                              <w:highlight w:val="none"/>
                              <w:lang w:val="en-US" w:eastAsia="zh-CN" w:bidi="ar"/>
                            </w:rPr>
                          </w:rPrChange>
                        </w:rPr>
                      </w:del>
                    </m:ctrlPr>
                  </m:e>
                  <m:sub>
                    <w:del w:id="1006" w:author="lg" w:date="2026-01-14T21:01:57Z">
                      <m:r>
                        <m:rPr/>
                        <w:rPr>
                          <w:rFonts w:hint="default" w:ascii="Cambria Math" w:hAnsi="Cambria Math"/>
                          <w:kern w:val="0"/>
                          <w:sz w:val="21"/>
                          <w:szCs w:val="21"/>
                          <w:highlight w:val="none"/>
                          <w:lang w:val="en-US" w:eastAsia="zh-CN" w:bidi="ar"/>
                          <w:rPrChange w:id="1007" w:author="lg" w:date="2026-01-14T17:12:49Z">
                            <w:rPr>
                              <w:rFonts w:hint="default" w:ascii="Cambria Math" w:hAnsi="Cambria Math"/>
                              <w:kern w:val="0"/>
                              <w:sz w:val="20"/>
                              <w:szCs w:val="20"/>
                              <w:highlight w:val="none"/>
                              <w:lang w:val="en-US" w:eastAsia="zh-CN" w:bidi="ar"/>
                            </w:rPr>
                          </w:rPrChange>
                        </w:rPr>
                        <m:t>y</m:t>
                      </m:r>
                    </w:del>
                    <m:ctrlPr>
                      <w:del w:id="1008" w:author="lg" w:date="2026-01-14T21:01:57Z">
                        <w:rPr>
                          <w:rFonts w:hint="default" w:ascii="Cambria Math" w:hAnsi="Cambria Math"/>
                          <w:i/>
                          <w:kern w:val="0"/>
                          <w:sz w:val="21"/>
                          <w:szCs w:val="21"/>
                          <w:highlight w:val="none"/>
                          <w:lang w:val="en-US" w:eastAsia="zh-CN" w:bidi="ar"/>
                          <w:rPrChange w:id="1009" w:author="lg" w:date="2026-01-14T17:12:49Z">
                            <w:rPr>
                              <w:rFonts w:hint="default" w:ascii="Cambria Math" w:hAnsi="Cambria Math"/>
                              <w:i/>
                              <w:kern w:val="0"/>
                              <w:sz w:val="20"/>
                              <w:szCs w:val="20"/>
                              <w:highlight w:val="none"/>
                              <w:lang w:val="en-US" w:eastAsia="zh-CN" w:bidi="ar"/>
                            </w:rPr>
                          </w:rPrChange>
                        </w:rPr>
                      </w:del>
                    </m:ctrlPr>
                  </m:sub>
                </m:sSub>
                <w:del w:id="1010" w:author="lg" w:date="2026-01-14T21:01:57Z">
                  <m:r>
                    <m:rPr/>
                    <w:rPr>
                      <w:rFonts w:hint="default" w:ascii="Cambria Math" w:hAnsi="Cambria Math"/>
                      <w:kern w:val="0"/>
                      <w:sz w:val="21"/>
                      <w:szCs w:val="21"/>
                      <w:highlight w:val="none"/>
                      <w:lang w:val="en-US" w:eastAsia="zh-CN" w:bidi="ar"/>
                      <w:rPrChange w:id="1011" w:author="lg" w:date="2026-01-14T17:12:49Z">
                        <w:rPr>
                          <w:rFonts w:hint="default" w:ascii="Cambria Math" w:hAnsi="Cambria Math"/>
                          <w:kern w:val="0"/>
                          <w:sz w:val="20"/>
                          <w:szCs w:val="20"/>
                          <w:highlight w:val="none"/>
                          <w:lang w:val="en-US" w:eastAsia="zh-CN" w:bidi="ar"/>
                        </w:rPr>
                      </w:rPrChange>
                    </w:rPr>
                    <m:t>,</m:t>
                  </m:r>
                </w:del>
                <m:sSub>
                  <m:sSubPr>
                    <m:ctrlPr>
                      <w:del w:id="1012" w:author="lg" w:date="2026-01-14T21:01:57Z">
                        <w:rPr>
                          <w:rFonts w:hint="default" w:ascii="Cambria Math" w:hAnsi="Cambria Math"/>
                          <w:i/>
                          <w:kern w:val="0"/>
                          <w:sz w:val="21"/>
                          <w:szCs w:val="21"/>
                          <w:highlight w:val="none"/>
                          <w:lang w:val="en-US" w:eastAsia="zh-CN" w:bidi="ar"/>
                          <w:rPrChange w:id="1013" w:author="lg" w:date="2026-01-14T17:12:49Z">
                            <w:rPr>
                              <w:rFonts w:hint="default" w:ascii="Cambria Math" w:hAnsi="Cambria Math"/>
                              <w:i/>
                              <w:kern w:val="0"/>
                              <w:sz w:val="20"/>
                              <w:szCs w:val="20"/>
                              <w:highlight w:val="none"/>
                              <w:lang w:val="en-US" w:eastAsia="zh-CN" w:bidi="ar"/>
                            </w:rPr>
                          </w:rPrChange>
                        </w:rPr>
                      </w:del>
                    </m:ctrlPr>
                  </m:sSubPr>
                  <m:e>
                    <w:del w:id="1014" w:author="lg" w:date="2026-01-14T21:01:57Z">
                      <m:r>
                        <m:rPr/>
                        <w:rPr>
                          <w:rFonts w:hint="default" w:ascii="Cambria Math" w:hAnsi="Cambria Math"/>
                          <w:kern w:val="0"/>
                          <w:sz w:val="21"/>
                          <w:szCs w:val="21"/>
                          <w:highlight w:val="none"/>
                          <w:lang w:val="en-US" w:eastAsia="zh-CN" w:bidi="ar"/>
                          <w:rPrChange w:id="1015" w:author="lg" w:date="2026-01-14T17:12:49Z">
                            <w:rPr>
                              <w:rFonts w:hint="default" w:ascii="Cambria Math" w:hAnsi="Cambria Math"/>
                              <w:kern w:val="0"/>
                              <w:sz w:val="20"/>
                              <w:szCs w:val="20"/>
                              <w:highlight w:val="none"/>
                              <w:lang w:val="en-US" w:eastAsia="zh-CN" w:bidi="ar"/>
                            </w:rPr>
                          </w:rPrChange>
                        </w:rPr>
                        <m:t>f</m:t>
                      </m:r>
                    </w:del>
                    <m:ctrlPr>
                      <w:del w:id="1016" w:author="lg" w:date="2026-01-14T21:01:57Z">
                        <w:rPr>
                          <w:rFonts w:hint="default" w:ascii="Cambria Math" w:hAnsi="Cambria Math"/>
                          <w:i/>
                          <w:kern w:val="0"/>
                          <w:sz w:val="21"/>
                          <w:szCs w:val="21"/>
                          <w:highlight w:val="none"/>
                          <w:lang w:val="en-US" w:eastAsia="zh-CN" w:bidi="ar"/>
                          <w:rPrChange w:id="1017" w:author="lg" w:date="2026-01-14T17:12:49Z">
                            <w:rPr>
                              <w:rFonts w:hint="default" w:ascii="Cambria Math" w:hAnsi="Cambria Math"/>
                              <w:i/>
                              <w:kern w:val="0"/>
                              <w:sz w:val="20"/>
                              <w:szCs w:val="20"/>
                              <w:highlight w:val="none"/>
                              <w:lang w:val="en-US" w:eastAsia="zh-CN" w:bidi="ar"/>
                            </w:rPr>
                          </w:rPrChange>
                        </w:rPr>
                      </w:del>
                    </m:ctrlPr>
                  </m:e>
                  <m:sub>
                    <w:del w:id="1018" w:author="lg" w:date="2026-01-14T21:01:57Z">
                      <m:r>
                        <m:rPr/>
                        <w:rPr>
                          <w:rFonts w:hint="default" w:ascii="Cambria Math" w:hAnsi="Cambria Math"/>
                          <w:kern w:val="0"/>
                          <w:sz w:val="21"/>
                          <w:szCs w:val="21"/>
                          <w:highlight w:val="none"/>
                          <w:lang w:val="en-US" w:eastAsia="zh-CN" w:bidi="ar"/>
                          <w:rPrChange w:id="1019" w:author="lg" w:date="2026-01-14T17:12:49Z">
                            <w:rPr>
                              <w:rFonts w:hint="default" w:ascii="Cambria Math" w:hAnsi="Cambria Math"/>
                              <w:kern w:val="0"/>
                              <w:sz w:val="20"/>
                              <w:szCs w:val="20"/>
                              <w:highlight w:val="none"/>
                              <w:lang w:val="en-US" w:eastAsia="zh-CN" w:bidi="ar"/>
                            </w:rPr>
                          </w:rPrChange>
                        </w:rPr>
                        <m:t>x</m:t>
                      </m:r>
                    </w:del>
                    <m:ctrlPr>
                      <w:del w:id="1020" w:author="lg" w:date="2026-01-14T21:01:57Z">
                        <w:rPr>
                          <w:rFonts w:hint="default" w:ascii="Cambria Math" w:hAnsi="Cambria Math"/>
                          <w:i/>
                          <w:kern w:val="0"/>
                          <w:sz w:val="21"/>
                          <w:szCs w:val="21"/>
                          <w:highlight w:val="none"/>
                          <w:lang w:val="en-US" w:eastAsia="zh-CN" w:bidi="ar"/>
                          <w:rPrChange w:id="1021" w:author="lg" w:date="2026-01-14T17:12:49Z">
                            <w:rPr>
                              <w:rFonts w:hint="default" w:ascii="Cambria Math" w:hAnsi="Cambria Math"/>
                              <w:i/>
                              <w:kern w:val="0"/>
                              <w:sz w:val="20"/>
                              <w:szCs w:val="20"/>
                              <w:highlight w:val="none"/>
                              <w:lang w:val="en-US" w:eastAsia="zh-CN" w:bidi="ar"/>
                            </w:rPr>
                          </w:rPrChange>
                        </w:rPr>
                      </w:del>
                    </m:ctrlPr>
                  </m:sub>
                </m:sSub>
                <w:del w:id="1022" w:author="lg" w:date="2026-01-14T21:01:57Z">
                  <m:r>
                    <m:rPr/>
                    <w:rPr>
                      <w:rFonts w:hint="default" w:ascii="Cambria Math" w:hAnsi="Cambria Math"/>
                      <w:kern w:val="0"/>
                      <w:sz w:val="21"/>
                      <w:szCs w:val="21"/>
                      <w:highlight w:val="none"/>
                      <w:lang w:val="en-US" w:eastAsia="zh-CN" w:bidi="ar"/>
                      <w:rPrChange w:id="1023" w:author="lg" w:date="2026-01-14T17:12:49Z">
                        <w:rPr>
                          <w:rFonts w:hint="default" w:ascii="Cambria Math" w:hAnsi="Cambria Math"/>
                          <w:kern w:val="0"/>
                          <w:sz w:val="20"/>
                          <w:szCs w:val="20"/>
                          <w:highlight w:val="none"/>
                          <w:lang w:val="en-US" w:eastAsia="zh-CN" w:bidi="ar"/>
                        </w:rPr>
                      </w:rPrChange>
                    </w:rPr>
                    <m:t>)</m:t>
                  </m:r>
                </w:del>
                <w:del w:id="1024" w:author="lg" w:date="2026-01-14T21:01:57Z">
                  <m:r>
                    <m:rPr>
                      <m:sty m:val="p"/>
                    </m:rPr>
                    <w:rPr>
                      <w:rFonts w:hint="default" w:ascii="Cambria Math" w:hAnsi="Cambria Math"/>
                      <w:kern w:val="0"/>
                      <w:sz w:val="21"/>
                      <w:szCs w:val="21"/>
                      <w:highlight w:val="none"/>
                      <w:lang w:val="en-US" w:eastAsia="zh-CN" w:bidi="ar"/>
                      <w:rPrChange w:id="1025" w:author="lg" w:date="2026-01-14T17:12:49Z">
                        <w:rPr>
                          <w:rFonts w:hint="default" w:ascii="Cambria Math" w:hAnsi="Cambria Math"/>
                          <w:kern w:val="0"/>
                          <w:sz w:val="20"/>
                          <w:szCs w:val="20"/>
                          <w:highlight w:val="none"/>
                          <w:lang w:val="en-US" w:eastAsia="zh-CN" w:bidi="ar"/>
                        </w:rPr>
                      </w:rPrChange>
                    </w:rPr>
                    <m:t>+</m:t>
                  </m:r>
                </w:del>
                <w:bookmarkStart w:id="35" w:name="OLE_LINK44"/>
                <w:bookmarkEnd w:id="35"/>
                <m:ctrlPr>
                  <w:del w:id="1026" w:author="lg" w:date="2026-01-14T21:01:57Z">
                    <w:rPr>
                      <w:rFonts w:hint="default" w:ascii="Cambria Math" w:hAnsi="Cambria Math"/>
                      <w:i/>
                      <w:kern w:val="0"/>
                      <w:sz w:val="21"/>
                      <w:szCs w:val="21"/>
                      <w:highlight w:val="none"/>
                      <w:lang w:val="en-US" w:eastAsia="zh-CN" w:bidi="ar"/>
                      <w:rPrChange w:id="1027" w:author="lg" w:date="2026-01-14T17:12:49Z">
                        <w:rPr>
                          <w:rFonts w:hint="default" w:ascii="Cambria Math" w:hAnsi="Cambria Math"/>
                          <w:i/>
                          <w:kern w:val="0"/>
                          <w:sz w:val="20"/>
                          <w:szCs w:val="20"/>
                          <w:highlight w:val="none"/>
                          <w:lang w:val="en-US" w:eastAsia="zh-CN" w:bidi="ar"/>
                        </w:rPr>
                      </w:rPrChange>
                    </w:rPr>
                  </w:del>
                </m:ctrlPr>
              </m:e>
              <m:e>
                <w:del w:id="1028" w:author="lg" w:date="2026-01-14T21:01:57Z">
                  <m:r>
                    <m:rPr/>
                    <w:rPr>
                      <w:rFonts w:hint="default" w:ascii="Cambria Math" w:hAnsi="Cambria Math"/>
                      <w:kern w:val="0"/>
                      <w:sz w:val="21"/>
                      <w:szCs w:val="21"/>
                      <w:highlight w:val="none"/>
                      <w:lang w:val="en-US" w:eastAsia="zh-CN" w:bidi="ar"/>
                      <w:rPrChange w:id="1029" w:author="lg" w:date="2026-01-14T17:12:49Z">
                        <w:rPr>
                          <w:rFonts w:hint="default" w:ascii="Cambria Math" w:hAnsi="Cambria Math"/>
                          <w:kern w:val="0"/>
                          <w:sz w:val="20"/>
                          <w:szCs w:val="20"/>
                          <w:highlight w:val="none"/>
                          <w:lang w:val="en-US" w:eastAsia="zh-CN" w:bidi="ar"/>
                        </w:rPr>
                      </w:rPrChange>
                    </w:rPr>
                    <m:t>acos(</m:t>
                  </m:r>
                </w:del>
                <m:f>
                  <m:fPr>
                    <m:ctrlPr>
                      <w:del w:id="1030" w:author="lg" w:date="2026-01-14T21:01:57Z">
                        <w:rPr>
                          <w:rFonts w:hint="default" w:ascii="Cambria Math" w:hAnsi="Cambria Math"/>
                          <w:i/>
                          <w:kern w:val="0"/>
                          <w:sz w:val="21"/>
                          <w:szCs w:val="21"/>
                          <w:highlight w:val="none"/>
                          <w:lang w:val="en-US" w:eastAsia="zh-CN" w:bidi="ar"/>
                          <w:rPrChange w:id="1031" w:author="lg" w:date="2026-01-14T17:12:49Z">
                            <w:rPr>
                              <w:rFonts w:hint="default" w:ascii="Cambria Math" w:hAnsi="Cambria Math"/>
                              <w:i/>
                              <w:kern w:val="0"/>
                              <w:sz w:val="20"/>
                              <w:szCs w:val="20"/>
                              <w:highlight w:val="none"/>
                              <w:lang w:val="en-US" w:eastAsia="zh-CN" w:bidi="ar"/>
                            </w:rPr>
                          </w:rPrChange>
                        </w:rPr>
                      </w:del>
                    </m:ctrlPr>
                  </m:fPr>
                  <m:num>
                    <w:del w:id="1032" w:author="lg" w:date="2026-01-14T21:01:57Z">
                      <m:r>
                        <m:rPr/>
                        <w:rPr>
                          <w:rFonts w:hint="default" w:ascii="Cambria Math" w:hAnsi="Cambria Math"/>
                          <w:kern w:val="0"/>
                          <w:sz w:val="21"/>
                          <w:szCs w:val="21"/>
                          <w:highlight w:val="none"/>
                          <w:lang w:val="en-US" w:eastAsia="zh-CN" w:bidi="ar"/>
                          <w:rPrChange w:id="1033" w:author="lg" w:date="2026-01-14T17:12:49Z">
                            <w:rPr>
                              <w:rFonts w:hint="default" w:ascii="Cambria Math" w:hAnsi="Cambria Math"/>
                              <w:kern w:val="0"/>
                              <w:sz w:val="20"/>
                              <w:szCs w:val="20"/>
                              <w:highlight w:val="none"/>
                              <w:lang w:val="en-US" w:eastAsia="zh-CN" w:bidi="ar"/>
                            </w:rPr>
                          </w:rPrChange>
                        </w:rPr>
                        <m:t>c</m:t>
                      </m:r>
                    </w:del>
                    <m:ctrlPr>
                      <w:del w:id="1034" w:author="lg" w:date="2026-01-14T21:01:57Z">
                        <w:rPr>
                          <w:rFonts w:hint="default" w:ascii="Cambria Math" w:hAnsi="Cambria Math"/>
                          <w:i/>
                          <w:kern w:val="0"/>
                          <w:sz w:val="21"/>
                          <w:szCs w:val="21"/>
                          <w:highlight w:val="none"/>
                          <w:lang w:val="en-US" w:eastAsia="zh-CN" w:bidi="ar"/>
                          <w:rPrChange w:id="1035" w:author="lg" w:date="2026-01-14T17:12:49Z">
                            <w:rPr>
                              <w:rFonts w:hint="default" w:ascii="Cambria Math" w:hAnsi="Cambria Math"/>
                              <w:i/>
                              <w:kern w:val="0"/>
                              <w:sz w:val="20"/>
                              <w:szCs w:val="20"/>
                              <w:highlight w:val="none"/>
                              <w:lang w:val="en-US" w:eastAsia="zh-CN" w:bidi="ar"/>
                            </w:rPr>
                          </w:rPrChange>
                        </w:rPr>
                      </w:del>
                    </m:ctrlPr>
                  </m:num>
                  <m:den>
                    <w:del w:id="1036" w:author="lg" w:date="2026-01-14T21:01:57Z">
                      <m:r>
                        <m:rPr/>
                        <w:rPr>
                          <w:rFonts w:hint="default" w:ascii="Cambria Math" w:hAnsi="Cambria Math"/>
                          <w:kern w:val="0"/>
                          <w:sz w:val="21"/>
                          <w:szCs w:val="21"/>
                          <w:highlight w:val="none"/>
                          <w:lang w:val="en-US" w:eastAsia="zh-CN" w:bidi="ar"/>
                          <w:rPrChange w:id="1037" w:author="lg" w:date="2026-01-14T17:12:49Z">
                            <w:rPr>
                              <w:rFonts w:hint="default" w:ascii="Cambria Math" w:hAnsi="Cambria Math"/>
                              <w:kern w:val="0"/>
                              <w:sz w:val="20"/>
                              <w:szCs w:val="20"/>
                              <w:highlight w:val="none"/>
                              <w:lang w:val="en-US" w:eastAsia="zh-CN" w:bidi="ar"/>
                            </w:rPr>
                          </w:rPrChange>
                        </w:rPr>
                        <m:t>2k</m:t>
                      </m:r>
                    </w:del>
                    <m:rad>
                      <m:radPr>
                        <m:degHide m:val="1"/>
                        <m:ctrlPr>
                          <w:del w:id="1038" w:author="lg" w:date="2026-01-14T21:01:57Z">
                            <w:rPr>
                              <w:rFonts w:hint="default" w:ascii="Cambria Math" w:hAnsi="Cambria Math"/>
                              <w:i/>
                              <w:kern w:val="0"/>
                              <w:sz w:val="21"/>
                              <w:szCs w:val="21"/>
                              <w:highlight w:val="none"/>
                              <w:lang w:val="en-US" w:eastAsia="zh-CN" w:bidi="ar"/>
                              <w:rPrChange w:id="1039" w:author="lg" w:date="2026-01-14T17:12:49Z">
                                <w:rPr>
                                  <w:rFonts w:hint="default" w:ascii="Cambria Math" w:hAnsi="Cambria Math"/>
                                  <w:i/>
                                  <w:kern w:val="0"/>
                                  <w:sz w:val="20"/>
                                  <w:szCs w:val="20"/>
                                  <w:highlight w:val="none"/>
                                  <w:lang w:val="en-US" w:eastAsia="zh-CN" w:bidi="ar"/>
                                </w:rPr>
                              </w:rPrChange>
                            </w:rPr>
                          </w:del>
                        </m:ctrlPr>
                      </m:radPr>
                      <m:deg>
                        <m:ctrlPr>
                          <w:del w:id="1040" w:author="lg" w:date="2026-01-14T21:01:57Z">
                            <w:rPr>
                              <w:rFonts w:hint="default" w:ascii="Cambria Math" w:hAnsi="Cambria Math"/>
                              <w:i/>
                              <w:kern w:val="0"/>
                              <w:sz w:val="21"/>
                              <w:szCs w:val="21"/>
                              <w:highlight w:val="none"/>
                              <w:lang w:val="en-US" w:eastAsia="zh-CN" w:bidi="ar"/>
                              <w:rPrChange w:id="1041" w:author="lg" w:date="2026-01-14T17:12:49Z">
                                <w:rPr>
                                  <w:rFonts w:hint="default" w:ascii="Cambria Math" w:hAnsi="Cambria Math"/>
                                  <w:i/>
                                  <w:kern w:val="0"/>
                                  <w:sz w:val="20"/>
                                  <w:szCs w:val="20"/>
                                  <w:highlight w:val="none"/>
                                  <w:lang w:val="en-US" w:eastAsia="zh-CN" w:bidi="ar"/>
                                </w:rPr>
                              </w:rPrChange>
                            </w:rPr>
                          </w:del>
                        </m:ctrlPr>
                      </m:deg>
                      <m:e>
                        <m:sSup>
                          <m:sSupPr>
                            <m:ctrlPr>
                              <w:del w:id="1042" w:author="lg" w:date="2026-01-14T21:01:57Z">
                                <w:rPr>
                                  <w:rFonts w:hint="default" w:ascii="Cambria Math" w:hAnsi="Cambria Math"/>
                                  <w:i/>
                                  <w:kern w:val="0"/>
                                  <w:sz w:val="21"/>
                                  <w:szCs w:val="21"/>
                                  <w:highlight w:val="none"/>
                                  <w:lang w:val="en-US" w:eastAsia="zh-CN" w:bidi="ar"/>
                                  <w:rPrChange w:id="1043" w:author="lg" w:date="2026-01-14T17:12:49Z">
                                    <w:rPr>
                                      <w:rFonts w:hint="default" w:ascii="Cambria Math" w:hAnsi="Cambria Math"/>
                                      <w:i/>
                                      <w:kern w:val="0"/>
                                      <w:sz w:val="20"/>
                                      <w:szCs w:val="20"/>
                                      <w:highlight w:val="none"/>
                                      <w:lang w:val="en-US" w:eastAsia="zh-CN" w:bidi="ar"/>
                                    </w:rPr>
                                  </w:rPrChange>
                                </w:rPr>
                              </w:del>
                            </m:ctrlPr>
                          </m:sSupPr>
                          <m:e>
                            <m:sSub>
                              <m:sSubPr>
                                <m:ctrlPr>
                                  <w:del w:id="1044" w:author="lg" w:date="2026-01-14T21:01:57Z">
                                    <w:rPr>
                                      <w:rFonts w:hint="default" w:ascii="Cambria Math" w:hAnsi="Cambria Math"/>
                                      <w:i/>
                                      <w:kern w:val="0"/>
                                      <w:sz w:val="21"/>
                                      <w:szCs w:val="21"/>
                                      <w:highlight w:val="none"/>
                                      <w:lang w:val="en-US" w:eastAsia="zh-CN" w:bidi="ar"/>
                                      <w:rPrChange w:id="1045" w:author="lg" w:date="2026-01-14T17:12:49Z">
                                        <w:rPr>
                                          <w:rFonts w:hint="default" w:ascii="Cambria Math" w:hAnsi="Cambria Math"/>
                                          <w:i/>
                                          <w:kern w:val="0"/>
                                          <w:sz w:val="20"/>
                                          <w:szCs w:val="20"/>
                                          <w:highlight w:val="none"/>
                                          <w:lang w:val="en-US" w:eastAsia="zh-CN" w:bidi="ar"/>
                                        </w:rPr>
                                      </w:rPrChange>
                                    </w:rPr>
                                  </w:del>
                                </m:ctrlPr>
                              </m:sSubPr>
                              <m:e>
                                <w:del w:id="1046" w:author="lg" w:date="2026-01-14T21:01:57Z">
                                  <m:r>
                                    <m:rPr/>
                                    <w:rPr>
                                      <w:rFonts w:hint="default" w:ascii="Cambria Math" w:hAnsi="Cambria Math"/>
                                      <w:kern w:val="0"/>
                                      <w:sz w:val="21"/>
                                      <w:szCs w:val="21"/>
                                      <w:highlight w:val="none"/>
                                      <w:lang w:val="en-US" w:eastAsia="zh-CN" w:bidi="ar"/>
                                      <w:rPrChange w:id="1047" w:author="lg" w:date="2026-01-14T17:12:49Z">
                                        <w:rPr>
                                          <w:rFonts w:hint="default" w:ascii="Cambria Math" w:hAnsi="Cambria Math"/>
                                          <w:kern w:val="0"/>
                                          <w:sz w:val="20"/>
                                          <w:szCs w:val="20"/>
                                          <w:highlight w:val="none"/>
                                          <w:lang w:val="en-US" w:eastAsia="zh-CN" w:bidi="ar"/>
                                        </w:rPr>
                                      </w:rPrChange>
                                    </w:rPr>
                                    <m:t>f</m:t>
                                  </m:r>
                                </w:del>
                                <m:ctrlPr>
                                  <w:del w:id="1048" w:author="lg" w:date="2026-01-14T21:01:57Z">
                                    <w:rPr>
                                      <w:rFonts w:hint="default" w:ascii="Cambria Math" w:hAnsi="Cambria Math"/>
                                      <w:i/>
                                      <w:kern w:val="0"/>
                                      <w:sz w:val="21"/>
                                      <w:szCs w:val="21"/>
                                      <w:highlight w:val="none"/>
                                      <w:lang w:val="en-US" w:eastAsia="zh-CN" w:bidi="ar"/>
                                      <w:rPrChange w:id="1049" w:author="lg" w:date="2026-01-14T17:12:49Z">
                                        <w:rPr>
                                          <w:rFonts w:hint="default" w:ascii="Cambria Math" w:hAnsi="Cambria Math"/>
                                          <w:i/>
                                          <w:kern w:val="0"/>
                                          <w:sz w:val="20"/>
                                          <w:szCs w:val="20"/>
                                          <w:highlight w:val="none"/>
                                          <w:lang w:val="en-US" w:eastAsia="zh-CN" w:bidi="ar"/>
                                        </w:rPr>
                                      </w:rPrChange>
                                    </w:rPr>
                                  </w:del>
                                </m:ctrlPr>
                              </m:e>
                              <m:sub>
                                <w:del w:id="1050" w:author="lg" w:date="2026-01-14T21:01:57Z">
                                  <m:r>
                                    <m:rPr/>
                                    <w:rPr>
                                      <w:rFonts w:hint="default" w:ascii="Cambria Math" w:hAnsi="Cambria Math"/>
                                      <w:kern w:val="0"/>
                                      <w:sz w:val="21"/>
                                      <w:szCs w:val="21"/>
                                      <w:highlight w:val="none"/>
                                      <w:lang w:val="en-US" w:eastAsia="zh-CN" w:bidi="ar"/>
                                      <w:rPrChange w:id="1051" w:author="lg" w:date="2026-01-14T17:12:49Z">
                                        <w:rPr>
                                          <w:rFonts w:hint="default" w:ascii="Cambria Math" w:hAnsi="Cambria Math"/>
                                          <w:kern w:val="0"/>
                                          <w:sz w:val="20"/>
                                          <w:szCs w:val="20"/>
                                          <w:highlight w:val="none"/>
                                          <w:lang w:val="en-US" w:eastAsia="zh-CN" w:bidi="ar"/>
                                        </w:rPr>
                                      </w:rPrChange>
                                    </w:rPr>
                                    <m:t>x</m:t>
                                  </m:r>
                                </w:del>
                                <m:ctrlPr>
                                  <w:del w:id="1052" w:author="lg" w:date="2026-01-14T21:01:57Z">
                                    <w:rPr>
                                      <w:rFonts w:hint="default" w:ascii="Cambria Math" w:hAnsi="Cambria Math"/>
                                      <w:i/>
                                      <w:kern w:val="0"/>
                                      <w:sz w:val="21"/>
                                      <w:szCs w:val="21"/>
                                      <w:highlight w:val="none"/>
                                      <w:lang w:val="en-US" w:eastAsia="zh-CN" w:bidi="ar"/>
                                      <w:rPrChange w:id="1053" w:author="lg" w:date="2026-01-14T17:12:49Z">
                                        <w:rPr>
                                          <w:rFonts w:hint="default" w:ascii="Cambria Math" w:hAnsi="Cambria Math"/>
                                          <w:i/>
                                          <w:kern w:val="0"/>
                                          <w:sz w:val="20"/>
                                          <w:szCs w:val="20"/>
                                          <w:highlight w:val="none"/>
                                          <w:lang w:val="en-US" w:eastAsia="zh-CN" w:bidi="ar"/>
                                        </w:rPr>
                                      </w:rPrChange>
                                    </w:rPr>
                                  </w:del>
                                </m:ctrlPr>
                              </m:sub>
                            </m:sSub>
                            <m:ctrlPr>
                              <w:del w:id="1054" w:author="lg" w:date="2026-01-14T21:01:57Z">
                                <w:rPr>
                                  <w:rFonts w:hint="default" w:ascii="Cambria Math" w:hAnsi="Cambria Math"/>
                                  <w:i/>
                                  <w:kern w:val="0"/>
                                  <w:sz w:val="21"/>
                                  <w:szCs w:val="21"/>
                                  <w:highlight w:val="none"/>
                                  <w:lang w:val="en-US" w:eastAsia="zh-CN" w:bidi="ar"/>
                                  <w:rPrChange w:id="1055" w:author="lg" w:date="2026-01-14T17:12:49Z">
                                    <w:rPr>
                                      <w:rFonts w:hint="default" w:ascii="Cambria Math" w:hAnsi="Cambria Math"/>
                                      <w:i/>
                                      <w:kern w:val="0"/>
                                      <w:sz w:val="20"/>
                                      <w:szCs w:val="20"/>
                                      <w:highlight w:val="none"/>
                                      <w:lang w:val="en-US" w:eastAsia="zh-CN" w:bidi="ar"/>
                                    </w:rPr>
                                  </w:rPrChange>
                                </w:rPr>
                              </w:del>
                            </m:ctrlPr>
                          </m:e>
                          <m:sup>
                            <w:del w:id="1056" w:author="lg" w:date="2026-01-14T21:01:57Z">
                              <m:r>
                                <m:rPr/>
                                <w:rPr>
                                  <w:rFonts w:hint="default" w:ascii="Cambria Math" w:hAnsi="Cambria Math"/>
                                  <w:kern w:val="0"/>
                                  <w:sz w:val="21"/>
                                  <w:szCs w:val="21"/>
                                  <w:highlight w:val="none"/>
                                  <w:lang w:val="en-US" w:eastAsia="zh-CN" w:bidi="ar"/>
                                  <w:rPrChange w:id="1057" w:author="lg" w:date="2026-01-14T17:12:49Z">
                                    <w:rPr>
                                      <w:rFonts w:hint="default" w:ascii="Cambria Math" w:hAnsi="Cambria Math"/>
                                      <w:kern w:val="0"/>
                                      <w:sz w:val="20"/>
                                      <w:szCs w:val="20"/>
                                      <w:highlight w:val="none"/>
                                      <w:lang w:val="en-US" w:eastAsia="zh-CN" w:bidi="ar"/>
                                    </w:rPr>
                                  </w:rPrChange>
                                </w:rPr>
                                <m:t>2</m:t>
                              </m:r>
                            </w:del>
                            <m:ctrlPr>
                              <w:del w:id="1058" w:author="lg" w:date="2026-01-14T21:01:57Z">
                                <w:rPr>
                                  <w:rFonts w:hint="default" w:ascii="Cambria Math" w:hAnsi="Cambria Math"/>
                                  <w:i/>
                                  <w:kern w:val="0"/>
                                  <w:sz w:val="21"/>
                                  <w:szCs w:val="21"/>
                                  <w:highlight w:val="none"/>
                                  <w:lang w:val="en-US" w:eastAsia="zh-CN" w:bidi="ar"/>
                                  <w:rPrChange w:id="1059" w:author="lg" w:date="2026-01-14T17:12:49Z">
                                    <w:rPr>
                                      <w:rFonts w:hint="default" w:ascii="Cambria Math" w:hAnsi="Cambria Math"/>
                                      <w:i/>
                                      <w:kern w:val="0"/>
                                      <w:sz w:val="20"/>
                                      <w:szCs w:val="20"/>
                                      <w:highlight w:val="none"/>
                                      <w:lang w:val="en-US" w:eastAsia="zh-CN" w:bidi="ar"/>
                                    </w:rPr>
                                  </w:rPrChange>
                                </w:rPr>
                              </w:del>
                            </m:ctrlPr>
                          </m:sup>
                        </m:sSup>
                        <w:del w:id="1060" w:author="lg" w:date="2026-01-14T21:01:57Z">
                          <m:r>
                            <m:rPr/>
                            <w:rPr>
                              <w:rFonts w:hint="default" w:ascii="Cambria Math" w:hAnsi="Cambria Math"/>
                              <w:kern w:val="0"/>
                              <w:sz w:val="21"/>
                              <w:szCs w:val="21"/>
                              <w:highlight w:val="none"/>
                              <w:lang w:val="en-US" w:eastAsia="zh-CN" w:bidi="ar"/>
                              <w:rPrChange w:id="1061" w:author="lg" w:date="2026-01-14T17:12:49Z">
                                <w:rPr>
                                  <w:rFonts w:hint="default" w:ascii="Cambria Math" w:hAnsi="Cambria Math"/>
                                  <w:kern w:val="0"/>
                                  <w:sz w:val="20"/>
                                  <w:szCs w:val="20"/>
                                  <w:highlight w:val="none"/>
                                  <w:lang w:val="en-US" w:eastAsia="zh-CN" w:bidi="ar"/>
                                </w:rPr>
                              </w:rPrChange>
                            </w:rPr>
                            <m:t>+</m:t>
                          </m:r>
                        </w:del>
                        <m:sSup>
                          <m:sSupPr>
                            <m:ctrlPr>
                              <w:del w:id="1062" w:author="lg" w:date="2026-01-14T21:01:57Z">
                                <w:rPr>
                                  <w:rFonts w:hint="default" w:ascii="Cambria Math" w:hAnsi="Cambria Math"/>
                                  <w:i/>
                                  <w:kern w:val="0"/>
                                  <w:sz w:val="21"/>
                                  <w:szCs w:val="21"/>
                                  <w:highlight w:val="none"/>
                                  <w:lang w:val="en-US" w:eastAsia="zh-CN" w:bidi="ar"/>
                                  <w:rPrChange w:id="1063" w:author="lg" w:date="2026-01-14T17:12:49Z">
                                    <w:rPr>
                                      <w:rFonts w:hint="default" w:ascii="Cambria Math" w:hAnsi="Cambria Math"/>
                                      <w:i/>
                                      <w:kern w:val="0"/>
                                      <w:sz w:val="20"/>
                                      <w:szCs w:val="20"/>
                                      <w:highlight w:val="none"/>
                                      <w:lang w:val="en-US" w:eastAsia="zh-CN" w:bidi="ar"/>
                                    </w:rPr>
                                  </w:rPrChange>
                                </w:rPr>
                              </w:del>
                            </m:ctrlPr>
                          </m:sSupPr>
                          <m:e>
                            <m:sSub>
                              <m:sSubPr>
                                <m:ctrlPr>
                                  <w:del w:id="1064" w:author="lg" w:date="2026-01-14T21:01:57Z">
                                    <w:rPr>
                                      <w:rFonts w:hint="default" w:ascii="Cambria Math" w:hAnsi="Cambria Math"/>
                                      <w:i/>
                                      <w:kern w:val="0"/>
                                      <w:sz w:val="21"/>
                                      <w:szCs w:val="21"/>
                                      <w:highlight w:val="none"/>
                                      <w:lang w:val="en-US" w:eastAsia="zh-CN" w:bidi="ar"/>
                                      <w:rPrChange w:id="1065" w:author="lg" w:date="2026-01-14T17:12:49Z">
                                        <w:rPr>
                                          <w:rFonts w:hint="default" w:ascii="Cambria Math" w:hAnsi="Cambria Math"/>
                                          <w:i/>
                                          <w:kern w:val="0"/>
                                          <w:sz w:val="20"/>
                                          <w:szCs w:val="20"/>
                                          <w:highlight w:val="none"/>
                                          <w:lang w:val="en-US" w:eastAsia="zh-CN" w:bidi="ar"/>
                                        </w:rPr>
                                      </w:rPrChange>
                                    </w:rPr>
                                  </w:del>
                                </m:ctrlPr>
                              </m:sSubPr>
                              <m:e>
                                <w:del w:id="1066" w:author="lg" w:date="2026-01-14T21:01:57Z">
                                  <m:r>
                                    <m:rPr/>
                                    <w:rPr>
                                      <w:rFonts w:hint="default" w:ascii="Cambria Math" w:hAnsi="Cambria Math"/>
                                      <w:kern w:val="0"/>
                                      <w:sz w:val="21"/>
                                      <w:szCs w:val="21"/>
                                      <w:highlight w:val="none"/>
                                      <w:lang w:val="en-US" w:eastAsia="zh-CN" w:bidi="ar"/>
                                      <w:rPrChange w:id="1067" w:author="lg" w:date="2026-01-14T17:12:49Z">
                                        <w:rPr>
                                          <w:rFonts w:hint="default" w:ascii="Cambria Math" w:hAnsi="Cambria Math"/>
                                          <w:kern w:val="0"/>
                                          <w:sz w:val="20"/>
                                          <w:szCs w:val="20"/>
                                          <w:highlight w:val="none"/>
                                          <w:lang w:val="en-US" w:eastAsia="zh-CN" w:bidi="ar"/>
                                        </w:rPr>
                                      </w:rPrChange>
                                    </w:rPr>
                                    <m:t>f</m:t>
                                  </m:r>
                                </w:del>
                                <m:ctrlPr>
                                  <w:del w:id="1068" w:author="lg" w:date="2026-01-14T21:01:57Z">
                                    <w:rPr>
                                      <w:rFonts w:hint="default" w:ascii="Cambria Math" w:hAnsi="Cambria Math"/>
                                      <w:i/>
                                      <w:kern w:val="0"/>
                                      <w:sz w:val="21"/>
                                      <w:szCs w:val="21"/>
                                      <w:highlight w:val="none"/>
                                      <w:lang w:val="en-US" w:eastAsia="zh-CN" w:bidi="ar"/>
                                      <w:rPrChange w:id="1069" w:author="lg" w:date="2026-01-14T17:12:49Z">
                                        <w:rPr>
                                          <w:rFonts w:hint="default" w:ascii="Cambria Math" w:hAnsi="Cambria Math"/>
                                          <w:i/>
                                          <w:kern w:val="0"/>
                                          <w:sz w:val="20"/>
                                          <w:szCs w:val="20"/>
                                          <w:highlight w:val="none"/>
                                          <w:lang w:val="en-US" w:eastAsia="zh-CN" w:bidi="ar"/>
                                        </w:rPr>
                                      </w:rPrChange>
                                    </w:rPr>
                                  </w:del>
                                </m:ctrlPr>
                              </m:e>
                              <m:sub>
                                <w:del w:id="1070" w:author="lg" w:date="2026-01-14T21:01:57Z">
                                  <m:r>
                                    <m:rPr/>
                                    <w:rPr>
                                      <w:rFonts w:hint="default" w:ascii="Cambria Math" w:hAnsi="Cambria Math"/>
                                      <w:kern w:val="0"/>
                                      <w:sz w:val="21"/>
                                      <w:szCs w:val="21"/>
                                      <w:highlight w:val="none"/>
                                      <w:lang w:val="en-US" w:eastAsia="zh-CN" w:bidi="ar"/>
                                      <w:rPrChange w:id="1071" w:author="lg" w:date="2026-01-14T17:12:49Z">
                                        <w:rPr>
                                          <w:rFonts w:hint="default" w:ascii="Cambria Math" w:hAnsi="Cambria Math"/>
                                          <w:kern w:val="0"/>
                                          <w:sz w:val="20"/>
                                          <w:szCs w:val="20"/>
                                          <w:highlight w:val="none"/>
                                          <w:lang w:val="en-US" w:eastAsia="zh-CN" w:bidi="ar"/>
                                        </w:rPr>
                                      </w:rPrChange>
                                    </w:rPr>
                                    <m:t>y</m:t>
                                  </m:r>
                                </w:del>
                                <m:ctrlPr>
                                  <w:del w:id="1072" w:author="lg" w:date="2026-01-14T21:01:57Z">
                                    <w:rPr>
                                      <w:rFonts w:hint="default" w:ascii="Cambria Math" w:hAnsi="Cambria Math"/>
                                      <w:i/>
                                      <w:kern w:val="0"/>
                                      <w:sz w:val="21"/>
                                      <w:szCs w:val="21"/>
                                      <w:highlight w:val="none"/>
                                      <w:lang w:val="en-US" w:eastAsia="zh-CN" w:bidi="ar"/>
                                      <w:rPrChange w:id="1073" w:author="lg" w:date="2026-01-14T17:12:49Z">
                                        <w:rPr>
                                          <w:rFonts w:hint="default" w:ascii="Cambria Math" w:hAnsi="Cambria Math"/>
                                          <w:i/>
                                          <w:kern w:val="0"/>
                                          <w:sz w:val="20"/>
                                          <w:szCs w:val="20"/>
                                          <w:highlight w:val="none"/>
                                          <w:lang w:val="en-US" w:eastAsia="zh-CN" w:bidi="ar"/>
                                        </w:rPr>
                                      </w:rPrChange>
                                    </w:rPr>
                                  </w:del>
                                </m:ctrlPr>
                              </m:sub>
                            </m:sSub>
                            <m:ctrlPr>
                              <w:del w:id="1074" w:author="lg" w:date="2026-01-14T21:01:57Z">
                                <w:rPr>
                                  <w:rFonts w:hint="default" w:ascii="Cambria Math" w:hAnsi="Cambria Math"/>
                                  <w:i/>
                                  <w:kern w:val="0"/>
                                  <w:sz w:val="21"/>
                                  <w:szCs w:val="21"/>
                                  <w:highlight w:val="none"/>
                                  <w:lang w:val="en-US" w:eastAsia="zh-CN" w:bidi="ar"/>
                                  <w:rPrChange w:id="1075" w:author="lg" w:date="2026-01-14T17:12:49Z">
                                    <w:rPr>
                                      <w:rFonts w:hint="default" w:ascii="Cambria Math" w:hAnsi="Cambria Math"/>
                                      <w:i/>
                                      <w:kern w:val="0"/>
                                      <w:sz w:val="20"/>
                                      <w:szCs w:val="20"/>
                                      <w:highlight w:val="none"/>
                                      <w:lang w:val="en-US" w:eastAsia="zh-CN" w:bidi="ar"/>
                                    </w:rPr>
                                  </w:rPrChange>
                                </w:rPr>
                              </w:del>
                            </m:ctrlPr>
                          </m:e>
                          <m:sup>
                            <w:del w:id="1076" w:author="lg" w:date="2026-01-14T21:01:57Z">
                              <m:r>
                                <m:rPr/>
                                <w:rPr>
                                  <w:rFonts w:hint="default" w:ascii="Cambria Math" w:hAnsi="Cambria Math"/>
                                  <w:kern w:val="0"/>
                                  <w:sz w:val="21"/>
                                  <w:szCs w:val="21"/>
                                  <w:highlight w:val="none"/>
                                  <w:lang w:val="en-US" w:eastAsia="zh-CN" w:bidi="ar"/>
                                  <w:rPrChange w:id="1077" w:author="lg" w:date="2026-01-14T17:12:49Z">
                                    <w:rPr>
                                      <w:rFonts w:hint="default" w:ascii="Cambria Math" w:hAnsi="Cambria Math"/>
                                      <w:kern w:val="0"/>
                                      <w:sz w:val="20"/>
                                      <w:szCs w:val="20"/>
                                      <w:highlight w:val="none"/>
                                      <w:lang w:val="en-US" w:eastAsia="zh-CN" w:bidi="ar"/>
                                    </w:rPr>
                                  </w:rPrChange>
                                </w:rPr>
                                <m:t>2</m:t>
                              </m:r>
                            </w:del>
                            <m:ctrlPr>
                              <w:del w:id="1078" w:author="lg" w:date="2026-01-14T21:01:57Z">
                                <w:rPr>
                                  <w:rFonts w:hint="default" w:ascii="Cambria Math" w:hAnsi="Cambria Math"/>
                                  <w:i/>
                                  <w:kern w:val="0"/>
                                  <w:sz w:val="21"/>
                                  <w:szCs w:val="21"/>
                                  <w:highlight w:val="none"/>
                                  <w:lang w:val="en-US" w:eastAsia="zh-CN" w:bidi="ar"/>
                                  <w:rPrChange w:id="1079" w:author="lg" w:date="2026-01-14T17:12:49Z">
                                    <w:rPr>
                                      <w:rFonts w:hint="default" w:ascii="Cambria Math" w:hAnsi="Cambria Math"/>
                                      <w:i/>
                                      <w:kern w:val="0"/>
                                      <w:sz w:val="20"/>
                                      <w:szCs w:val="20"/>
                                      <w:highlight w:val="none"/>
                                      <w:lang w:val="en-US" w:eastAsia="zh-CN" w:bidi="ar"/>
                                    </w:rPr>
                                  </w:rPrChange>
                                </w:rPr>
                              </w:del>
                            </m:ctrlPr>
                          </m:sup>
                        </m:sSup>
                        <m:ctrlPr>
                          <w:del w:id="1080" w:author="lg" w:date="2026-01-14T21:01:57Z">
                            <w:rPr>
                              <w:rFonts w:hint="default" w:ascii="Cambria Math" w:hAnsi="Cambria Math"/>
                              <w:i/>
                              <w:kern w:val="0"/>
                              <w:sz w:val="21"/>
                              <w:szCs w:val="21"/>
                              <w:highlight w:val="none"/>
                              <w:lang w:val="en-US" w:eastAsia="zh-CN" w:bidi="ar"/>
                              <w:rPrChange w:id="1081" w:author="lg" w:date="2026-01-14T17:12:49Z">
                                <w:rPr>
                                  <w:rFonts w:hint="default" w:ascii="Cambria Math" w:hAnsi="Cambria Math"/>
                                  <w:i/>
                                  <w:kern w:val="0"/>
                                  <w:sz w:val="20"/>
                                  <w:szCs w:val="20"/>
                                  <w:highlight w:val="none"/>
                                  <w:lang w:val="en-US" w:eastAsia="zh-CN" w:bidi="ar"/>
                                </w:rPr>
                              </w:rPrChange>
                            </w:rPr>
                          </w:del>
                        </m:ctrlPr>
                      </m:e>
                    </m:rad>
                    <m:ctrlPr>
                      <w:del w:id="1082" w:author="lg" w:date="2026-01-14T21:01:57Z">
                        <w:rPr>
                          <w:rFonts w:hint="default" w:ascii="Cambria Math" w:hAnsi="Cambria Math"/>
                          <w:i/>
                          <w:kern w:val="0"/>
                          <w:sz w:val="21"/>
                          <w:szCs w:val="21"/>
                          <w:highlight w:val="none"/>
                          <w:lang w:val="en-US" w:eastAsia="zh-CN" w:bidi="ar"/>
                          <w:rPrChange w:id="1083" w:author="lg" w:date="2026-01-14T17:12:49Z">
                            <w:rPr>
                              <w:rFonts w:hint="default" w:ascii="Cambria Math" w:hAnsi="Cambria Math"/>
                              <w:i/>
                              <w:kern w:val="0"/>
                              <w:sz w:val="20"/>
                              <w:szCs w:val="20"/>
                              <w:highlight w:val="none"/>
                              <w:lang w:val="en-US" w:eastAsia="zh-CN" w:bidi="ar"/>
                            </w:rPr>
                          </w:rPrChange>
                        </w:rPr>
                      </w:del>
                    </m:ctrlPr>
                  </m:den>
                </m:f>
                <w:del w:id="1084" w:author="lg" w:date="2026-01-14T21:01:57Z">
                  <m:r>
                    <m:rPr/>
                    <w:rPr>
                      <w:rFonts w:hint="default" w:ascii="Cambria Math" w:hAnsi="Cambria Math"/>
                      <w:kern w:val="0"/>
                      <w:sz w:val="21"/>
                      <w:szCs w:val="21"/>
                      <w:highlight w:val="none"/>
                      <w:lang w:val="en-US" w:eastAsia="zh-CN" w:bidi="ar"/>
                      <w:rPrChange w:id="1085" w:author="lg" w:date="2026-01-14T17:12:49Z">
                        <w:rPr>
                          <w:rFonts w:hint="default" w:ascii="Cambria Math" w:hAnsi="Cambria Math"/>
                          <w:kern w:val="0"/>
                          <w:sz w:val="20"/>
                          <w:szCs w:val="20"/>
                          <w:highlight w:val="none"/>
                          <w:lang w:val="en-US" w:eastAsia="zh-CN" w:bidi="ar"/>
                        </w:rPr>
                      </w:rPrChange>
                    </w:rPr>
                    <m:t>)</m:t>
                  </m:r>
                </w:del>
                <w:del w:id="1086" w:author="lg" w:date="2026-01-14T21:01:57Z">
                  <m:r>
                    <m:rPr>
                      <m:sty m:val="p"/>
                    </m:rPr>
                    <w:rPr>
                      <w:rFonts w:hint="default" w:ascii="Cambria Math" w:hAnsi="Cambria Math"/>
                      <w:kern w:val="0"/>
                      <w:sz w:val="21"/>
                      <w:szCs w:val="21"/>
                      <w:highlight w:val="none"/>
                      <w:lang w:val="en-US" w:eastAsia="zh-CN" w:bidi="ar"/>
                      <w:rPrChange w:id="1087" w:author="lg" w:date="2026-01-14T17:12:49Z">
                        <w:rPr>
                          <w:rFonts w:hint="default" w:ascii="Cambria Math" w:hAnsi="Cambria Math"/>
                          <w:kern w:val="0"/>
                          <w:sz w:val="20"/>
                          <w:szCs w:val="20"/>
                          <w:highlight w:val="none"/>
                          <w:lang w:val="en-US" w:eastAsia="zh-CN" w:bidi="ar"/>
                        </w:rPr>
                      </w:rPrChange>
                    </w:rPr>
                    <m:t>)</m:t>
                  </m:r>
                </w:del>
                <m:ctrlPr>
                  <w:del w:id="1088" w:author="lg" w:date="2026-01-14T21:01:57Z">
                    <w:rPr>
                      <w:rFonts w:ascii="Cambria Math" w:hAnsi="Cambria Math"/>
                      <w:i/>
                      <w:kern w:val="0"/>
                      <w:sz w:val="21"/>
                      <w:szCs w:val="21"/>
                      <w:highlight w:val="none"/>
                      <w:lang w:bidi="ar"/>
                      <w:rPrChange w:id="1089" w:author="lg" w:date="2026-01-14T17:12:49Z">
                        <w:rPr>
                          <w:rFonts w:ascii="Cambria Math" w:hAnsi="Cambria Math"/>
                          <w:i/>
                          <w:kern w:val="0"/>
                          <w:sz w:val="20"/>
                          <w:szCs w:val="20"/>
                          <w:highlight w:val="none"/>
                          <w:lang w:bidi="ar"/>
                        </w:rPr>
                      </w:rPrChange>
                    </w:rPr>
                  </w:del>
                </m:ctrlPr>
              </m:e>
              <m:e>
                <m:sSub>
                  <m:sSubPr>
                    <m:ctrlPr>
                      <w:del w:id="1090" w:author="lg" w:date="2026-01-14T21:01:57Z">
                        <w:rPr>
                          <w:rFonts w:ascii="Cambria Math" w:hAnsi="Cambria Math"/>
                          <w:i/>
                          <w:kern w:val="0"/>
                          <w:sz w:val="21"/>
                          <w:szCs w:val="21"/>
                          <w:highlight w:val="none"/>
                          <w:lang w:bidi="ar"/>
                          <w:rPrChange w:id="1091" w:author="lg" w:date="2026-01-14T17:12:49Z">
                            <w:rPr>
                              <w:rFonts w:ascii="Cambria Math" w:hAnsi="Cambria Math"/>
                              <w:i/>
                              <w:kern w:val="0"/>
                              <w:sz w:val="20"/>
                              <w:szCs w:val="20"/>
                              <w:highlight w:val="none"/>
                              <w:lang w:bidi="ar"/>
                            </w:rPr>
                          </w:rPrChange>
                        </w:rPr>
                      </w:del>
                    </m:ctrlPr>
                  </m:sSubPr>
                  <m:e>
                    <w:del w:id="1092" w:author="lg" w:date="2026-01-14T21:01:57Z">
                      <m:r>
                        <m:rPr/>
                        <w:rPr>
                          <w:rFonts w:hint="default" w:ascii="Cambria Math" w:hAnsi="Cambria Math"/>
                          <w:kern w:val="0"/>
                          <w:sz w:val="21"/>
                          <w:szCs w:val="21"/>
                          <w:highlight w:val="none"/>
                          <w:lang w:val="en-US" w:eastAsia="zh-CN" w:bidi="ar"/>
                          <w:rPrChange w:id="1093" w:author="lg" w:date="2026-01-14T17:12:49Z">
                            <w:rPr>
                              <w:rFonts w:hint="default" w:ascii="Cambria Math" w:hAnsi="Cambria Math"/>
                              <w:kern w:val="0"/>
                              <w:sz w:val="20"/>
                              <w:szCs w:val="20"/>
                              <w:highlight w:val="none"/>
                              <w:lang w:val="en-US" w:eastAsia="zh-CN" w:bidi="ar"/>
                            </w:rPr>
                          </w:rPrChange>
                        </w:rPr>
                        <m:t>y</m:t>
                      </m:r>
                    </w:del>
                    <m:ctrlPr>
                      <w:del w:id="1094" w:author="lg" w:date="2026-01-14T21:01:57Z">
                        <w:rPr>
                          <w:rFonts w:ascii="Cambria Math" w:hAnsi="Cambria Math"/>
                          <w:i/>
                          <w:kern w:val="0"/>
                          <w:sz w:val="21"/>
                          <w:szCs w:val="21"/>
                          <w:highlight w:val="none"/>
                          <w:lang w:bidi="ar"/>
                          <w:rPrChange w:id="1095" w:author="lg" w:date="2026-01-14T17:12:49Z">
                            <w:rPr>
                              <w:rFonts w:ascii="Cambria Math" w:hAnsi="Cambria Math"/>
                              <w:i/>
                              <w:kern w:val="0"/>
                              <w:sz w:val="20"/>
                              <w:szCs w:val="20"/>
                              <w:highlight w:val="none"/>
                              <w:lang w:bidi="ar"/>
                            </w:rPr>
                          </w:rPrChange>
                        </w:rPr>
                      </w:del>
                    </m:ctrlPr>
                  </m:e>
                  <m:sub>
                    <w:del w:id="1096" w:author="lg" w:date="2026-01-14T21:01:57Z">
                      <m:r>
                        <m:rPr/>
                        <w:rPr>
                          <w:rFonts w:hint="default" w:ascii="Cambria Math" w:hAnsi="Cambria Math"/>
                          <w:kern w:val="0"/>
                          <w:sz w:val="21"/>
                          <w:szCs w:val="21"/>
                          <w:highlight w:val="none"/>
                          <w:lang w:val="en-US" w:eastAsia="zh-CN" w:bidi="ar"/>
                          <w:rPrChange w:id="1097" w:author="lg" w:date="2026-01-14T17:12:49Z">
                            <w:rPr>
                              <w:rFonts w:hint="default" w:ascii="Cambria Math" w:hAnsi="Cambria Math"/>
                              <w:kern w:val="0"/>
                              <w:sz w:val="20"/>
                              <w:szCs w:val="20"/>
                              <w:highlight w:val="none"/>
                              <w:lang w:val="en-US" w:eastAsia="zh-CN" w:bidi="ar"/>
                            </w:rPr>
                          </w:rPrChange>
                        </w:rPr>
                        <m:t>E</m:t>
                      </m:r>
                    </w:del>
                    <m:ctrlPr>
                      <w:del w:id="1098" w:author="lg" w:date="2026-01-14T21:01:57Z">
                        <w:rPr>
                          <w:rFonts w:ascii="Cambria Math" w:hAnsi="Cambria Math"/>
                          <w:i/>
                          <w:kern w:val="0"/>
                          <w:sz w:val="21"/>
                          <w:szCs w:val="21"/>
                          <w:highlight w:val="none"/>
                          <w:lang w:bidi="ar"/>
                          <w:rPrChange w:id="1099" w:author="lg" w:date="2026-01-14T17:12:49Z">
                            <w:rPr>
                              <w:rFonts w:ascii="Cambria Math" w:hAnsi="Cambria Math"/>
                              <w:i/>
                              <w:kern w:val="0"/>
                              <w:sz w:val="20"/>
                              <w:szCs w:val="20"/>
                              <w:highlight w:val="none"/>
                              <w:lang w:bidi="ar"/>
                            </w:rPr>
                          </w:rPrChange>
                        </w:rPr>
                      </w:del>
                    </m:ctrlPr>
                  </m:sub>
                </m:sSub>
                <w:del w:id="1100" w:author="lg" w:date="2026-01-14T21:01:57Z">
                  <m:r>
                    <m:rPr/>
                    <w:rPr>
                      <w:rFonts w:hint="default" w:ascii="Cambria Math" w:hAnsi="Cambria Math"/>
                      <w:kern w:val="0"/>
                      <w:sz w:val="21"/>
                      <w:szCs w:val="21"/>
                      <w:highlight w:val="none"/>
                      <w:lang w:val="en-US" w:eastAsia="zh-CN" w:bidi="ar"/>
                      <w:rPrChange w:id="1101" w:author="lg" w:date="2026-01-14T17:12:49Z">
                        <w:rPr>
                          <w:rFonts w:hint="default" w:ascii="Cambria Math" w:hAnsi="Cambria Math"/>
                          <w:kern w:val="0"/>
                          <w:sz w:val="20"/>
                          <w:szCs w:val="20"/>
                          <w:highlight w:val="none"/>
                          <w:lang w:val="en-US" w:eastAsia="zh-CN" w:bidi="ar"/>
                        </w:rPr>
                      </w:rPrChange>
                    </w:rPr>
                    <m:t>(t)=</m:t>
                  </m:r>
                </w:del>
                <m:sSub>
                  <m:sSubPr>
                    <m:ctrlPr>
                      <w:del w:id="1102" w:author="lg" w:date="2026-01-14T21:01:57Z">
                        <w:rPr>
                          <w:rFonts w:hint="default" w:ascii="Cambria Math" w:hAnsi="Cambria Math"/>
                          <w:i/>
                          <w:kern w:val="0"/>
                          <w:sz w:val="21"/>
                          <w:szCs w:val="21"/>
                          <w:highlight w:val="none"/>
                          <w:lang w:val="en-US" w:eastAsia="zh-CN" w:bidi="ar"/>
                          <w:rPrChange w:id="1103" w:author="lg" w:date="2026-01-14T17:12:49Z">
                            <w:rPr>
                              <w:rFonts w:hint="default" w:ascii="Cambria Math" w:hAnsi="Cambria Math"/>
                              <w:i/>
                              <w:kern w:val="0"/>
                              <w:sz w:val="20"/>
                              <w:szCs w:val="20"/>
                              <w:highlight w:val="none"/>
                              <w:lang w:val="en-US" w:eastAsia="zh-CN" w:bidi="ar"/>
                            </w:rPr>
                          </w:rPrChange>
                        </w:rPr>
                      </w:del>
                    </m:ctrlPr>
                  </m:sSubPr>
                  <m:e>
                    <w:del w:id="1104" w:author="lg" w:date="2026-01-14T21:01:57Z">
                      <m:r>
                        <m:rPr/>
                        <w:rPr>
                          <w:rFonts w:hint="default" w:ascii="Cambria Math" w:hAnsi="Cambria Math"/>
                          <w:kern w:val="0"/>
                          <w:sz w:val="21"/>
                          <w:szCs w:val="21"/>
                          <w:highlight w:val="none"/>
                          <w:lang w:val="en-US" w:eastAsia="zh-CN" w:bidi="ar"/>
                          <w:rPrChange w:id="1105" w:author="lg" w:date="2026-01-14T17:12:49Z">
                            <w:rPr>
                              <w:rFonts w:hint="default" w:ascii="Cambria Math" w:hAnsi="Cambria Math"/>
                              <w:kern w:val="0"/>
                              <w:sz w:val="20"/>
                              <w:szCs w:val="20"/>
                              <w:highlight w:val="none"/>
                              <w:lang w:val="en-US" w:eastAsia="zh-CN" w:bidi="ar"/>
                            </w:rPr>
                          </w:rPrChange>
                        </w:rPr>
                        <m:t>r</m:t>
                      </m:r>
                    </w:del>
                    <m:ctrlPr>
                      <w:del w:id="1106" w:author="lg" w:date="2026-01-14T21:01:57Z">
                        <w:rPr>
                          <w:rFonts w:hint="default" w:ascii="Cambria Math" w:hAnsi="Cambria Math"/>
                          <w:i/>
                          <w:kern w:val="0"/>
                          <w:sz w:val="21"/>
                          <w:szCs w:val="21"/>
                          <w:highlight w:val="none"/>
                          <w:lang w:val="en-US" w:eastAsia="zh-CN" w:bidi="ar"/>
                          <w:rPrChange w:id="1107" w:author="lg" w:date="2026-01-14T17:12:49Z">
                            <w:rPr>
                              <w:rFonts w:hint="default" w:ascii="Cambria Math" w:hAnsi="Cambria Math"/>
                              <w:i/>
                              <w:kern w:val="0"/>
                              <w:sz w:val="20"/>
                              <w:szCs w:val="20"/>
                              <w:highlight w:val="none"/>
                              <w:lang w:val="en-US" w:eastAsia="zh-CN" w:bidi="ar"/>
                            </w:rPr>
                          </w:rPrChange>
                        </w:rPr>
                      </w:del>
                    </m:ctrlPr>
                  </m:e>
                  <m:sub>
                    <w:del w:id="1108" w:author="lg" w:date="2026-01-14T21:01:57Z">
                      <m:r>
                        <m:rPr>
                          <m:sty m:val="p"/>
                        </m:rPr>
                        <w:rPr>
                          <w:rFonts w:hint="default" w:ascii="Cambria Math" w:hAnsi="Cambria Math"/>
                          <w:kern w:val="0"/>
                          <w:sz w:val="21"/>
                          <w:szCs w:val="21"/>
                          <w:highlight w:val="none"/>
                          <w:lang w:val="en-US" w:eastAsia="zh-CN" w:bidi="ar"/>
                          <w:rPrChange w:id="1109" w:author="lg" w:date="2026-01-14T17:12:49Z">
                            <w:rPr>
                              <w:rFonts w:hint="default" w:ascii="Cambria Math" w:hAnsi="Cambria Math"/>
                              <w:kern w:val="0"/>
                              <w:sz w:val="20"/>
                              <w:szCs w:val="20"/>
                              <w:highlight w:val="none"/>
                              <w:lang w:val="en-US" w:eastAsia="zh-CN" w:bidi="ar"/>
                            </w:rPr>
                          </w:rPrChange>
                        </w:rPr>
                        <m:t>o</m:t>
                      </m:r>
                    </w:del>
                    <m:ctrlPr>
                      <w:del w:id="1110" w:author="lg" w:date="2026-01-14T21:01:57Z">
                        <w:rPr>
                          <w:rFonts w:hint="default" w:ascii="Cambria Math" w:hAnsi="Cambria Math"/>
                          <w:i/>
                          <w:kern w:val="0"/>
                          <w:sz w:val="21"/>
                          <w:szCs w:val="21"/>
                          <w:highlight w:val="none"/>
                          <w:lang w:val="en-US" w:eastAsia="zh-CN" w:bidi="ar"/>
                          <w:rPrChange w:id="1111" w:author="lg" w:date="2026-01-14T17:12:49Z">
                            <w:rPr>
                              <w:rFonts w:hint="default" w:ascii="Cambria Math" w:hAnsi="Cambria Math"/>
                              <w:i/>
                              <w:kern w:val="0"/>
                              <w:sz w:val="20"/>
                              <w:szCs w:val="20"/>
                              <w:highlight w:val="none"/>
                              <w:lang w:val="en-US" w:eastAsia="zh-CN" w:bidi="ar"/>
                            </w:rPr>
                          </w:rPrChange>
                        </w:rPr>
                      </w:del>
                    </m:ctrlPr>
                  </m:sub>
                </m:sSub>
                <w:del w:id="1112" w:author="lg" w:date="2026-01-14T21:01:57Z">
                  <m:r>
                    <m:rPr/>
                    <w:rPr>
                      <w:rFonts w:hint="default" w:ascii="Cambria Math" w:hAnsi="Cambria Math"/>
                      <w:kern w:val="0"/>
                      <w:sz w:val="21"/>
                      <w:szCs w:val="21"/>
                      <w:highlight w:val="none"/>
                      <w:lang w:val="en-US" w:eastAsia="zh-CN" w:bidi="ar"/>
                      <w:rPrChange w:id="1113" w:author="lg" w:date="2026-01-14T17:12:49Z">
                        <w:rPr>
                          <w:rFonts w:hint="default" w:ascii="Cambria Math" w:hAnsi="Cambria Math"/>
                          <w:kern w:val="0"/>
                          <w:sz w:val="20"/>
                          <w:szCs w:val="20"/>
                          <w:highlight w:val="none"/>
                          <w:lang w:val="en-US" w:eastAsia="zh-CN" w:bidi="ar"/>
                        </w:rPr>
                      </w:rPrChange>
                    </w:rPr>
                    <m:t>sin(</m:t>
                  </m:r>
                </w:del>
                <w:del w:id="1114" w:author="lg" w:date="2026-01-14T21:01:57Z">
                  <m:r>
                    <m:rPr/>
                    <w:rPr>
                      <w:rFonts w:ascii="Cambria Math" w:hAnsi="Cambria Math"/>
                      <w:kern w:val="0"/>
                      <w:sz w:val="21"/>
                      <w:szCs w:val="21"/>
                      <w:highlight w:val="none"/>
                      <w:lang w:val="en-US" w:bidi="ar"/>
                      <w:rPrChange w:id="1115" w:author="lg" w:date="2026-01-14T17:12:49Z">
                        <w:rPr>
                          <w:rFonts w:ascii="Cambria Math" w:hAnsi="Cambria Math"/>
                          <w:kern w:val="0"/>
                          <w:sz w:val="20"/>
                          <w:szCs w:val="20"/>
                          <w:highlight w:val="none"/>
                          <w:lang w:val="en-US" w:bidi="ar"/>
                        </w:rPr>
                      </w:rPrChange>
                    </w:rPr>
                    <m:t>ω</m:t>
                  </m:r>
                </w:del>
                <w:del w:id="1116" w:author="lg" w:date="2026-01-14T21:01:57Z">
                  <m:r>
                    <m:rPr/>
                    <w:rPr>
                      <w:rFonts w:hint="default" w:ascii="Cambria Math" w:hAnsi="Cambria Math"/>
                      <w:kern w:val="0"/>
                      <w:sz w:val="21"/>
                      <w:szCs w:val="21"/>
                      <w:highlight w:val="none"/>
                      <w:lang w:val="en-US" w:eastAsia="zh-CN" w:bidi="ar"/>
                      <w:rPrChange w:id="1117" w:author="lg" w:date="2026-01-14T17:12:49Z">
                        <w:rPr>
                          <w:rFonts w:hint="default" w:ascii="Cambria Math" w:hAnsi="Cambria Math"/>
                          <w:kern w:val="0"/>
                          <w:sz w:val="20"/>
                          <w:szCs w:val="20"/>
                          <w:highlight w:val="none"/>
                          <w:lang w:val="en-US" w:eastAsia="zh-CN" w:bidi="ar"/>
                        </w:rPr>
                      </w:rPrChange>
                    </w:rPr>
                    <m:t>t+</m:t>
                  </m:r>
                </w:del>
                <m:sSub>
                  <m:sSubPr>
                    <m:ctrlPr>
                      <w:del w:id="1118" w:author="lg" w:date="2026-01-14T21:01:57Z">
                        <w:rPr>
                          <w:rFonts w:hint="default" w:ascii="Cambria Math" w:hAnsi="Cambria Math"/>
                          <w:i/>
                          <w:kern w:val="0"/>
                          <w:sz w:val="21"/>
                          <w:szCs w:val="21"/>
                          <w:highlight w:val="none"/>
                          <w:lang w:val="en-US" w:eastAsia="zh-CN" w:bidi="ar"/>
                          <w:rPrChange w:id="1119" w:author="lg" w:date="2026-01-14T17:12:49Z">
                            <w:rPr>
                              <w:rFonts w:hint="default" w:ascii="Cambria Math" w:hAnsi="Cambria Math"/>
                              <w:i/>
                              <w:kern w:val="0"/>
                              <w:sz w:val="20"/>
                              <w:szCs w:val="20"/>
                              <w:highlight w:val="none"/>
                              <w:lang w:val="en-US" w:eastAsia="zh-CN" w:bidi="ar"/>
                            </w:rPr>
                          </w:rPrChange>
                        </w:rPr>
                      </w:del>
                    </m:ctrlPr>
                  </m:sSubPr>
                  <m:e>
                    <w:del w:id="1120" w:author="lg" w:date="2026-01-14T21:01:57Z">
                      <m:r>
                        <m:rPr/>
                        <w:rPr>
                          <w:rFonts w:ascii="Cambria Math" w:hAnsi="Cambria Math"/>
                          <w:kern w:val="0"/>
                          <w:sz w:val="21"/>
                          <w:szCs w:val="21"/>
                          <w:highlight w:val="none"/>
                          <w:lang w:val="en-US" w:bidi="ar"/>
                          <w:rPrChange w:id="1121" w:author="lg" w:date="2026-01-14T17:12:49Z">
                            <w:rPr>
                              <w:rFonts w:ascii="Cambria Math" w:hAnsi="Cambria Math"/>
                              <w:kern w:val="0"/>
                              <w:sz w:val="20"/>
                              <w:szCs w:val="20"/>
                              <w:highlight w:val="none"/>
                              <w:lang w:val="en-US" w:bidi="ar"/>
                            </w:rPr>
                          </w:rPrChange>
                        </w:rPr>
                        <m:t>α</m:t>
                      </m:r>
                    </w:del>
                    <m:ctrlPr>
                      <w:del w:id="1122" w:author="lg" w:date="2026-01-14T21:01:57Z">
                        <w:rPr>
                          <w:rFonts w:hint="default" w:ascii="Cambria Math" w:hAnsi="Cambria Math"/>
                          <w:i/>
                          <w:kern w:val="0"/>
                          <w:sz w:val="21"/>
                          <w:szCs w:val="21"/>
                          <w:highlight w:val="none"/>
                          <w:lang w:val="en-US" w:eastAsia="zh-CN" w:bidi="ar"/>
                          <w:rPrChange w:id="1123" w:author="lg" w:date="2026-01-14T17:12:49Z">
                            <w:rPr>
                              <w:rFonts w:hint="default" w:ascii="Cambria Math" w:hAnsi="Cambria Math"/>
                              <w:i/>
                              <w:kern w:val="0"/>
                              <w:sz w:val="20"/>
                              <w:szCs w:val="20"/>
                              <w:highlight w:val="none"/>
                              <w:lang w:val="en-US" w:eastAsia="zh-CN" w:bidi="ar"/>
                            </w:rPr>
                          </w:rPrChange>
                        </w:rPr>
                      </w:del>
                    </m:ctrlPr>
                  </m:e>
                  <m:sub>
                    <w:del w:id="1124" w:author="lg" w:date="2026-01-14T21:01:57Z">
                      <m:r>
                        <m:rPr/>
                        <w:rPr>
                          <w:rFonts w:hint="default" w:ascii="Cambria Math" w:hAnsi="Cambria Math"/>
                          <w:kern w:val="0"/>
                          <w:sz w:val="21"/>
                          <w:szCs w:val="21"/>
                          <w:highlight w:val="none"/>
                          <w:lang w:val="en-US" w:eastAsia="zh-CN" w:bidi="ar"/>
                          <w:rPrChange w:id="1125" w:author="lg" w:date="2026-01-14T17:12:49Z">
                            <w:rPr>
                              <w:rFonts w:hint="default" w:ascii="Cambria Math" w:hAnsi="Cambria Math"/>
                              <w:kern w:val="0"/>
                              <w:sz w:val="20"/>
                              <w:szCs w:val="20"/>
                              <w:highlight w:val="none"/>
                              <w:lang w:val="en-US" w:eastAsia="zh-CN" w:bidi="ar"/>
                            </w:rPr>
                          </w:rPrChange>
                        </w:rPr>
                        <m:t>0</m:t>
                      </m:r>
                    </w:del>
                    <m:ctrlPr>
                      <w:del w:id="1126" w:author="lg" w:date="2026-01-14T21:01:57Z">
                        <w:rPr>
                          <w:rFonts w:hint="default" w:ascii="Cambria Math" w:hAnsi="Cambria Math"/>
                          <w:i/>
                          <w:kern w:val="0"/>
                          <w:sz w:val="21"/>
                          <w:szCs w:val="21"/>
                          <w:highlight w:val="none"/>
                          <w:lang w:val="en-US" w:eastAsia="zh-CN" w:bidi="ar"/>
                          <w:rPrChange w:id="1127" w:author="lg" w:date="2026-01-14T17:12:49Z">
                            <w:rPr>
                              <w:rFonts w:hint="default" w:ascii="Cambria Math" w:hAnsi="Cambria Math"/>
                              <w:i/>
                              <w:kern w:val="0"/>
                              <w:sz w:val="20"/>
                              <w:szCs w:val="20"/>
                              <w:highlight w:val="none"/>
                              <w:lang w:val="en-US" w:eastAsia="zh-CN" w:bidi="ar"/>
                            </w:rPr>
                          </w:rPrChange>
                        </w:rPr>
                      </w:del>
                    </m:ctrlPr>
                  </m:sub>
                </m:sSub>
                <w:del w:id="1128" w:author="lg" w:date="2026-01-14T21:01:57Z">
                  <m:r>
                    <m:rPr/>
                    <w:rPr>
                      <w:rFonts w:hint="default" w:ascii="Cambria Math" w:hAnsi="Cambria Math"/>
                      <w:kern w:val="0"/>
                      <w:sz w:val="21"/>
                      <w:szCs w:val="21"/>
                      <w:highlight w:val="none"/>
                      <w:lang w:val="en-US" w:eastAsia="zh-CN" w:bidi="ar"/>
                      <w:rPrChange w:id="1129" w:author="lg" w:date="2026-01-14T17:12:49Z">
                        <w:rPr>
                          <w:rFonts w:hint="default" w:ascii="Cambria Math" w:hAnsi="Cambria Math"/>
                          <w:kern w:val="0"/>
                          <w:sz w:val="20"/>
                          <w:szCs w:val="20"/>
                          <w:highlight w:val="none"/>
                          <w:lang w:val="en-US" w:eastAsia="zh-CN" w:bidi="ar"/>
                        </w:rPr>
                      </w:rPrChange>
                    </w:rPr>
                    <m:t>)+</m:t>
                  </m:r>
                </w:del>
                <m:sSub>
                  <m:sSubPr>
                    <m:ctrlPr>
                      <w:del w:id="1130" w:author="lg" w:date="2026-01-14T21:01:57Z">
                        <w:rPr>
                          <w:rFonts w:hint="default" w:ascii="Cambria Math" w:hAnsi="Cambria Math"/>
                          <w:i/>
                          <w:kern w:val="0"/>
                          <w:sz w:val="21"/>
                          <w:szCs w:val="21"/>
                          <w:highlight w:val="none"/>
                          <w:lang w:val="en-US" w:eastAsia="zh-CN" w:bidi="ar"/>
                          <w:rPrChange w:id="1131" w:author="lg" w:date="2026-01-14T17:12:49Z">
                            <w:rPr>
                              <w:rFonts w:hint="default" w:ascii="Cambria Math" w:hAnsi="Cambria Math"/>
                              <w:i/>
                              <w:kern w:val="0"/>
                              <w:sz w:val="20"/>
                              <w:szCs w:val="20"/>
                              <w:highlight w:val="none"/>
                              <w:lang w:val="en-US" w:eastAsia="zh-CN" w:bidi="ar"/>
                            </w:rPr>
                          </w:rPrChange>
                        </w:rPr>
                      </w:del>
                    </m:ctrlPr>
                  </m:sSubPr>
                  <m:e>
                    <w:del w:id="1132" w:author="lg" w:date="2026-01-14T21:01:57Z">
                      <m:r>
                        <m:rPr/>
                        <w:rPr>
                          <w:rFonts w:hint="default" w:ascii="Cambria Math" w:hAnsi="Cambria Math"/>
                          <w:kern w:val="0"/>
                          <w:sz w:val="21"/>
                          <w:szCs w:val="21"/>
                          <w:highlight w:val="none"/>
                          <w:lang w:val="en-US" w:eastAsia="zh-CN" w:bidi="ar"/>
                          <w:rPrChange w:id="1133" w:author="lg" w:date="2026-01-14T17:12:49Z">
                            <w:rPr>
                              <w:rFonts w:hint="default" w:ascii="Cambria Math" w:hAnsi="Cambria Math"/>
                              <w:kern w:val="0"/>
                              <w:sz w:val="20"/>
                              <w:szCs w:val="20"/>
                              <w:highlight w:val="none"/>
                              <w:lang w:val="en-US" w:eastAsia="zh-CN" w:bidi="ar"/>
                            </w:rPr>
                          </w:rPrChange>
                        </w:rPr>
                        <m:t>r</m:t>
                      </m:r>
                    </w:del>
                    <m:ctrlPr>
                      <w:del w:id="1134" w:author="lg" w:date="2026-01-14T21:01:57Z">
                        <w:rPr>
                          <w:rFonts w:hint="default" w:ascii="Cambria Math" w:hAnsi="Cambria Math"/>
                          <w:i/>
                          <w:kern w:val="0"/>
                          <w:sz w:val="21"/>
                          <w:szCs w:val="21"/>
                          <w:highlight w:val="none"/>
                          <w:lang w:val="en-US" w:eastAsia="zh-CN" w:bidi="ar"/>
                          <w:rPrChange w:id="1135" w:author="lg" w:date="2026-01-14T17:12:49Z">
                            <w:rPr>
                              <w:rFonts w:hint="default" w:ascii="Cambria Math" w:hAnsi="Cambria Math"/>
                              <w:i/>
                              <w:kern w:val="0"/>
                              <w:sz w:val="20"/>
                              <w:szCs w:val="20"/>
                              <w:highlight w:val="none"/>
                              <w:lang w:val="en-US" w:eastAsia="zh-CN" w:bidi="ar"/>
                            </w:rPr>
                          </w:rPrChange>
                        </w:rPr>
                      </w:del>
                    </m:ctrlPr>
                  </m:e>
                  <m:sub>
                    <w:del w:id="1136" w:author="lg" w:date="2026-01-14T21:01:57Z">
                      <m:r>
                        <m:rPr>
                          <m:sty m:val="p"/>
                        </m:rPr>
                        <w:rPr>
                          <w:rFonts w:hint="default" w:ascii="Cambria Math" w:hAnsi="Cambria Math"/>
                          <w:kern w:val="0"/>
                          <w:sz w:val="21"/>
                          <w:szCs w:val="21"/>
                          <w:highlight w:val="none"/>
                          <w:lang w:val="en-US" w:eastAsia="zh-CN" w:bidi="ar"/>
                          <w:rPrChange w:id="1137" w:author="lg" w:date="2026-01-14T17:12:49Z">
                            <w:rPr>
                              <w:rFonts w:hint="default" w:ascii="Cambria Math" w:hAnsi="Cambria Math"/>
                              <w:kern w:val="0"/>
                              <w:sz w:val="20"/>
                              <w:szCs w:val="20"/>
                              <w:highlight w:val="none"/>
                              <w:lang w:val="en-US" w:eastAsia="zh-CN" w:bidi="ar"/>
                            </w:rPr>
                          </w:rPrChange>
                        </w:rPr>
                        <m:t>B</m:t>
                      </m:r>
                    </w:del>
                    <m:ctrlPr>
                      <w:del w:id="1138" w:author="lg" w:date="2026-01-14T21:01:57Z">
                        <w:rPr>
                          <w:rFonts w:hint="default" w:ascii="Cambria Math" w:hAnsi="Cambria Math"/>
                          <w:i/>
                          <w:kern w:val="0"/>
                          <w:sz w:val="21"/>
                          <w:szCs w:val="21"/>
                          <w:highlight w:val="none"/>
                          <w:lang w:val="en-US" w:eastAsia="zh-CN" w:bidi="ar"/>
                          <w:rPrChange w:id="1139" w:author="lg" w:date="2026-01-14T17:12:49Z">
                            <w:rPr>
                              <w:rFonts w:hint="default" w:ascii="Cambria Math" w:hAnsi="Cambria Math"/>
                              <w:i/>
                              <w:kern w:val="0"/>
                              <w:sz w:val="20"/>
                              <w:szCs w:val="20"/>
                              <w:highlight w:val="none"/>
                              <w:lang w:val="en-US" w:eastAsia="zh-CN" w:bidi="ar"/>
                            </w:rPr>
                          </w:rPrChange>
                        </w:rPr>
                      </w:del>
                    </m:ctrlPr>
                  </m:sub>
                </m:sSub>
                <w:del w:id="1140" w:author="lg" w:date="2026-01-14T21:01:57Z">
                  <m:r>
                    <m:rPr/>
                    <w:rPr>
                      <w:rFonts w:hint="default" w:ascii="Cambria Math" w:hAnsi="Cambria Math"/>
                      <w:kern w:val="0"/>
                      <w:sz w:val="21"/>
                      <w:szCs w:val="21"/>
                      <w:highlight w:val="none"/>
                      <w:lang w:val="en-US" w:eastAsia="zh-CN" w:bidi="ar"/>
                      <w:rPrChange w:id="1141" w:author="lg" w:date="2026-01-14T17:12:49Z">
                        <w:rPr>
                          <w:rFonts w:hint="default" w:ascii="Cambria Math" w:hAnsi="Cambria Math"/>
                          <w:kern w:val="0"/>
                          <w:sz w:val="20"/>
                          <w:szCs w:val="20"/>
                          <w:highlight w:val="none"/>
                          <w:lang w:val="en-US" w:eastAsia="zh-CN" w:bidi="ar"/>
                        </w:rPr>
                      </w:rPrChange>
                    </w:rPr>
                    <m:t>sin(atan2(</m:t>
                  </m:r>
                </w:del>
                <m:sSub>
                  <m:sSubPr>
                    <m:ctrlPr>
                      <w:del w:id="1142" w:author="lg" w:date="2026-01-14T21:01:57Z">
                        <w:rPr>
                          <w:rFonts w:hint="default" w:ascii="Cambria Math" w:hAnsi="Cambria Math"/>
                          <w:i/>
                          <w:kern w:val="0"/>
                          <w:sz w:val="21"/>
                          <w:szCs w:val="21"/>
                          <w:highlight w:val="none"/>
                          <w:lang w:val="en-US" w:eastAsia="zh-CN" w:bidi="ar"/>
                          <w:rPrChange w:id="1143" w:author="lg" w:date="2026-01-14T17:12:49Z">
                            <w:rPr>
                              <w:rFonts w:hint="default" w:ascii="Cambria Math" w:hAnsi="Cambria Math"/>
                              <w:i/>
                              <w:kern w:val="0"/>
                              <w:sz w:val="20"/>
                              <w:szCs w:val="20"/>
                              <w:highlight w:val="none"/>
                              <w:lang w:val="en-US" w:eastAsia="zh-CN" w:bidi="ar"/>
                            </w:rPr>
                          </w:rPrChange>
                        </w:rPr>
                      </w:del>
                    </m:ctrlPr>
                  </m:sSubPr>
                  <m:e>
                    <w:del w:id="1144" w:author="lg" w:date="2026-01-14T21:01:57Z">
                      <m:r>
                        <m:rPr/>
                        <w:rPr>
                          <w:rFonts w:hint="default" w:ascii="Cambria Math" w:hAnsi="Cambria Math"/>
                          <w:kern w:val="0"/>
                          <w:sz w:val="21"/>
                          <w:szCs w:val="21"/>
                          <w:highlight w:val="none"/>
                          <w:lang w:val="en-US" w:eastAsia="zh-CN" w:bidi="ar"/>
                          <w:rPrChange w:id="1145" w:author="lg" w:date="2026-01-14T17:12:49Z">
                            <w:rPr>
                              <w:rFonts w:hint="default" w:ascii="Cambria Math" w:hAnsi="Cambria Math"/>
                              <w:kern w:val="0"/>
                              <w:sz w:val="20"/>
                              <w:szCs w:val="20"/>
                              <w:highlight w:val="none"/>
                              <w:lang w:val="en-US" w:eastAsia="zh-CN" w:bidi="ar"/>
                            </w:rPr>
                          </w:rPrChange>
                        </w:rPr>
                        <m:t>f</m:t>
                      </m:r>
                    </w:del>
                    <m:ctrlPr>
                      <w:del w:id="1146" w:author="lg" w:date="2026-01-14T21:01:57Z">
                        <w:rPr>
                          <w:rFonts w:hint="default" w:ascii="Cambria Math" w:hAnsi="Cambria Math"/>
                          <w:i/>
                          <w:kern w:val="0"/>
                          <w:sz w:val="21"/>
                          <w:szCs w:val="21"/>
                          <w:highlight w:val="none"/>
                          <w:lang w:val="en-US" w:eastAsia="zh-CN" w:bidi="ar"/>
                          <w:rPrChange w:id="1147" w:author="lg" w:date="2026-01-14T17:12:49Z">
                            <w:rPr>
                              <w:rFonts w:hint="default" w:ascii="Cambria Math" w:hAnsi="Cambria Math"/>
                              <w:i/>
                              <w:kern w:val="0"/>
                              <w:sz w:val="20"/>
                              <w:szCs w:val="20"/>
                              <w:highlight w:val="none"/>
                              <w:lang w:val="en-US" w:eastAsia="zh-CN" w:bidi="ar"/>
                            </w:rPr>
                          </w:rPrChange>
                        </w:rPr>
                      </w:del>
                    </m:ctrlPr>
                  </m:e>
                  <m:sub>
                    <w:del w:id="1148" w:author="lg" w:date="2026-01-14T21:01:57Z">
                      <m:r>
                        <m:rPr/>
                        <w:rPr>
                          <w:rFonts w:hint="default" w:ascii="Cambria Math" w:hAnsi="Cambria Math"/>
                          <w:kern w:val="0"/>
                          <w:sz w:val="21"/>
                          <w:szCs w:val="21"/>
                          <w:highlight w:val="none"/>
                          <w:lang w:val="en-US" w:eastAsia="zh-CN" w:bidi="ar"/>
                          <w:rPrChange w:id="1149" w:author="lg" w:date="2026-01-14T17:12:49Z">
                            <w:rPr>
                              <w:rFonts w:hint="default" w:ascii="Cambria Math" w:hAnsi="Cambria Math"/>
                              <w:kern w:val="0"/>
                              <w:sz w:val="20"/>
                              <w:szCs w:val="20"/>
                              <w:highlight w:val="none"/>
                              <w:lang w:val="en-US" w:eastAsia="zh-CN" w:bidi="ar"/>
                            </w:rPr>
                          </w:rPrChange>
                        </w:rPr>
                        <m:t>y</m:t>
                      </m:r>
                    </w:del>
                    <m:ctrlPr>
                      <w:del w:id="1150" w:author="lg" w:date="2026-01-14T21:01:57Z">
                        <w:rPr>
                          <w:rFonts w:hint="default" w:ascii="Cambria Math" w:hAnsi="Cambria Math"/>
                          <w:i/>
                          <w:kern w:val="0"/>
                          <w:sz w:val="21"/>
                          <w:szCs w:val="21"/>
                          <w:highlight w:val="none"/>
                          <w:lang w:val="en-US" w:eastAsia="zh-CN" w:bidi="ar"/>
                          <w:rPrChange w:id="1151" w:author="lg" w:date="2026-01-14T17:12:49Z">
                            <w:rPr>
                              <w:rFonts w:hint="default" w:ascii="Cambria Math" w:hAnsi="Cambria Math"/>
                              <w:i/>
                              <w:kern w:val="0"/>
                              <w:sz w:val="20"/>
                              <w:szCs w:val="20"/>
                              <w:highlight w:val="none"/>
                              <w:lang w:val="en-US" w:eastAsia="zh-CN" w:bidi="ar"/>
                            </w:rPr>
                          </w:rPrChange>
                        </w:rPr>
                      </w:del>
                    </m:ctrlPr>
                  </m:sub>
                </m:sSub>
                <w:del w:id="1152" w:author="lg" w:date="2026-01-14T21:01:57Z">
                  <m:r>
                    <m:rPr/>
                    <w:rPr>
                      <w:rFonts w:hint="default" w:ascii="Cambria Math" w:hAnsi="Cambria Math"/>
                      <w:kern w:val="0"/>
                      <w:sz w:val="21"/>
                      <w:szCs w:val="21"/>
                      <w:highlight w:val="none"/>
                      <w:lang w:val="en-US" w:eastAsia="zh-CN" w:bidi="ar"/>
                      <w:rPrChange w:id="1153" w:author="lg" w:date="2026-01-14T17:12:49Z">
                        <w:rPr>
                          <w:rFonts w:hint="default" w:ascii="Cambria Math" w:hAnsi="Cambria Math"/>
                          <w:kern w:val="0"/>
                          <w:sz w:val="20"/>
                          <w:szCs w:val="20"/>
                          <w:highlight w:val="none"/>
                          <w:lang w:val="en-US" w:eastAsia="zh-CN" w:bidi="ar"/>
                        </w:rPr>
                      </w:rPrChange>
                    </w:rPr>
                    <m:t>,</m:t>
                  </m:r>
                </w:del>
                <m:sSub>
                  <m:sSubPr>
                    <m:ctrlPr>
                      <w:del w:id="1154" w:author="lg" w:date="2026-01-14T21:01:57Z">
                        <w:rPr>
                          <w:rFonts w:hint="default" w:ascii="Cambria Math" w:hAnsi="Cambria Math"/>
                          <w:i/>
                          <w:kern w:val="0"/>
                          <w:sz w:val="21"/>
                          <w:szCs w:val="21"/>
                          <w:highlight w:val="none"/>
                          <w:lang w:val="en-US" w:eastAsia="zh-CN" w:bidi="ar"/>
                          <w:rPrChange w:id="1155" w:author="lg" w:date="2026-01-14T17:12:49Z">
                            <w:rPr>
                              <w:rFonts w:hint="default" w:ascii="Cambria Math" w:hAnsi="Cambria Math"/>
                              <w:i/>
                              <w:kern w:val="0"/>
                              <w:sz w:val="20"/>
                              <w:szCs w:val="20"/>
                              <w:highlight w:val="none"/>
                              <w:lang w:val="en-US" w:eastAsia="zh-CN" w:bidi="ar"/>
                            </w:rPr>
                          </w:rPrChange>
                        </w:rPr>
                      </w:del>
                    </m:ctrlPr>
                  </m:sSubPr>
                  <m:e>
                    <w:del w:id="1156" w:author="lg" w:date="2026-01-14T21:01:57Z">
                      <m:r>
                        <m:rPr/>
                        <w:rPr>
                          <w:rFonts w:hint="default" w:ascii="Cambria Math" w:hAnsi="Cambria Math"/>
                          <w:kern w:val="0"/>
                          <w:sz w:val="21"/>
                          <w:szCs w:val="21"/>
                          <w:highlight w:val="none"/>
                          <w:lang w:val="en-US" w:eastAsia="zh-CN" w:bidi="ar"/>
                          <w:rPrChange w:id="1157" w:author="lg" w:date="2026-01-14T17:12:49Z">
                            <w:rPr>
                              <w:rFonts w:hint="default" w:ascii="Cambria Math" w:hAnsi="Cambria Math"/>
                              <w:kern w:val="0"/>
                              <w:sz w:val="20"/>
                              <w:szCs w:val="20"/>
                              <w:highlight w:val="none"/>
                              <w:lang w:val="en-US" w:eastAsia="zh-CN" w:bidi="ar"/>
                            </w:rPr>
                          </w:rPrChange>
                        </w:rPr>
                        <m:t>f</m:t>
                      </m:r>
                    </w:del>
                    <m:ctrlPr>
                      <w:del w:id="1158" w:author="lg" w:date="2026-01-14T21:01:57Z">
                        <w:rPr>
                          <w:rFonts w:hint="default" w:ascii="Cambria Math" w:hAnsi="Cambria Math"/>
                          <w:i/>
                          <w:kern w:val="0"/>
                          <w:sz w:val="21"/>
                          <w:szCs w:val="21"/>
                          <w:highlight w:val="none"/>
                          <w:lang w:val="en-US" w:eastAsia="zh-CN" w:bidi="ar"/>
                          <w:rPrChange w:id="1159" w:author="lg" w:date="2026-01-14T17:12:49Z">
                            <w:rPr>
                              <w:rFonts w:hint="default" w:ascii="Cambria Math" w:hAnsi="Cambria Math"/>
                              <w:i/>
                              <w:kern w:val="0"/>
                              <w:sz w:val="20"/>
                              <w:szCs w:val="20"/>
                              <w:highlight w:val="none"/>
                              <w:lang w:val="en-US" w:eastAsia="zh-CN" w:bidi="ar"/>
                            </w:rPr>
                          </w:rPrChange>
                        </w:rPr>
                      </w:del>
                    </m:ctrlPr>
                  </m:e>
                  <m:sub>
                    <w:del w:id="1160" w:author="lg" w:date="2026-01-14T21:01:57Z">
                      <m:r>
                        <m:rPr/>
                        <w:rPr>
                          <w:rFonts w:hint="default" w:ascii="Cambria Math" w:hAnsi="Cambria Math"/>
                          <w:kern w:val="0"/>
                          <w:sz w:val="21"/>
                          <w:szCs w:val="21"/>
                          <w:highlight w:val="none"/>
                          <w:lang w:val="en-US" w:eastAsia="zh-CN" w:bidi="ar"/>
                          <w:rPrChange w:id="1161" w:author="lg" w:date="2026-01-14T17:12:49Z">
                            <w:rPr>
                              <w:rFonts w:hint="default" w:ascii="Cambria Math" w:hAnsi="Cambria Math"/>
                              <w:kern w:val="0"/>
                              <w:sz w:val="20"/>
                              <w:szCs w:val="20"/>
                              <w:highlight w:val="none"/>
                              <w:lang w:val="en-US" w:eastAsia="zh-CN" w:bidi="ar"/>
                            </w:rPr>
                          </w:rPrChange>
                        </w:rPr>
                        <m:t>x</m:t>
                      </m:r>
                    </w:del>
                    <m:ctrlPr>
                      <w:del w:id="1162" w:author="lg" w:date="2026-01-14T21:01:57Z">
                        <w:rPr>
                          <w:rFonts w:hint="default" w:ascii="Cambria Math" w:hAnsi="Cambria Math"/>
                          <w:i/>
                          <w:kern w:val="0"/>
                          <w:sz w:val="21"/>
                          <w:szCs w:val="21"/>
                          <w:highlight w:val="none"/>
                          <w:lang w:val="en-US" w:eastAsia="zh-CN" w:bidi="ar"/>
                          <w:rPrChange w:id="1163" w:author="lg" w:date="2026-01-14T17:12:49Z">
                            <w:rPr>
                              <w:rFonts w:hint="default" w:ascii="Cambria Math" w:hAnsi="Cambria Math"/>
                              <w:i/>
                              <w:kern w:val="0"/>
                              <w:sz w:val="20"/>
                              <w:szCs w:val="20"/>
                              <w:highlight w:val="none"/>
                              <w:lang w:val="en-US" w:eastAsia="zh-CN" w:bidi="ar"/>
                            </w:rPr>
                          </w:rPrChange>
                        </w:rPr>
                      </w:del>
                    </m:ctrlPr>
                  </m:sub>
                </m:sSub>
                <w:del w:id="1164" w:author="lg" w:date="2026-01-14T21:01:57Z">
                  <m:r>
                    <m:rPr/>
                    <w:rPr>
                      <w:rFonts w:hint="default" w:ascii="Cambria Math" w:hAnsi="Cambria Math"/>
                      <w:kern w:val="0"/>
                      <w:sz w:val="21"/>
                      <w:szCs w:val="21"/>
                      <w:highlight w:val="none"/>
                      <w:lang w:val="en-US" w:eastAsia="zh-CN" w:bidi="ar"/>
                      <w:rPrChange w:id="1165" w:author="lg" w:date="2026-01-14T17:12:49Z">
                        <w:rPr>
                          <w:rFonts w:hint="default" w:ascii="Cambria Math" w:hAnsi="Cambria Math"/>
                          <w:kern w:val="0"/>
                          <w:sz w:val="20"/>
                          <w:szCs w:val="20"/>
                          <w:highlight w:val="none"/>
                          <w:lang w:val="en-US" w:eastAsia="zh-CN" w:bidi="ar"/>
                        </w:rPr>
                      </w:rPrChange>
                    </w:rPr>
                    <m:t>)+</m:t>
                  </m:r>
                </w:del>
                <m:ctrlPr>
                  <w:del w:id="1166" w:author="lg" w:date="2026-01-14T21:01:57Z">
                    <w:rPr>
                      <w:rFonts w:hint="default" w:ascii="Cambria Math" w:hAnsi="Cambria Math"/>
                      <w:i/>
                      <w:kern w:val="0"/>
                      <w:sz w:val="21"/>
                      <w:szCs w:val="21"/>
                      <w:highlight w:val="none"/>
                      <w:lang w:val="en-US" w:eastAsia="zh-CN" w:bidi="ar"/>
                      <w:rPrChange w:id="1167" w:author="lg" w:date="2026-01-14T17:12:49Z">
                        <w:rPr>
                          <w:rFonts w:hint="default" w:ascii="Cambria Math" w:hAnsi="Cambria Math"/>
                          <w:i/>
                          <w:kern w:val="0"/>
                          <w:sz w:val="20"/>
                          <w:szCs w:val="20"/>
                          <w:highlight w:val="none"/>
                          <w:lang w:val="en-US" w:eastAsia="zh-CN" w:bidi="ar"/>
                        </w:rPr>
                      </w:rPrChange>
                    </w:rPr>
                  </w:del>
                </m:ctrlPr>
              </m:e>
              <m:e>
                <w:del w:id="1168" w:author="lg" w:date="2026-01-14T21:01:57Z">
                  <m:r>
                    <m:rPr/>
                    <w:rPr>
                      <w:rFonts w:hint="default" w:ascii="Cambria Math" w:hAnsi="Cambria Math"/>
                      <w:kern w:val="0"/>
                      <w:sz w:val="21"/>
                      <w:szCs w:val="21"/>
                      <w:highlight w:val="none"/>
                      <w:lang w:val="en-US" w:eastAsia="zh-CN" w:bidi="ar"/>
                      <w:rPrChange w:id="1169" w:author="lg" w:date="2026-01-14T17:12:49Z">
                        <w:rPr>
                          <w:rFonts w:hint="default" w:ascii="Cambria Math" w:hAnsi="Cambria Math"/>
                          <w:kern w:val="0"/>
                          <w:sz w:val="20"/>
                          <w:szCs w:val="20"/>
                          <w:highlight w:val="none"/>
                          <w:lang w:val="en-US" w:eastAsia="zh-CN" w:bidi="ar"/>
                        </w:rPr>
                      </w:rPrChange>
                    </w:rPr>
                    <m:t>acos(</m:t>
                  </m:r>
                </w:del>
                <m:f>
                  <m:fPr>
                    <m:ctrlPr>
                      <w:del w:id="1170" w:author="lg" w:date="2026-01-14T21:01:57Z">
                        <w:rPr>
                          <w:rFonts w:hint="default" w:ascii="Cambria Math" w:hAnsi="Cambria Math"/>
                          <w:i/>
                          <w:kern w:val="0"/>
                          <w:sz w:val="21"/>
                          <w:szCs w:val="21"/>
                          <w:highlight w:val="none"/>
                          <w:lang w:val="en-US" w:eastAsia="zh-CN" w:bidi="ar"/>
                          <w:rPrChange w:id="1171" w:author="lg" w:date="2026-01-14T17:12:49Z">
                            <w:rPr>
                              <w:rFonts w:hint="default" w:ascii="Cambria Math" w:hAnsi="Cambria Math"/>
                              <w:i/>
                              <w:kern w:val="0"/>
                              <w:sz w:val="20"/>
                              <w:szCs w:val="20"/>
                              <w:highlight w:val="none"/>
                              <w:lang w:val="en-US" w:eastAsia="zh-CN" w:bidi="ar"/>
                            </w:rPr>
                          </w:rPrChange>
                        </w:rPr>
                      </w:del>
                    </m:ctrlPr>
                  </m:fPr>
                  <m:num>
                    <w:del w:id="1172" w:author="lg" w:date="2026-01-14T21:01:57Z">
                      <m:r>
                        <m:rPr/>
                        <w:rPr>
                          <w:rFonts w:hint="default" w:ascii="Cambria Math" w:hAnsi="Cambria Math"/>
                          <w:kern w:val="0"/>
                          <w:sz w:val="21"/>
                          <w:szCs w:val="21"/>
                          <w:highlight w:val="none"/>
                          <w:lang w:val="en-US" w:eastAsia="zh-CN" w:bidi="ar"/>
                          <w:rPrChange w:id="1173" w:author="lg" w:date="2026-01-14T17:12:49Z">
                            <w:rPr>
                              <w:rFonts w:hint="default" w:ascii="Cambria Math" w:hAnsi="Cambria Math"/>
                              <w:kern w:val="0"/>
                              <w:sz w:val="20"/>
                              <w:szCs w:val="20"/>
                              <w:highlight w:val="none"/>
                              <w:lang w:val="en-US" w:eastAsia="zh-CN" w:bidi="ar"/>
                            </w:rPr>
                          </w:rPrChange>
                        </w:rPr>
                        <m:t>c</m:t>
                      </m:r>
                    </w:del>
                    <m:ctrlPr>
                      <w:del w:id="1174" w:author="lg" w:date="2026-01-14T21:01:57Z">
                        <w:rPr>
                          <w:rFonts w:hint="default" w:ascii="Cambria Math" w:hAnsi="Cambria Math"/>
                          <w:i/>
                          <w:kern w:val="0"/>
                          <w:sz w:val="21"/>
                          <w:szCs w:val="21"/>
                          <w:highlight w:val="none"/>
                          <w:lang w:val="en-US" w:eastAsia="zh-CN" w:bidi="ar"/>
                          <w:rPrChange w:id="1175" w:author="lg" w:date="2026-01-14T17:12:49Z">
                            <w:rPr>
                              <w:rFonts w:hint="default" w:ascii="Cambria Math" w:hAnsi="Cambria Math"/>
                              <w:i/>
                              <w:kern w:val="0"/>
                              <w:sz w:val="20"/>
                              <w:szCs w:val="20"/>
                              <w:highlight w:val="none"/>
                              <w:lang w:val="en-US" w:eastAsia="zh-CN" w:bidi="ar"/>
                            </w:rPr>
                          </w:rPrChange>
                        </w:rPr>
                      </w:del>
                    </m:ctrlPr>
                  </m:num>
                  <m:den>
                    <w:del w:id="1176" w:author="lg" w:date="2026-01-14T21:01:57Z">
                      <m:r>
                        <m:rPr/>
                        <w:rPr>
                          <w:rFonts w:hint="default" w:ascii="Cambria Math" w:hAnsi="Cambria Math"/>
                          <w:kern w:val="0"/>
                          <w:sz w:val="21"/>
                          <w:szCs w:val="21"/>
                          <w:highlight w:val="none"/>
                          <w:lang w:val="en-US" w:eastAsia="zh-CN" w:bidi="ar"/>
                          <w:rPrChange w:id="1177" w:author="lg" w:date="2026-01-14T17:12:49Z">
                            <w:rPr>
                              <w:rFonts w:hint="default" w:ascii="Cambria Math" w:hAnsi="Cambria Math"/>
                              <w:kern w:val="0"/>
                              <w:sz w:val="20"/>
                              <w:szCs w:val="20"/>
                              <w:highlight w:val="none"/>
                              <w:lang w:val="en-US" w:eastAsia="zh-CN" w:bidi="ar"/>
                            </w:rPr>
                          </w:rPrChange>
                        </w:rPr>
                        <m:t>2k</m:t>
                      </m:r>
                    </w:del>
                    <m:rad>
                      <m:radPr>
                        <m:degHide m:val="1"/>
                        <m:ctrlPr>
                          <w:del w:id="1178" w:author="lg" w:date="2026-01-14T21:01:57Z">
                            <w:rPr>
                              <w:rFonts w:hint="default" w:ascii="Cambria Math" w:hAnsi="Cambria Math"/>
                              <w:i/>
                              <w:kern w:val="0"/>
                              <w:sz w:val="21"/>
                              <w:szCs w:val="21"/>
                              <w:highlight w:val="none"/>
                              <w:lang w:val="en-US" w:eastAsia="zh-CN" w:bidi="ar"/>
                              <w:rPrChange w:id="1179" w:author="lg" w:date="2026-01-14T17:12:49Z">
                                <w:rPr>
                                  <w:rFonts w:hint="default" w:ascii="Cambria Math" w:hAnsi="Cambria Math"/>
                                  <w:i/>
                                  <w:kern w:val="0"/>
                                  <w:sz w:val="20"/>
                                  <w:szCs w:val="20"/>
                                  <w:highlight w:val="none"/>
                                  <w:lang w:val="en-US" w:eastAsia="zh-CN" w:bidi="ar"/>
                                </w:rPr>
                              </w:rPrChange>
                            </w:rPr>
                          </w:del>
                        </m:ctrlPr>
                      </m:radPr>
                      <m:deg>
                        <m:ctrlPr>
                          <w:del w:id="1180" w:author="lg" w:date="2026-01-14T21:01:57Z">
                            <w:rPr>
                              <w:rFonts w:hint="default" w:ascii="Cambria Math" w:hAnsi="Cambria Math"/>
                              <w:i/>
                              <w:kern w:val="0"/>
                              <w:sz w:val="21"/>
                              <w:szCs w:val="21"/>
                              <w:highlight w:val="none"/>
                              <w:lang w:val="en-US" w:eastAsia="zh-CN" w:bidi="ar"/>
                              <w:rPrChange w:id="1181" w:author="lg" w:date="2026-01-14T17:12:49Z">
                                <w:rPr>
                                  <w:rFonts w:hint="default" w:ascii="Cambria Math" w:hAnsi="Cambria Math"/>
                                  <w:i/>
                                  <w:kern w:val="0"/>
                                  <w:sz w:val="20"/>
                                  <w:szCs w:val="20"/>
                                  <w:highlight w:val="none"/>
                                  <w:lang w:val="en-US" w:eastAsia="zh-CN" w:bidi="ar"/>
                                </w:rPr>
                              </w:rPrChange>
                            </w:rPr>
                          </w:del>
                        </m:ctrlPr>
                      </m:deg>
                      <m:e>
                        <m:sSup>
                          <m:sSupPr>
                            <m:ctrlPr>
                              <w:del w:id="1182" w:author="lg" w:date="2026-01-14T21:01:57Z">
                                <w:rPr>
                                  <w:rFonts w:hint="default" w:ascii="Cambria Math" w:hAnsi="Cambria Math"/>
                                  <w:i/>
                                  <w:kern w:val="0"/>
                                  <w:sz w:val="21"/>
                                  <w:szCs w:val="21"/>
                                  <w:highlight w:val="none"/>
                                  <w:lang w:val="en-US" w:eastAsia="zh-CN" w:bidi="ar"/>
                                  <w:rPrChange w:id="1183" w:author="lg" w:date="2026-01-14T17:12:49Z">
                                    <w:rPr>
                                      <w:rFonts w:hint="default" w:ascii="Cambria Math" w:hAnsi="Cambria Math"/>
                                      <w:i/>
                                      <w:kern w:val="0"/>
                                      <w:sz w:val="20"/>
                                      <w:szCs w:val="20"/>
                                      <w:highlight w:val="none"/>
                                      <w:lang w:val="en-US" w:eastAsia="zh-CN" w:bidi="ar"/>
                                    </w:rPr>
                                  </w:rPrChange>
                                </w:rPr>
                              </w:del>
                            </m:ctrlPr>
                          </m:sSupPr>
                          <m:e>
                            <m:sSub>
                              <m:sSubPr>
                                <m:ctrlPr>
                                  <w:del w:id="1184" w:author="lg" w:date="2026-01-14T21:01:57Z">
                                    <w:rPr>
                                      <w:rFonts w:ascii="Cambria Math" w:hAnsi="Cambria Math"/>
                                      <w:i/>
                                      <w:kern w:val="0"/>
                                      <w:sz w:val="21"/>
                                      <w:szCs w:val="21"/>
                                      <w:highlight w:val="none"/>
                                      <w:lang w:bidi="ar"/>
                                      <w:rPrChange w:id="1185" w:author="lg" w:date="2026-01-14T17:12:49Z">
                                        <w:rPr>
                                          <w:rFonts w:ascii="Cambria Math" w:hAnsi="Cambria Math"/>
                                          <w:i/>
                                          <w:kern w:val="0"/>
                                          <w:sz w:val="20"/>
                                          <w:szCs w:val="20"/>
                                          <w:highlight w:val="none"/>
                                          <w:lang w:bidi="ar"/>
                                        </w:rPr>
                                      </w:rPrChange>
                                    </w:rPr>
                                  </w:del>
                                </m:ctrlPr>
                              </m:sSubPr>
                              <m:e>
                                <w:del w:id="1186" w:author="lg" w:date="2026-01-14T21:01:57Z">
                                  <m:r>
                                    <m:rPr/>
                                    <w:rPr>
                                      <w:rFonts w:hint="default" w:ascii="Cambria Math" w:hAnsi="Cambria Math"/>
                                      <w:kern w:val="0"/>
                                      <w:sz w:val="21"/>
                                      <w:szCs w:val="21"/>
                                      <w:highlight w:val="none"/>
                                      <w:lang w:val="en-US" w:eastAsia="zh-CN" w:bidi="ar"/>
                                      <w:rPrChange w:id="1187" w:author="lg" w:date="2026-01-14T17:12:49Z">
                                        <w:rPr>
                                          <w:rFonts w:hint="default" w:ascii="Cambria Math" w:hAnsi="Cambria Math"/>
                                          <w:kern w:val="0"/>
                                          <w:sz w:val="20"/>
                                          <w:szCs w:val="20"/>
                                          <w:highlight w:val="none"/>
                                          <w:lang w:val="en-US" w:eastAsia="zh-CN" w:bidi="ar"/>
                                        </w:rPr>
                                      </w:rPrChange>
                                    </w:rPr>
                                    <m:t>f</m:t>
                                  </m:r>
                                </w:del>
                                <m:ctrlPr>
                                  <w:del w:id="1188" w:author="lg" w:date="2026-01-14T21:01:57Z">
                                    <w:rPr>
                                      <w:rFonts w:ascii="Cambria Math" w:hAnsi="Cambria Math"/>
                                      <w:i/>
                                      <w:kern w:val="0"/>
                                      <w:sz w:val="21"/>
                                      <w:szCs w:val="21"/>
                                      <w:highlight w:val="none"/>
                                      <w:lang w:bidi="ar"/>
                                      <w:rPrChange w:id="1189" w:author="lg" w:date="2026-01-14T17:12:49Z">
                                        <w:rPr>
                                          <w:rFonts w:ascii="Cambria Math" w:hAnsi="Cambria Math"/>
                                          <w:i/>
                                          <w:kern w:val="0"/>
                                          <w:sz w:val="20"/>
                                          <w:szCs w:val="20"/>
                                          <w:highlight w:val="none"/>
                                          <w:lang w:bidi="ar"/>
                                        </w:rPr>
                                      </w:rPrChange>
                                    </w:rPr>
                                  </w:del>
                                </m:ctrlPr>
                              </m:e>
                              <m:sub>
                                <w:del w:id="1190" w:author="lg" w:date="2026-01-14T21:01:57Z">
                                  <m:r>
                                    <m:rPr/>
                                    <w:rPr>
                                      <w:rFonts w:hint="default" w:ascii="Cambria Math" w:hAnsi="Cambria Math"/>
                                      <w:kern w:val="0"/>
                                      <w:sz w:val="21"/>
                                      <w:szCs w:val="21"/>
                                      <w:highlight w:val="none"/>
                                      <w:lang w:val="en-US" w:eastAsia="zh-CN" w:bidi="ar"/>
                                      <w:rPrChange w:id="1191" w:author="lg" w:date="2026-01-14T17:12:49Z">
                                        <w:rPr>
                                          <w:rFonts w:hint="default" w:ascii="Cambria Math" w:hAnsi="Cambria Math"/>
                                          <w:kern w:val="0"/>
                                          <w:sz w:val="20"/>
                                          <w:szCs w:val="20"/>
                                          <w:highlight w:val="none"/>
                                          <w:lang w:val="en-US" w:eastAsia="zh-CN" w:bidi="ar"/>
                                        </w:rPr>
                                      </w:rPrChange>
                                    </w:rPr>
                                    <m:t>x</m:t>
                                  </m:r>
                                </w:del>
                                <m:ctrlPr>
                                  <w:del w:id="1192" w:author="lg" w:date="2026-01-14T21:01:57Z">
                                    <w:rPr>
                                      <w:rFonts w:ascii="Cambria Math" w:hAnsi="Cambria Math"/>
                                      <w:i/>
                                      <w:kern w:val="0"/>
                                      <w:sz w:val="21"/>
                                      <w:szCs w:val="21"/>
                                      <w:highlight w:val="none"/>
                                      <w:lang w:bidi="ar"/>
                                      <w:rPrChange w:id="1193" w:author="lg" w:date="2026-01-14T17:12:49Z">
                                        <w:rPr>
                                          <w:rFonts w:ascii="Cambria Math" w:hAnsi="Cambria Math"/>
                                          <w:i/>
                                          <w:kern w:val="0"/>
                                          <w:sz w:val="20"/>
                                          <w:szCs w:val="20"/>
                                          <w:highlight w:val="none"/>
                                          <w:lang w:bidi="ar"/>
                                        </w:rPr>
                                      </w:rPrChange>
                                    </w:rPr>
                                  </w:del>
                                </m:ctrlPr>
                              </m:sub>
                            </m:sSub>
                            <m:ctrlPr>
                              <w:del w:id="1194" w:author="lg" w:date="2026-01-14T21:01:57Z">
                                <w:rPr>
                                  <w:rFonts w:hint="default" w:ascii="Cambria Math" w:hAnsi="Cambria Math"/>
                                  <w:i/>
                                  <w:kern w:val="0"/>
                                  <w:sz w:val="21"/>
                                  <w:szCs w:val="21"/>
                                  <w:highlight w:val="none"/>
                                  <w:lang w:val="en-US" w:eastAsia="zh-CN" w:bidi="ar"/>
                                  <w:rPrChange w:id="1195" w:author="lg" w:date="2026-01-14T17:12:49Z">
                                    <w:rPr>
                                      <w:rFonts w:hint="default" w:ascii="Cambria Math" w:hAnsi="Cambria Math"/>
                                      <w:i/>
                                      <w:kern w:val="0"/>
                                      <w:sz w:val="20"/>
                                      <w:szCs w:val="20"/>
                                      <w:highlight w:val="none"/>
                                      <w:lang w:val="en-US" w:eastAsia="zh-CN" w:bidi="ar"/>
                                    </w:rPr>
                                  </w:rPrChange>
                                </w:rPr>
                              </w:del>
                            </m:ctrlPr>
                          </m:e>
                          <m:sup>
                            <w:del w:id="1196" w:author="lg" w:date="2026-01-14T21:01:57Z">
                              <m:r>
                                <m:rPr/>
                                <w:rPr>
                                  <w:rFonts w:hint="default" w:ascii="Cambria Math" w:hAnsi="Cambria Math"/>
                                  <w:kern w:val="0"/>
                                  <w:sz w:val="21"/>
                                  <w:szCs w:val="21"/>
                                  <w:highlight w:val="none"/>
                                  <w:lang w:val="en-US" w:eastAsia="zh-CN" w:bidi="ar"/>
                                  <w:rPrChange w:id="1197" w:author="lg" w:date="2026-01-14T17:12:49Z">
                                    <w:rPr>
                                      <w:rFonts w:hint="default" w:ascii="Cambria Math" w:hAnsi="Cambria Math"/>
                                      <w:kern w:val="0"/>
                                      <w:sz w:val="20"/>
                                      <w:szCs w:val="20"/>
                                      <w:highlight w:val="none"/>
                                      <w:lang w:val="en-US" w:eastAsia="zh-CN" w:bidi="ar"/>
                                    </w:rPr>
                                  </w:rPrChange>
                                </w:rPr>
                                <m:t>2</m:t>
                              </m:r>
                            </w:del>
                            <m:ctrlPr>
                              <w:del w:id="1198" w:author="lg" w:date="2026-01-14T21:01:57Z">
                                <w:rPr>
                                  <w:rFonts w:hint="default" w:ascii="Cambria Math" w:hAnsi="Cambria Math"/>
                                  <w:i/>
                                  <w:kern w:val="0"/>
                                  <w:sz w:val="21"/>
                                  <w:szCs w:val="21"/>
                                  <w:highlight w:val="none"/>
                                  <w:lang w:val="en-US" w:eastAsia="zh-CN" w:bidi="ar"/>
                                  <w:rPrChange w:id="1199" w:author="lg" w:date="2026-01-14T17:12:49Z">
                                    <w:rPr>
                                      <w:rFonts w:hint="default" w:ascii="Cambria Math" w:hAnsi="Cambria Math"/>
                                      <w:i/>
                                      <w:kern w:val="0"/>
                                      <w:sz w:val="20"/>
                                      <w:szCs w:val="20"/>
                                      <w:highlight w:val="none"/>
                                      <w:lang w:val="en-US" w:eastAsia="zh-CN" w:bidi="ar"/>
                                    </w:rPr>
                                  </w:rPrChange>
                                </w:rPr>
                              </w:del>
                            </m:ctrlPr>
                          </m:sup>
                        </m:sSup>
                        <w:del w:id="1200" w:author="lg" w:date="2026-01-14T21:01:57Z">
                          <m:r>
                            <m:rPr/>
                            <w:rPr>
                              <w:rFonts w:hint="default" w:ascii="Cambria Math" w:hAnsi="Cambria Math"/>
                              <w:kern w:val="0"/>
                              <w:sz w:val="21"/>
                              <w:szCs w:val="21"/>
                              <w:highlight w:val="none"/>
                              <w:lang w:val="en-US" w:eastAsia="zh-CN" w:bidi="ar"/>
                              <w:rPrChange w:id="1201" w:author="lg" w:date="2026-01-14T17:12:49Z">
                                <w:rPr>
                                  <w:rFonts w:hint="default" w:ascii="Cambria Math" w:hAnsi="Cambria Math"/>
                                  <w:kern w:val="0"/>
                                  <w:sz w:val="20"/>
                                  <w:szCs w:val="20"/>
                                  <w:highlight w:val="none"/>
                                  <w:lang w:val="en-US" w:eastAsia="zh-CN" w:bidi="ar"/>
                                </w:rPr>
                              </w:rPrChange>
                            </w:rPr>
                            <m:t>+</m:t>
                          </m:r>
                        </w:del>
                        <m:sSup>
                          <m:sSupPr>
                            <m:ctrlPr>
                              <w:del w:id="1202" w:author="lg" w:date="2026-01-14T21:01:57Z">
                                <w:rPr>
                                  <w:rFonts w:hint="default" w:ascii="Cambria Math" w:hAnsi="Cambria Math"/>
                                  <w:i/>
                                  <w:kern w:val="0"/>
                                  <w:sz w:val="21"/>
                                  <w:szCs w:val="21"/>
                                  <w:highlight w:val="none"/>
                                  <w:lang w:val="en-US" w:eastAsia="zh-CN" w:bidi="ar"/>
                                  <w:rPrChange w:id="1203" w:author="lg" w:date="2026-01-14T17:12:49Z">
                                    <w:rPr>
                                      <w:rFonts w:hint="default" w:ascii="Cambria Math" w:hAnsi="Cambria Math"/>
                                      <w:i/>
                                      <w:kern w:val="0"/>
                                      <w:sz w:val="20"/>
                                      <w:szCs w:val="20"/>
                                      <w:highlight w:val="none"/>
                                      <w:lang w:val="en-US" w:eastAsia="zh-CN" w:bidi="ar"/>
                                    </w:rPr>
                                  </w:rPrChange>
                                </w:rPr>
                              </w:del>
                            </m:ctrlPr>
                          </m:sSupPr>
                          <m:e>
                            <m:sSub>
                              <m:sSubPr>
                                <m:ctrlPr>
                                  <w:del w:id="1204" w:author="lg" w:date="2026-01-14T21:01:57Z">
                                    <w:rPr>
                                      <w:rFonts w:ascii="Cambria Math" w:hAnsi="Cambria Math"/>
                                      <w:i/>
                                      <w:kern w:val="0"/>
                                      <w:sz w:val="21"/>
                                      <w:szCs w:val="21"/>
                                      <w:highlight w:val="none"/>
                                      <w:lang w:bidi="ar"/>
                                      <w:rPrChange w:id="1205" w:author="lg" w:date="2026-01-14T17:12:49Z">
                                        <w:rPr>
                                          <w:rFonts w:ascii="Cambria Math" w:hAnsi="Cambria Math"/>
                                          <w:i/>
                                          <w:kern w:val="0"/>
                                          <w:sz w:val="20"/>
                                          <w:szCs w:val="20"/>
                                          <w:highlight w:val="none"/>
                                          <w:lang w:bidi="ar"/>
                                        </w:rPr>
                                      </w:rPrChange>
                                    </w:rPr>
                                  </w:del>
                                </m:ctrlPr>
                              </m:sSubPr>
                              <m:e>
                                <w:del w:id="1206" w:author="lg" w:date="2026-01-14T21:01:57Z">
                                  <m:r>
                                    <m:rPr/>
                                    <w:rPr>
                                      <w:rFonts w:hint="default" w:ascii="Cambria Math" w:hAnsi="Cambria Math"/>
                                      <w:kern w:val="0"/>
                                      <w:sz w:val="21"/>
                                      <w:szCs w:val="21"/>
                                      <w:highlight w:val="none"/>
                                      <w:lang w:val="en-US" w:eastAsia="zh-CN" w:bidi="ar"/>
                                      <w:rPrChange w:id="1207" w:author="lg" w:date="2026-01-14T17:12:49Z">
                                        <w:rPr>
                                          <w:rFonts w:hint="default" w:ascii="Cambria Math" w:hAnsi="Cambria Math"/>
                                          <w:kern w:val="0"/>
                                          <w:sz w:val="20"/>
                                          <w:szCs w:val="20"/>
                                          <w:highlight w:val="none"/>
                                          <w:lang w:val="en-US" w:eastAsia="zh-CN" w:bidi="ar"/>
                                        </w:rPr>
                                      </w:rPrChange>
                                    </w:rPr>
                                    <m:t>f</m:t>
                                  </m:r>
                                </w:del>
                                <m:ctrlPr>
                                  <w:del w:id="1208" w:author="lg" w:date="2026-01-14T21:01:57Z">
                                    <w:rPr>
                                      <w:rFonts w:ascii="Cambria Math" w:hAnsi="Cambria Math"/>
                                      <w:i/>
                                      <w:kern w:val="0"/>
                                      <w:sz w:val="21"/>
                                      <w:szCs w:val="21"/>
                                      <w:highlight w:val="none"/>
                                      <w:lang w:bidi="ar"/>
                                      <w:rPrChange w:id="1209" w:author="lg" w:date="2026-01-14T17:12:49Z">
                                        <w:rPr>
                                          <w:rFonts w:ascii="Cambria Math" w:hAnsi="Cambria Math"/>
                                          <w:i/>
                                          <w:kern w:val="0"/>
                                          <w:sz w:val="20"/>
                                          <w:szCs w:val="20"/>
                                          <w:highlight w:val="none"/>
                                          <w:lang w:bidi="ar"/>
                                        </w:rPr>
                                      </w:rPrChange>
                                    </w:rPr>
                                  </w:del>
                                </m:ctrlPr>
                              </m:e>
                              <m:sub>
                                <w:del w:id="1210" w:author="lg" w:date="2026-01-14T21:01:57Z">
                                  <m:r>
                                    <m:rPr/>
                                    <w:rPr>
                                      <w:rFonts w:hint="default" w:ascii="Cambria Math" w:hAnsi="Cambria Math"/>
                                      <w:kern w:val="0"/>
                                      <w:sz w:val="21"/>
                                      <w:szCs w:val="21"/>
                                      <w:highlight w:val="none"/>
                                      <w:lang w:val="en-US" w:eastAsia="zh-CN" w:bidi="ar"/>
                                      <w:rPrChange w:id="1211" w:author="lg" w:date="2026-01-14T17:12:49Z">
                                        <w:rPr>
                                          <w:rFonts w:hint="default" w:ascii="Cambria Math" w:hAnsi="Cambria Math"/>
                                          <w:kern w:val="0"/>
                                          <w:sz w:val="20"/>
                                          <w:szCs w:val="20"/>
                                          <w:highlight w:val="none"/>
                                          <w:lang w:val="en-US" w:eastAsia="zh-CN" w:bidi="ar"/>
                                        </w:rPr>
                                      </w:rPrChange>
                                    </w:rPr>
                                    <m:t>y</m:t>
                                  </m:r>
                                </w:del>
                                <m:ctrlPr>
                                  <w:del w:id="1212" w:author="lg" w:date="2026-01-14T21:01:57Z">
                                    <w:rPr>
                                      <w:rFonts w:ascii="Cambria Math" w:hAnsi="Cambria Math"/>
                                      <w:i/>
                                      <w:kern w:val="0"/>
                                      <w:sz w:val="21"/>
                                      <w:szCs w:val="21"/>
                                      <w:highlight w:val="none"/>
                                      <w:lang w:bidi="ar"/>
                                      <w:rPrChange w:id="1213" w:author="lg" w:date="2026-01-14T17:12:49Z">
                                        <w:rPr>
                                          <w:rFonts w:ascii="Cambria Math" w:hAnsi="Cambria Math"/>
                                          <w:i/>
                                          <w:kern w:val="0"/>
                                          <w:sz w:val="20"/>
                                          <w:szCs w:val="20"/>
                                          <w:highlight w:val="none"/>
                                          <w:lang w:bidi="ar"/>
                                        </w:rPr>
                                      </w:rPrChange>
                                    </w:rPr>
                                  </w:del>
                                </m:ctrlPr>
                              </m:sub>
                            </m:sSub>
                            <m:ctrlPr>
                              <w:del w:id="1214" w:author="lg" w:date="2026-01-14T21:01:57Z">
                                <w:rPr>
                                  <w:rFonts w:hint="default" w:ascii="Cambria Math" w:hAnsi="Cambria Math"/>
                                  <w:i/>
                                  <w:kern w:val="0"/>
                                  <w:sz w:val="21"/>
                                  <w:szCs w:val="21"/>
                                  <w:highlight w:val="none"/>
                                  <w:lang w:val="en-US" w:eastAsia="zh-CN" w:bidi="ar"/>
                                  <w:rPrChange w:id="1215" w:author="lg" w:date="2026-01-14T17:12:49Z">
                                    <w:rPr>
                                      <w:rFonts w:hint="default" w:ascii="Cambria Math" w:hAnsi="Cambria Math"/>
                                      <w:i/>
                                      <w:kern w:val="0"/>
                                      <w:sz w:val="20"/>
                                      <w:szCs w:val="20"/>
                                      <w:highlight w:val="none"/>
                                      <w:lang w:val="en-US" w:eastAsia="zh-CN" w:bidi="ar"/>
                                    </w:rPr>
                                  </w:rPrChange>
                                </w:rPr>
                              </w:del>
                            </m:ctrlPr>
                          </m:e>
                          <m:sup>
                            <w:del w:id="1216" w:author="lg" w:date="2026-01-14T21:01:57Z">
                              <m:r>
                                <m:rPr/>
                                <w:rPr>
                                  <w:rFonts w:hint="default" w:ascii="Cambria Math" w:hAnsi="Cambria Math"/>
                                  <w:kern w:val="0"/>
                                  <w:sz w:val="21"/>
                                  <w:szCs w:val="21"/>
                                  <w:highlight w:val="none"/>
                                  <w:lang w:val="en-US" w:eastAsia="zh-CN" w:bidi="ar"/>
                                  <w:rPrChange w:id="1217" w:author="lg" w:date="2026-01-14T17:12:49Z">
                                    <w:rPr>
                                      <w:rFonts w:hint="default" w:ascii="Cambria Math" w:hAnsi="Cambria Math"/>
                                      <w:kern w:val="0"/>
                                      <w:sz w:val="20"/>
                                      <w:szCs w:val="20"/>
                                      <w:highlight w:val="none"/>
                                      <w:lang w:val="en-US" w:eastAsia="zh-CN" w:bidi="ar"/>
                                    </w:rPr>
                                  </w:rPrChange>
                                </w:rPr>
                                <m:t>2</m:t>
                              </m:r>
                            </w:del>
                            <m:ctrlPr>
                              <w:del w:id="1218" w:author="lg" w:date="2026-01-14T21:01:57Z">
                                <w:rPr>
                                  <w:rFonts w:hint="default" w:ascii="Cambria Math" w:hAnsi="Cambria Math"/>
                                  <w:i/>
                                  <w:kern w:val="0"/>
                                  <w:sz w:val="21"/>
                                  <w:szCs w:val="21"/>
                                  <w:highlight w:val="none"/>
                                  <w:lang w:val="en-US" w:eastAsia="zh-CN" w:bidi="ar"/>
                                  <w:rPrChange w:id="1219" w:author="lg" w:date="2026-01-14T17:12:49Z">
                                    <w:rPr>
                                      <w:rFonts w:hint="default" w:ascii="Cambria Math" w:hAnsi="Cambria Math"/>
                                      <w:i/>
                                      <w:kern w:val="0"/>
                                      <w:sz w:val="20"/>
                                      <w:szCs w:val="20"/>
                                      <w:highlight w:val="none"/>
                                      <w:lang w:val="en-US" w:eastAsia="zh-CN" w:bidi="ar"/>
                                    </w:rPr>
                                  </w:rPrChange>
                                </w:rPr>
                              </w:del>
                            </m:ctrlPr>
                          </m:sup>
                        </m:sSup>
                        <m:ctrlPr>
                          <w:del w:id="1220" w:author="lg" w:date="2026-01-14T21:01:57Z">
                            <w:rPr>
                              <w:rFonts w:hint="default" w:ascii="Cambria Math" w:hAnsi="Cambria Math"/>
                              <w:i/>
                              <w:kern w:val="0"/>
                              <w:sz w:val="21"/>
                              <w:szCs w:val="21"/>
                              <w:highlight w:val="none"/>
                              <w:lang w:val="en-US" w:eastAsia="zh-CN" w:bidi="ar"/>
                              <w:rPrChange w:id="1221" w:author="lg" w:date="2026-01-14T17:12:49Z">
                                <w:rPr>
                                  <w:rFonts w:hint="default" w:ascii="Cambria Math" w:hAnsi="Cambria Math"/>
                                  <w:i/>
                                  <w:kern w:val="0"/>
                                  <w:sz w:val="20"/>
                                  <w:szCs w:val="20"/>
                                  <w:highlight w:val="none"/>
                                  <w:lang w:val="en-US" w:eastAsia="zh-CN" w:bidi="ar"/>
                                </w:rPr>
                              </w:rPrChange>
                            </w:rPr>
                          </w:del>
                        </m:ctrlPr>
                      </m:e>
                    </m:rad>
                    <m:ctrlPr>
                      <w:del w:id="1222" w:author="lg" w:date="2026-01-14T21:01:57Z">
                        <w:rPr>
                          <w:rFonts w:hint="default" w:ascii="Cambria Math" w:hAnsi="Cambria Math"/>
                          <w:i/>
                          <w:kern w:val="0"/>
                          <w:sz w:val="21"/>
                          <w:szCs w:val="21"/>
                          <w:highlight w:val="none"/>
                          <w:lang w:val="en-US" w:eastAsia="zh-CN" w:bidi="ar"/>
                          <w:rPrChange w:id="1223" w:author="lg" w:date="2026-01-14T17:12:49Z">
                            <w:rPr>
                              <w:rFonts w:hint="default" w:ascii="Cambria Math" w:hAnsi="Cambria Math"/>
                              <w:i/>
                              <w:kern w:val="0"/>
                              <w:sz w:val="20"/>
                              <w:szCs w:val="20"/>
                              <w:highlight w:val="none"/>
                              <w:lang w:val="en-US" w:eastAsia="zh-CN" w:bidi="ar"/>
                            </w:rPr>
                          </w:rPrChange>
                        </w:rPr>
                      </w:del>
                    </m:ctrlPr>
                  </m:den>
                </m:f>
                <w:del w:id="1224" w:author="lg" w:date="2026-01-14T21:01:57Z">
                  <m:r>
                    <m:rPr/>
                    <w:rPr>
                      <w:rFonts w:hint="default" w:ascii="Cambria Math" w:hAnsi="Cambria Math"/>
                      <w:kern w:val="0"/>
                      <w:sz w:val="21"/>
                      <w:szCs w:val="21"/>
                      <w:highlight w:val="none"/>
                      <w:lang w:val="en-US" w:eastAsia="zh-CN" w:bidi="ar"/>
                      <w:rPrChange w:id="1225" w:author="lg" w:date="2026-01-14T17:12:49Z">
                        <w:rPr>
                          <w:rFonts w:hint="default" w:ascii="Cambria Math" w:hAnsi="Cambria Math"/>
                          <w:kern w:val="0"/>
                          <w:sz w:val="20"/>
                          <w:szCs w:val="20"/>
                          <w:highlight w:val="none"/>
                          <w:lang w:val="en-US" w:eastAsia="zh-CN" w:bidi="ar"/>
                        </w:rPr>
                      </w:rPrChange>
                    </w:rPr>
                    <m:t>))</m:t>
                  </m:r>
                </w:del>
                <m:ctrlPr>
                  <w:del w:id="1226" w:author="lg" w:date="2026-01-14T21:01:57Z">
                    <w:rPr>
                      <w:rFonts w:ascii="Cambria Math" w:hAnsi="Cambria Math"/>
                      <w:i/>
                      <w:kern w:val="0"/>
                      <w:sz w:val="21"/>
                      <w:szCs w:val="21"/>
                      <w:highlight w:val="none"/>
                      <w:lang w:bidi="ar"/>
                      <w:rPrChange w:id="1227" w:author="lg" w:date="2026-01-14T17:12:49Z">
                        <w:rPr>
                          <w:rFonts w:ascii="Cambria Math" w:hAnsi="Cambria Math"/>
                          <w:i/>
                          <w:kern w:val="0"/>
                          <w:sz w:val="20"/>
                          <w:szCs w:val="20"/>
                          <w:highlight w:val="none"/>
                          <w:lang w:bidi="ar"/>
                        </w:rPr>
                      </w:rPrChange>
                    </w:rPr>
                  </w:del>
                </m:ctrlPr>
              </m:e>
            </m:eqArr>
            <m:ctrlPr>
              <w:del w:id="1228" w:author="lg" w:date="2026-01-14T21:01:57Z">
                <w:rPr>
                  <w:rFonts w:ascii="Cambria Math" w:hAnsi="Cambria Math"/>
                  <w:i/>
                  <w:kern w:val="0"/>
                  <w:sz w:val="21"/>
                  <w:szCs w:val="21"/>
                  <w:highlight w:val="none"/>
                  <w:lang w:bidi="ar"/>
                  <w:rPrChange w:id="1229" w:author="lg" w:date="2026-01-14T17:12:49Z">
                    <w:rPr>
                      <w:rFonts w:ascii="Cambria Math" w:hAnsi="Cambria Math"/>
                      <w:i/>
                      <w:kern w:val="0"/>
                      <w:sz w:val="20"/>
                      <w:szCs w:val="20"/>
                      <w:highlight w:val="none"/>
                      <w:lang w:bidi="ar"/>
                    </w:rPr>
                  </w:rPrChange>
                </w:rPr>
              </w:del>
            </m:ctrlPr>
          </m:e>
        </m:d>
      </m:oMath>
      <w:ins w:id="1230" w:author="lg" w:date="2026-01-14T20:57:50Z">
        <w:bookmarkStart w:id="36" w:name="OLE_LINK50"/>
        <w:r>
          <w:rPr>
            <w:rFonts w:hint="eastAsia" w:hAnsi="Cambria Math"/>
            <w:i w:val="0"/>
            <w:kern w:val="0"/>
            <w:sz w:val="21"/>
            <w:szCs w:val="21"/>
            <w:highlight w:val="none"/>
            <w:lang w:val="en-US" w:eastAsia="zh-CN" w:bidi="ar"/>
          </w:rPr>
          <w:tab/>
        </w:r>
      </w:ins>
      <w:ins w:id="1231" w:author="lg" w:date="2026-01-14T20:58:02Z">
        <w:r>
          <w:rPr>
            <w:rFonts w:hint="eastAsia" w:hAnsi="Cambria Math"/>
            <w:i w:val="0"/>
            <w:kern w:val="0"/>
            <w:sz w:val="21"/>
            <w:szCs w:val="21"/>
            <w:highlight w:val="none"/>
            <w:lang w:val="en-US" w:eastAsia="zh-CN" w:bidi="ar"/>
          </w:rPr>
          <w:tab/>
        </w:r>
      </w:ins>
      <w:ins w:id="1232" w:author="lg" w:date="2026-01-14T20:58:03Z">
        <w:r>
          <w:rPr>
            <w:rFonts w:hint="eastAsia" w:hAnsi="Cambria Math"/>
            <w:i w:val="0"/>
            <w:kern w:val="0"/>
            <w:sz w:val="21"/>
            <w:szCs w:val="21"/>
            <w:highlight w:val="none"/>
            <w:lang w:val="en-US" w:eastAsia="zh-CN" w:bidi="ar"/>
          </w:rPr>
          <w:tab/>
        </w:r>
      </w:ins>
      <w:ins w:id="1233" w:author="lg" w:date="2026-01-14T20:58:03Z">
        <w:r>
          <w:rPr>
            <w:rFonts w:hint="eastAsia" w:hAnsi="Cambria Math"/>
            <w:i w:val="0"/>
            <w:kern w:val="0"/>
            <w:sz w:val="21"/>
            <w:szCs w:val="21"/>
            <w:highlight w:val="none"/>
            <w:lang w:val="en-US" w:eastAsia="zh-CN" w:bidi="ar"/>
          </w:rPr>
          <w:tab/>
        </w:r>
      </w:ins>
      <w:ins w:id="1234" w:author="lg" w:date="2026-01-14T20:57:37Z">
        <w:r>
          <w:rPr>
            <w:rFonts w:hint="eastAsia" w:hAnsi="Cambria Math"/>
            <w:i w:val="0"/>
            <w:kern w:val="0"/>
            <w:sz w:val="21"/>
            <w:szCs w:val="21"/>
            <w:highlight w:val="none"/>
            <w:lang w:val="en-US" w:eastAsia="zh-CN" w:bidi="ar"/>
          </w:rPr>
          <w:t>(</w:t>
        </w:r>
      </w:ins>
      <w:ins w:id="1235" w:author="lg" w:date="2026-01-14T20:57:47Z">
        <w:r>
          <w:rPr>
            <w:rFonts w:hint="eastAsia" w:hAnsi="Cambria Math"/>
            <w:i w:val="0"/>
            <w:kern w:val="0"/>
            <w:sz w:val="21"/>
            <w:szCs w:val="21"/>
            <w:highlight w:val="none"/>
            <w:lang w:val="en-US" w:eastAsia="zh-CN" w:bidi="ar"/>
          </w:rPr>
          <w:t>8</w:t>
        </w:r>
      </w:ins>
      <w:ins w:id="1236" w:author="lg" w:date="2026-01-14T20:57:37Z">
        <w:r>
          <w:rPr>
            <w:rFonts w:hint="eastAsia" w:hAnsi="Cambria Math"/>
            <w:i w:val="0"/>
            <w:kern w:val="0"/>
            <w:sz w:val="21"/>
            <w:szCs w:val="21"/>
            <w:highlight w:val="none"/>
            <w:lang w:val="en-US" w:eastAsia="zh-CN" w:bidi="ar"/>
          </w:rPr>
          <w:t>)</w:t>
        </w:r>
      </w:ins>
    </w:p>
    <w:p w14:paraId="7F4A8C95">
      <w:pPr>
        <w:ind w:firstLine="0" w:firstLineChars="0"/>
        <w:jc w:val="right"/>
        <w:rPr>
          <w:ins w:id="1237" w:author="lg" w:date="2026-01-14T21:02:36Z"/>
          <w:rFonts w:hint="eastAsia" w:hAnsi="Cambria Math"/>
          <w:i w:val="0"/>
          <w:kern w:val="0"/>
          <w:sz w:val="21"/>
          <w:szCs w:val="21"/>
          <w:highlight w:val="none"/>
          <w:lang w:val="en-US" w:eastAsia="zh-CN" w:bidi="ar"/>
        </w:rPr>
      </w:pPr>
    </w:p>
    <w:p w14:paraId="28827C9B">
      <w:pPr>
        <w:ind w:firstLine="0" w:firstLineChars="0"/>
        <w:jc w:val="right"/>
        <w:rPr>
          <w:ins w:id="1239" w:author="lg" w:date="2026-01-14T20:55:10Z"/>
          <w:rFonts w:hint="default" w:hAnsi="Cambria Math"/>
          <w:i w:val="0"/>
          <w:kern w:val="0"/>
          <w:sz w:val="21"/>
          <w:szCs w:val="21"/>
          <w:highlight w:val="none"/>
          <w:lang w:val="en-US" w:eastAsia="zh-CN" w:bidi="ar"/>
        </w:rPr>
        <w:sectPr>
          <w:type w:val="continuous"/>
          <w:pgSz w:w="11906" w:h="14740"/>
          <w:pgMar w:top="1134" w:right="1134" w:bottom="1134" w:left="1134" w:header="851" w:footer="992" w:gutter="0"/>
          <w:cols w:space="425" w:num="1"/>
          <w:rtlGutter w:val="0"/>
          <w:docGrid w:type="lines" w:linePitch="312" w:charSpace="0"/>
        </w:sectPr>
        <w:pPrChange w:id="1238" w:author="lg" w:date="2026-01-14T21:02:05Z">
          <w:pPr>
            <w:ind w:firstLine="0" w:firstLineChars="0"/>
            <w:jc w:val="right"/>
          </w:pPr>
        </w:pPrChange>
      </w:pPr>
    </w:p>
    <w:p w14:paraId="451766F4">
      <w:pPr>
        <w:ind w:firstLine="0" w:firstLineChars="0"/>
        <w:jc w:val="both"/>
        <w:rPr>
          <w:del w:id="1241" w:author="lg" w:date="2026-01-14T20:57:22Z"/>
          <w:rFonts w:hint="default" w:ascii="Times New Roman" w:hAnsi="Times New Roman" w:eastAsia="宋体" w:cs="Times New Roman"/>
          <w:position w:val="-10"/>
          <w:highlight w:val="none"/>
          <w:lang w:val="en-US" w:eastAsia="zh-CN"/>
        </w:rPr>
        <w:pPrChange w:id="1240" w:author="lg" w:date="2026-01-14T20:55:33Z">
          <w:pPr>
            <w:ind w:firstLine="0" w:firstLineChars="0"/>
            <w:jc w:val="right"/>
          </w:pPr>
        </w:pPrChange>
      </w:pPr>
      <w:del w:id="1242" w:author="lg" w:date="2026-01-14T20:57:22Z">
        <w:r>
          <w:rPr>
            <w:rFonts w:hint="eastAsia" w:ascii="Times New Roman" w:hAnsi="Times New Roman"/>
            <w:i w:val="0"/>
            <w:kern w:val="0"/>
            <w:sz w:val="21"/>
            <w:szCs w:val="21"/>
            <w:highlight w:val="none"/>
            <w:lang w:val="en-US" w:eastAsia="zh-CN" w:bidi="ar"/>
            <w:rPrChange w:id="1243" w:author="lg" w:date="2026-01-14T17:24:29Z">
              <w:rPr>
                <w:rFonts w:hint="eastAsia" w:ascii="Times New Roman" w:hAnsi="Times New Roman"/>
                <w:i w:val="0"/>
                <w:kern w:val="0"/>
                <w:sz w:val="20"/>
                <w:szCs w:val="20"/>
                <w:highlight w:val="none"/>
                <w:lang w:val="en-US" w:eastAsia="zh-CN" w:bidi="ar"/>
              </w:rPr>
            </w:rPrChange>
          </w:rPr>
          <w:delText>(</w:delText>
        </w:r>
      </w:del>
      <w:del w:id="1244" w:author="lg" w:date="2026-01-14T20:57:22Z">
        <w:r>
          <w:rPr>
            <w:rFonts w:hint="eastAsia"/>
            <w:i w:val="0"/>
            <w:kern w:val="0"/>
            <w:sz w:val="21"/>
            <w:szCs w:val="21"/>
            <w:highlight w:val="none"/>
            <w:lang w:val="en-US" w:eastAsia="zh-CN" w:bidi="ar"/>
            <w:rPrChange w:id="1245" w:author="lg" w:date="2026-01-14T17:24:29Z">
              <w:rPr>
                <w:rFonts w:hint="eastAsia"/>
                <w:i w:val="0"/>
                <w:kern w:val="0"/>
                <w:sz w:val="20"/>
                <w:szCs w:val="20"/>
                <w:highlight w:val="none"/>
                <w:lang w:val="en-US" w:eastAsia="zh-CN" w:bidi="ar"/>
              </w:rPr>
            </w:rPrChange>
          </w:rPr>
          <w:delText>8</w:delText>
        </w:r>
      </w:del>
      <w:del w:id="1246" w:author="lg" w:date="2026-01-14T20:57:22Z">
        <w:r>
          <w:rPr>
            <w:rFonts w:hint="eastAsia" w:ascii="Times New Roman" w:hAnsi="Times New Roman"/>
            <w:i w:val="0"/>
            <w:kern w:val="0"/>
            <w:sz w:val="21"/>
            <w:szCs w:val="21"/>
            <w:highlight w:val="none"/>
            <w:lang w:val="en-US" w:eastAsia="zh-CN" w:bidi="ar"/>
            <w:rPrChange w:id="1247" w:author="lg" w:date="2026-01-14T17:24:29Z">
              <w:rPr>
                <w:rFonts w:hint="eastAsia" w:ascii="Times New Roman" w:hAnsi="Times New Roman"/>
                <w:i w:val="0"/>
                <w:kern w:val="0"/>
                <w:sz w:val="20"/>
                <w:szCs w:val="20"/>
                <w:highlight w:val="none"/>
                <w:lang w:val="en-US" w:eastAsia="zh-CN" w:bidi="ar"/>
              </w:rPr>
            </w:rPrChange>
          </w:rPr>
          <w:delText>)</w:delText>
        </w:r>
        <w:bookmarkEnd w:id="36"/>
      </w:del>
    </w:p>
    <w:p w14:paraId="58705E52">
      <w:pPr>
        <w:ind w:firstLine="420" w:firstLineChars="0"/>
        <w:jc w:val="both"/>
        <w:rPr>
          <w:rFonts w:hint="default" w:ascii="Times New Roman" w:hAnsi="Times New Roman" w:cs="Times New Roman"/>
          <w:position w:val="-10"/>
          <w:highlight w:val="none"/>
          <w:lang w:val="en-US" w:eastAsia="zh-CN"/>
        </w:rPr>
      </w:pPr>
      <w:r>
        <w:rPr>
          <w:rFonts w:hint="eastAsia" w:ascii="Times New Roman" w:hAnsi="Times New Roman" w:cs="Times New Roman"/>
          <w:position w:val="-10"/>
          <w:highlight w:val="none"/>
          <w:lang w:val="en-US" w:eastAsia="zh-CN"/>
        </w:rPr>
        <w:t>考虑到动圆的初始角度为</w:t>
      </w:r>
      <m:oMath>
        <m:sSub>
          <m:sSubPr>
            <m:ctrlPr>
              <w:rPr>
                <w:rFonts w:hint="default" w:ascii="Cambria Math" w:hAnsi="Cambria Math" w:cs="Cambria Math"/>
                <w:i/>
                <w:position w:val="-10"/>
                <w:highlight w:val="none"/>
                <w:lang w:val="en-US"/>
              </w:rPr>
            </m:ctrlPr>
          </m:sSubPr>
          <m:e>
            <m:r>
              <m:rPr/>
              <w:rPr>
                <w:rFonts w:ascii="Cambria Math" w:hAnsi="Cambria Math" w:cs="Cambria Math"/>
                <w:position w:val="-10"/>
                <w:highlight w:val="none"/>
                <w:lang w:val="en-US"/>
              </w:rPr>
              <m:t>α</m:t>
            </m:r>
            <m:ctrlPr>
              <w:rPr>
                <w:rFonts w:hint="default" w:ascii="Cambria Math" w:hAnsi="Cambria Math" w:cs="Cambria Math"/>
                <w:i/>
                <w:position w:val="-10"/>
                <w:highlight w:val="none"/>
                <w:lang w:val="en-US"/>
              </w:rPr>
            </m:ctrlPr>
          </m:e>
          <m:sub>
            <m:r>
              <m:rPr/>
              <w:rPr>
                <w:rFonts w:hint="default" w:ascii="Cambria Math" w:hAnsi="Cambria Math" w:cs="Cambria Math"/>
                <w:position w:val="-10"/>
                <w:highlight w:val="none"/>
                <w:lang w:val="en-US" w:eastAsia="zh-CN"/>
              </w:rPr>
              <m:t>0</m:t>
            </m:r>
            <m:ctrlPr>
              <w:rPr>
                <w:rFonts w:hint="default" w:ascii="Cambria Math" w:hAnsi="Cambria Math" w:cs="Cambria Math"/>
                <w:i/>
                <w:position w:val="-10"/>
                <w:highlight w:val="none"/>
                <w:lang w:val="en-US"/>
              </w:rPr>
            </m:ctrlPr>
          </m:sub>
        </m:sSub>
      </m:oMath>
      <w:r>
        <w:rPr>
          <w:rFonts w:hint="eastAsia" w:ascii="Times New Roman" w:hAnsi="Times New Roman" w:cs="Times New Roman"/>
          <w:position w:val="-10"/>
          <w:highlight w:val="none"/>
          <w:lang w:val="en-US" w:eastAsia="zh-CN"/>
        </w:rPr>
        <w:t>，终止角度为</w:t>
      </w:r>
      <m:oMath>
        <m:sSub>
          <m:sSubPr>
            <m:ctrlPr>
              <w:rPr>
                <w:rFonts w:ascii="Cambria Math" w:hAnsi="Cambria Math" w:cs="Times New Roman"/>
                <w:i/>
                <w:position w:val="-10"/>
                <w:highlight w:val="none"/>
                <w:lang w:val="en-US"/>
              </w:rPr>
            </m:ctrlPr>
          </m:sSubPr>
          <m:e>
            <m:r>
              <m:rPr/>
              <w:rPr>
                <w:rFonts w:ascii="Cambria Math" w:hAnsi="Cambria Math" w:cs="Times New Roman"/>
                <w:position w:val="-10"/>
                <w:highlight w:val="none"/>
                <w:lang w:val="en-US"/>
              </w:rPr>
              <m:t>α</m:t>
            </m:r>
            <m:ctrlPr>
              <w:rPr>
                <w:rFonts w:ascii="Cambria Math" w:hAnsi="Cambria Math" w:cs="Times New Roman"/>
                <w:i/>
                <w:position w:val="-10"/>
                <w:highlight w:val="none"/>
                <w:lang w:val="en-US"/>
              </w:rPr>
            </m:ctrlPr>
          </m:e>
          <m:sub>
            <m:r>
              <m:rPr/>
              <w:rPr>
                <w:rFonts w:hint="default" w:ascii="Cambria Math" w:hAnsi="Cambria Math" w:cs="Times New Roman"/>
                <w:position w:val="-10"/>
                <w:highlight w:val="none"/>
                <w:lang w:val="en-US" w:eastAsia="zh-CN"/>
              </w:rPr>
              <m:t>1</m:t>
            </m:r>
            <m:ctrlPr>
              <w:rPr>
                <w:rFonts w:ascii="Cambria Math" w:hAnsi="Cambria Math" w:cs="Times New Roman"/>
                <w:i/>
                <w:position w:val="-10"/>
                <w:highlight w:val="none"/>
                <w:lang w:val="en-US"/>
              </w:rPr>
            </m:ctrlPr>
          </m:sub>
        </m:sSub>
      </m:oMath>
      <w:r>
        <w:rPr>
          <w:rFonts w:hint="eastAsia" w:ascii="Times New Roman" w:hAnsi="Times New Roman" w:cs="Times New Roman"/>
          <w:position w:val="-10"/>
          <w:highlight w:val="none"/>
          <w:lang w:val="en-US" w:eastAsia="zh-CN"/>
        </w:rPr>
        <w:t>，可得到时间</w:t>
      </w:r>
      <w:r>
        <w:rPr>
          <w:rFonts w:hint="eastAsia" w:ascii="Times New Roman" w:hAnsi="Times New Roman" w:cs="Times New Roman"/>
          <w:i/>
          <w:iCs/>
          <w:position w:val="-10"/>
          <w:highlight w:val="none"/>
          <w:lang w:val="en-US" w:eastAsia="zh-CN"/>
        </w:rPr>
        <w:t>t</w:t>
      </w:r>
      <w:r>
        <w:rPr>
          <w:rFonts w:hint="eastAsia" w:ascii="Times New Roman" w:hAnsi="Times New Roman" w:cs="Times New Roman"/>
          <w:position w:val="-10"/>
          <w:highlight w:val="none"/>
          <w:lang w:val="en-US" w:eastAsia="zh-CN"/>
        </w:rPr>
        <w:t>的变化范围为(0,</w:t>
      </w:r>
      <w:bookmarkStart w:id="37" w:name="OLE_LINK49"/>
      <w:r>
        <w:rPr>
          <w:rFonts w:hint="eastAsia" w:ascii="Times New Roman" w:hAnsi="Times New Roman" w:cs="Times New Roman"/>
          <w:i/>
          <w:iCs/>
          <w:position w:val="-10"/>
          <w:highlight w:val="none"/>
          <w:lang w:val="en-US" w:eastAsia="zh-CN"/>
        </w:rPr>
        <w:t xml:space="preserve"> </w:t>
      </w:r>
      <w:bookmarkStart w:id="38" w:name="OLE_LINK51"/>
      <w:r>
        <w:rPr>
          <w:rFonts w:hint="eastAsia" w:ascii="Times New Roman" w:hAnsi="Times New Roman" w:cs="Times New Roman"/>
          <w:i/>
          <w:iCs/>
          <w:position w:val="-10"/>
          <w:highlight w:val="none"/>
          <w:lang w:val="en-US" w:eastAsia="zh-CN"/>
        </w:rPr>
        <w:t>t</w:t>
      </w:r>
      <w:r>
        <w:rPr>
          <w:rFonts w:hint="eastAsia" w:ascii="Times New Roman" w:hAnsi="Times New Roman" w:cs="Times New Roman"/>
          <w:i/>
          <w:iCs/>
          <w:position w:val="-10"/>
          <w:highlight w:val="none"/>
          <w:vertAlign w:val="subscript"/>
          <w:lang w:val="en-US" w:eastAsia="zh-CN"/>
        </w:rPr>
        <w:t>max</w:t>
      </w:r>
      <w:bookmarkEnd w:id="37"/>
      <w:bookmarkEnd w:id="38"/>
      <w:r>
        <w:rPr>
          <w:rFonts w:hint="eastAsia" w:ascii="Times New Roman" w:hAnsi="Times New Roman" w:cs="Times New Roman"/>
          <w:position w:val="-10"/>
          <w:highlight w:val="none"/>
          <w:lang w:val="en-US" w:eastAsia="zh-CN"/>
        </w:rPr>
        <w:t>)，其中</w:t>
      </w:r>
      <w:r>
        <w:rPr>
          <w:rFonts w:hint="eastAsia" w:ascii="Times New Roman" w:hAnsi="Times New Roman" w:cs="Times New Roman"/>
          <w:i/>
          <w:iCs/>
          <w:position w:val="-10"/>
          <w:highlight w:val="none"/>
          <w:lang w:val="en-US" w:eastAsia="zh-CN"/>
        </w:rPr>
        <w:t>t</w:t>
      </w:r>
      <w:r>
        <w:rPr>
          <w:rFonts w:hint="eastAsia" w:ascii="Times New Roman" w:hAnsi="Times New Roman" w:cs="Times New Roman"/>
          <w:i/>
          <w:iCs/>
          <w:position w:val="-10"/>
          <w:highlight w:val="none"/>
          <w:vertAlign w:val="subscript"/>
          <w:lang w:val="en-US" w:eastAsia="zh-CN"/>
        </w:rPr>
        <w:t>max</w:t>
      </w:r>
      <w:r>
        <w:rPr>
          <w:rFonts w:hint="eastAsia" w:ascii="Times New Roman" w:hAnsi="Times New Roman" w:cs="Times New Roman"/>
          <w:b w:val="0"/>
          <w:bCs w:val="0"/>
          <w:i w:val="0"/>
          <w:iCs w:val="0"/>
          <w:position w:val="-10"/>
          <w:highlight w:val="none"/>
          <w:vertAlign w:val="baseline"/>
          <w:lang w:val="en-US" w:eastAsia="zh-CN"/>
        </w:rPr>
        <w:t>=(</w:t>
      </w:r>
      <m:oMath>
        <m:sSub>
          <m:sSubPr>
            <m:ctrlPr>
              <w:rPr>
                <w:rFonts w:hint="default" w:ascii="Cambria Math" w:hAnsi="Cambria Math" w:cs="Cambria Math"/>
                <w:i/>
                <w:position w:val="-10"/>
                <w:highlight w:val="none"/>
                <w:lang w:val="en-US"/>
              </w:rPr>
            </m:ctrlPr>
          </m:sSubPr>
          <m:e>
            <m:r>
              <m:rPr/>
              <w:rPr>
                <w:rFonts w:ascii="Cambria Math" w:hAnsi="Cambria Math" w:cs="Cambria Math"/>
                <w:position w:val="-10"/>
                <w:highlight w:val="none"/>
                <w:lang w:val="en-US"/>
              </w:rPr>
              <m:t>α</m:t>
            </m:r>
            <m:ctrlPr>
              <w:rPr>
                <w:rFonts w:hint="default" w:ascii="Cambria Math" w:hAnsi="Cambria Math" w:cs="Cambria Math"/>
                <w:i/>
                <w:position w:val="-10"/>
                <w:highlight w:val="none"/>
                <w:lang w:val="en-US"/>
              </w:rPr>
            </m:ctrlPr>
          </m:e>
          <m:sub>
            <m:r>
              <m:rPr/>
              <w:rPr>
                <w:rFonts w:hint="default" w:ascii="Cambria Math" w:hAnsi="Cambria Math" w:cs="Cambria Math"/>
                <w:position w:val="-10"/>
                <w:highlight w:val="none"/>
                <w:lang w:val="en-US" w:eastAsia="zh-CN"/>
              </w:rPr>
              <m:t>0</m:t>
            </m:r>
            <m:ctrlPr>
              <w:rPr>
                <w:rFonts w:hint="default" w:ascii="Cambria Math" w:hAnsi="Cambria Math" w:cs="Cambria Math"/>
                <w:i/>
                <w:position w:val="-10"/>
                <w:highlight w:val="none"/>
                <w:lang w:val="en-US"/>
              </w:rPr>
            </m:ctrlPr>
          </m:sub>
        </m:sSub>
      </m:oMath>
      <w:r>
        <w:rPr>
          <w:rFonts w:hint="eastAsia" w:ascii="Times New Roman" w:hAnsi="Times New Roman" w:cs="Times New Roman"/>
          <w:b w:val="0"/>
          <w:bCs w:val="0"/>
          <w:i w:val="0"/>
          <w:iCs w:val="0"/>
          <w:position w:val="-10"/>
          <w:highlight w:val="none"/>
          <w:vertAlign w:val="baseline"/>
          <w:lang w:val="en-US" w:eastAsia="zh-CN"/>
        </w:rPr>
        <w:t>-</w:t>
      </w:r>
      <m:oMath>
        <m:sSub>
          <m:sSubPr>
            <m:ctrlPr>
              <w:rPr>
                <w:rFonts w:ascii="Cambria Math" w:hAnsi="Cambria Math" w:cs="Times New Roman"/>
                <w:i/>
                <w:position w:val="-10"/>
                <w:highlight w:val="none"/>
                <w:lang w:val="en-US"/>
              </w:rPr>
            </m:ctrlPr>
          </m:sSubPr>
          <m:e>
            <m:r>
              <m:rPr/>
              <w:rPr>
                <w:rFonts w:ascii="Cambria Math" w:hAnsi="Cambria Math" w:cs="Times New Roman"/>
                <w:position w:val="-10"/>
                <w:highlight w:val="none"/>
                <w:lang w:val="en-US"/>
              </w:rPr>
              <m:t>α</m:t>
            </m:r>
            <m:ctrlPr>
              <w:rPr>
                <w:rFonts w:ascii="Cambria Math" w:hAnsi="Cambria Math" w:cs="Times New Roman"/>
                <w:i/>
                <w:position w:val="-10"/>
                <w:highlight w:val="none"/>
                <w:lang w:val="en-US"/>
              </w:rPr>
            </m:ctrlPr>
          </m:e>
          <m:sub>
            <m:r>
              <m:rPr/>
              <w:rPr>
                <w:rFonts w:hint="default" w:ascii="Cambria Math" w:hAnsi="Cambria Math" w:cs="Times New Roman"/>
                <w:position w:val="-10"/>
                <w:highlight w:val="none"/>
                <w:lang w:val="en-US" w:eastAsia="zh-CN"/>
              </w:rPr>
              <m:t>1</m:t>
            </m:r>
            <m:ctrlPr>
              <w:rPr>
                <w:rFonts w:ascii="Cambria Math" w:hAnsi="Cambria Math" w:cs="Times New Roman"/>
                <w:i/>
                <w:position w:val="-10"/>
                <w:highlight w:val="none"/>
                <w:lang w:val="en-US"/>
              </w:rPr>
            </m:ctrlPr>
          </m:sub>
        </m:sSub>
      </m:oMath>
      <w:r>
        <w:rPr>
          <w:rFonts w:hint="eastAsia" w:ascii="Times New Roman" w:hAnsi="Times New Roman" w:cs="Times New Roman"/>
          <w:b w:val="0"/>
          <w:bCs w:val="0"/>
          <w:i w:val="0"/>
          <w:iCs w:val="0"/>
          <w:position w:val="-10"/>
          <w:highlight w:val="none"/>
          <w:vertAlign w:val="baseline"/>
          <w:lang w:val="en-US" w:eastAsia="zh-CN"/>
        </w:rPr>
        <w:t>)/</w:t>
      </w:r>
      <w:r>
        <w:rPr>
          <w:rFonts w:hint="default" w:ascii="Times New Roman" w:hAnsi="Times New Roman" w:cs="Times New Roman"/>
          <w:b w:val="0"/>
          <w:bCs w:val="0"/>
          <w:i/>
          <w:iCs/>
          <w:position w:val="-10"/>
          <w:highlight w:val="none"/>
          <w:vertAlign w:val="baseline"/>
          <w:lang w:val="en-US" w:eastAsia="zh-CN"/>
        </w:rPr>
        <w:t>ω</w:t>
      </w:r>
      <w:r>
        <w:rPr>
          <w:rFonts w:hint="eastAsia" w:ascii="Times New Roman" w:hAnsi="Times New Roman" w:cs="Times New Roman"/>
          <w:b w:val="0"/>
          <w:bCs w:val="0"/>
          <w:i w:val="0"/>
          <w:iCs w:val="0"/>
          <w:position w:val="-10"/>
          <w:highlight w:val="none"/>
          <w:vertAlign w:val="baseline"/>
          <w:lang w:val="en-US" w:eastAsia="zh-CN"/>
        </w:rPr>
        <w:t>。</w:t>
      </w:r>
    </w:p>
    <w:p w14:paraId="7E442573">
      <w:pPr>
        <w:ind w:firstLine="420" w:firstLineChars="0"/>
        <w:rPr>
          <w:rFonts w:hint="eastAsia" w:ascii="Times New Roman" w:hAnsi="Times New Roman"/>
          <w:i w:val="0"/>
          <w:iCs w:val="0"/>
          <w:kern w:val="0"/>
          <w:sz w:val="21"/>
          <w:szCs w:val="21"/>
          <w:highlight w:val="none"/>
          <w:lang w:val="en-US" w:eastAsia="zh-CN" w:bidi="ar"/>
          <w:rPrChange w:id="1248" w:author="lg" w:date="2026-01-14T17:24:29Z">
            <w:rPr>
              <w:rFonts w:hint="eastAsia" w:ascii="Times New Roman" w:hAnsi="Times New Roman"/>
              <w:i w:val="0"/>
              <w:iCs w:val="0"/>
              <w:kern w:val="0"/>
              <w:sz w:val="20"/>
              <w:szCs w:val="20"/>
              <w:highlight w:val="none"/>
              <w:lang w:val="en-US" w:eastAsia="zh-CN" w:bidi="ar"/>
            </w:rPr>
          </w:rPrChange>
        </w:rPr>
      </w:pPr>
      <w:bookmarkStart w:id="39" w:name="OLE_LINK37"/>
      <w:r>
        <w:rPr>
          <w:rFonts w:hint="eastAsia" w:ascii="Consolas" w:hAnsi="Consolas" w:eastAsia="Consolas" w:cs="Consolas"/>
          <w:kern w:val="0"/>
          <w:sz w:val="21"/>
          <w:szCs w:val="21"/>
          <w:highlight w:val="none"/>
          <w:lang w:bidi="ar"/>
          <w:rPrChange w:id="1249" w:author="lg" w:date="2026-01-14T17:24:29Z">
            <w:rPr>
              <w:rFonts w:hint="eastAsia" w:ascii="Consolas" w:hAnsi="Consolas" w:eastAsia="Consolas" w:cs="Consolas"/>
              <w:kern w:val="0"/>
              <w:sz w:val="20"/>
              <w:szCs w:val="20"/>
              <w:highlight w:val="none"/>
              <w:lang w:bidi="ar"/>
            </w:rPr>
          </w:rPrChange>
        </w:rPr>
        <w:t>夹剪点</w:t>
      </w:r>
      <w:r>
        <w:rPr>
          <w:rFonts w:ascii="Times New Roman" w:hAnsi="Times New Roman" w:eastAsia="Consolas"/>
          <w:i/>
          <w:iCs/>
          <w:kern w:val="0"/>
          <w:sz w:val="21"/>
          <w:szCs w:val="21"/>
          <w:highlight w:val="none"/>
          <w:lang w:bidi="ar"/>
          <w:rPrChange w:id="1250" w:author="lg" w:date="2026-01-14T17:24:29Z">
            <w:rPr>
              <w:rFonts w:ascii="Times New Roman" w:hAnsi="Times New Roman" w:eastAsia="Consolas"/>
              <w:i/>
              <w:iCs/>
              <w:kern w:val="0"/>
              <w:sz w:val="20"/>
              <w:szCs w:val="20"/>
              <w:highlight w:val="none"/>
              <w:lang w:bidi="ar"/>
            </w:rPr>
          </w:rPrChange>
        </w:rPr>
        <w:t>E</w:t>
      </w:r>
      <w:bookmarkEnd w:id="39"/>
      <w:r>
        <w:rPr>
          <w:rFonts w:hint="eastAsia" w:ascii="Times New Roman" w:hAnsi="Times New Roman"/>
          <w:i w:val="0"/>
          <w:iCs w:val="0"/>
          <w:kern w:val="0"/>
          <w:sz w:val="21"/>
          <w:szCs w:val="21"/>
          <w:highlight w:val="none"/>
          <w:lang w:val="en-US" w:eastAsia="zh-CN" w:bidi="ar"/>
          <w:rPrChange w:id="1251" w:author="lg" w:date="2026-01-14T17:24:29Z">
            <w:rPr>
              <w:rFonts w:hint="eastAsia" w:ascii="Times New Roman" w:hAnsi="Times New Roman"/>
              <w:i w:val="0"/>
              <w:iCs w:val="0"/>
              <w:kern w:val="0"/>
              <w:sz w:val="20"/>
              <w:szCs w:val="20"/>
              <w:highlight w:val="none"/>
              <w:lang w:val="en-US" w:eastAsia="zh-CN" w:bidi="ar"/>
            </w:rPr>
          </w:rPrChange>
        </w:rPr>
        <w:t>的合成速度方程为：</w:t>
      </w:r>
      <w:bookmarkStart w:id="40" w:name="OLE_LINK35"/>
    </w:p>
    <w:p w14:paraId="5A418080">
      <w:pPr>
        <w:ind w:firstLine="420" w:firstLineChars="0"/>
        <w:jc w:val="right"/>
        <w:rPr>
          <w:rFonts w:hint="default" w:ascii="Consolas" w:hAnsi="Consolas" w:eastAsia="Consolas" w:cs="Consolas"/>
          <w:kern w:val="0"/>
          <w:sz w:val="21"/>
          <w:szCs w:val="21"/>
          <w:highlight w:val="none"/>
          <w:lang w:val="en-US" w:bidi="ar"/>
          <w:rPrChange w:id="1252" w:author="lg" w:date="2026-01-14T17:24:29Z">
            <w:rPr>
              <w:rFonts w:hint="default" w:ascii="Consolas" w:hAnsi="Consolas" w:eastAsia="Consolas" w:cs="Consolas"/>
              <w:kern w:val="0"/>
              <w:sz w:val="20"/>
              <w:szCs w:val="20"/>
              <w:highlight w:val="none"/>
              <w:lang w:val="en-US" w:bidi="ar"/>
            </w:rPr>
          </w:rPrChange>
        </w:rPr>
      </w:pPr>
      <m:oMath>
        <m:r>
          <m:rPr/>
          <w:rPr>
            <w:rFonts w:hint="default" w:ascii="Cambria Math" w:hAnsi="Cambria Math"/>
            <w:kern w:val="0"/>
            <w:sz w:val="21"/>
            <w:szCs w:val="21"/>
            <w:highlight w:val="none"/>
            <w:lang w:val="en-US" w:eastAsia="zh-CN" w:bidi="ar"/>
            <w:rPrChange w:id="1253" w:author="lg" w:date="2026-01-14T17:13:50Z">
              <w:rPr>
                <w:rFonts w:hint="default" w:ascii="Cambria Math" w:hAnsi="Cambria Math"/>
                <w:kern w:val="0"/>
                <w:sz w:val="20"/>
                <w:szCs w:val="20"/>
                <w:highlight w:val="none"/>
                <w:lang w:val="en-US" w:eastAsia="zh-CN" w:bidi="ar"/>
              </w:rPr>
            </w:rPrChange>
          </w:rPr>
          <m:t>v(t)=</m:t>
        </m:r>
        <m:rad>
          <m:radPr>
            <m:degHide m:val="1"/>
            <m:ctrlPr>
              <w:rPr>
                <w:rFonts w:hint="default" w:ascii="Cambria Math" w:hAnsi="Cambria Math"/>
                <w:i/>
                <w:kern w:val="0"/>
                <w:sz w:val="21"/>
                <w:szCs w:val="21"/>
                <w:highlight w:val="none"/>
                <w:lang w:val="en-US" w:eastAsia="zh-CN" w:bidi="ar"/>
              </w:rPr>
            </m:ctrlPr>
          </m:radPr>
          <m:deg>
            <m:ctrlPr>
              <w:rPr>
                <w:rFonts w:hint="default" w:ascii="Cambria Math" w:hAnsi="Cambria Math"/>
                <w:i/>
                <w:kern w:val="0"/>
                <w:sz w:val="21"/>
                <w:szCs w:val="21"/>
                <w:highlight w:val="none"/>
                <w:lang w:val="en-US" w:eastAsia="zh-CN" w:bidi="ar"/>
              </w:rPr>
            </m:ctrlPr>
          </m:deg>
          <m:e>
            <m:sSup>
              <m:sSupPr>
                <m:ctrlPr>
                  <w:rPr>
                    <w:rFonts w:hint="default" w:ascii="Cambria Math" w:hAnsi="Cambria Math"/>
                    <w:i/>
                    <w:kern w:val="0"/>
                    <w:sz w:val="21"/>
                    <w:szCs w:val="21"/>
                    <w:highlight w:val="none"/>
                    <w:lang w:val="en-US" w:eastAsia="zh-CN" w:bidi="ar"/>
                  </w:rPr>
                </m:ctrlPr>
              </m:sSupPr>
              <m:e>
                <m:d>
                  <m:dPr>
                    <m:ctrlPr>
                      <w:rPr>
                        <w:rFonts w:hint="default" w:ascii="Cambria Math" w:hAnsi="Cambria Math"/>
                        <w:i/>
                        <w:kern w:val="0"/>
                        <w:sz w:val="21"/>
                        <w:szCs w:val="21"/>
                        <w:highlight w:val="none"/>
                        <w:lang w:val="en-US" w:eastAsia="zh-CN" w:bidi="ar"/>
                      </w:rPr>
                    </m:ctrlPr>
                  </m:dPr>
                  <m:e>
                    <m:f>
                      <m:fPr>
                        <m:ctrlPr>
                          <w:rPr>
                            <w:rFonts w:hint="default" w:ascii="Cambria Math" w:hAnsi="Cambria Math"/>
                            <w:i/>
                            <w:kern w:val="0"/>
                            <w:sz w:val="21"/>
                            <w:szCs w:val="21"/>
                            <w:highlight w:val="none"/>
                            <w:lang w:val="en-US" w:eastAsia="zh-CN" w:bidi="ar"/>
                          </w:rPr>
                        </m:ctrlPr>
                      </m:fPr>
                      <m:num>
                        <m:r>
                          <m:rPr/>
                          <w:rPr>
                            <w:rFonts w:hint="default" w:ascii="Cambria Math" w:hAnsi="Cambria Math"/>
                            <w:kern w:val="0"/>
                            <w:sz w:val="21"/>
                            <w:szCs w:val="21"/>
                            <w:highlight w:val="none"/>
                            <w:lang w:val="en-US" w:eastAsia="zh-CN" w:bidi="ar"/>
                            <w:rPrChange w:id="1254" w:author="lg" w:date="2026-01-14T17:13:50Z">
                              <w:rPr>
                                <w:rFonts w:hint="default" w:ascii="Cambria Math" w:hAnsi="Cambria Math"/>
                                <w:kern w:val="0"/>
                                <w:sz w:val="20"/>
                                <w:szCs w:val="20"/>
                                <w:highlight w:val="none"/>
                                <w:lang w:val="en-US" w:eastAsia="zh-CN" w:bidi="ar"/>
                              </w:rPr>
                            </w:rPrChange>
                          </w:rPr>
                          <m:t>d</m:t>
                        </m:r>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1255" w:author="lg" w:date="2026-01-14T17:13:50Z">
                                  <w:rPr>
                                    <w:rFonts w:hint="default" w:ascii="Cambria Math" w:hAnsi="Cambria Math"/>
                                    <w:kern w:val="0"/>
                                    <w:sz w:val="20"/>
                                    <w:szCs w:val="20"/>
                                    <w:highlight w:val="none"/>
                                    <w:lang w:val="en-US" w:eastAsia="zh-CN" w:bidi="ar"/>
                                  </w:rPr>
                                </w:rPrChange>
                              </w:rPr>
                              <m:t>x</m:t>
                            </m:r>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1256" w:author="lg" w:date="2026-01-14T17:13:50Z">
                                  <w:rPr>
                                    <w:rFonts w:hint="default" w:ascii="Cambria Math" w:hAnsi="Cambria Math"/>
                                    <w:kern w:val="0"/>
                                    <w:sz w:val="20"/>
                                    <w:szCs w:val="20"/>
                                    <w:highlight w:val="none"/>
                                    <w:lang w:val="en-US" w:eastAsia="zh-CN" w:bidi="ar"/>
                                  </w:rPr>
                                </w:rPrChange>
                              </w:rPr>
                              <m:t>E</m:t>
                            </m:r>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1257" w:author="lg" w:date="2026-01-14T17:13:50Z">
                              <w:rPr>
                                <w:rFonts w:hint="default" w:ascii="Cambria Math" w:hAnsi="Cambria Math"/>
                                <w:kern w:val="0"/>
                                <w:sz w:val="20"/>
                                <w:szCs w:val="20"/>
                                <w:highlight w:val="none"/>
                                <w:lang w:val="en-US" w:eastAsia="zh-CN" w:bidi="ar"/>
                              </w:rPr>
                            </w:rPrChange>
                          </w:rPr>
                          <m:t>(t)</m:t>
                        </m:r>
                        <m:ctrlPr>
                          <w:rPr>
                            <w:rFonts w:hint="default" w:ascii="Cambria Math" w:hAnsi="Cambria Math"/>
                            <w:i/>
                            <w:kern w:val="0"/>
                            <w:sz w:val="21"/>
                            <w:szCs w:val="21"/>
                            <w:highlight w:val="none"/>
                            <w:lang w:val="en-US" w:eastAsia="zh-CN" w:bidi="ar"/>
                          </w:rPr>
                        </m:ctrlPr>
                      </m:num>
                      <m:den>
                        <m:r>
                          <m:rPr/>
                          <w:rPr>
                            <w:rFonts w:hint="default" w:ascii="Cambria Math" w:hAnsi="Cambria Math"/>
                            <w:kern w:val="0"/>
                            <w:sz w:val="21"/>
                            <w:szCs w:val="21"/>
                            <w:highlight w:val="none"/>
                            <w:lang w:val="en-US" w:eastAsia="zh-CN" w:bidi="ar"/>
                            <w:rPrChange w:id="1258" w:author="lg" w:date="2026-01-14T17:13:50Z">
                              <w:rPr>
                                <w:rFonts w:hint="default" w:ascii="Cambria Math" w:hAnsi="Cambria Math"/>
                                <w:kern w:val="0"/>
                                <w:sz w:val="20"/>
                                <w:szCs w:val="20"/>
                                <w:highlight w:val="none"/>
                                <w:lang w:val="en-US" w:eastAsia="zh-CN" w:bidi="ar"/>
                              </w:rPr>
                            </w:rPrChange>
                          </w:rPr>
                          <m:t>dt</m:t>
                        </m:r>
                        <m:ctrlPr>
                          <w:rPr>
                            <w:rFonts w:hint="default" w:ascii="Cambria Math" w:hAnsi="Cambria Math"/>
                            <w:i/>
                            <w:kern w:val="0"/>
                            <w:sz w:val="21"/>
                            <w:szCs w:val="21"/>
                            <w:highlight w:val="none"/>
                            <w:lang w:val="en-US" w:eastAsia="zh-CN" w:bidi="ar"/>
                          </w:rPr>
                        </m:ctrlPr>
                      </m:den>
                    </m:f>
                    <m:ctrlPr>
                      <w:rPr>
                        <w:rFonts w:hint="default" w:ascii="Cambria Math" w:hAnsi="Cambria Math"/>
                        <w:i/>
                        <w:kern w:val="0"/>
                        <w:sz w:val="21"/>
                        <w:szCs w:val="21"/>
                        <w:highlight w:val="none"/>
                        <w:lang w:val="en-US" w:eastAsia="zh-CN" w:bidi="ar"/>
                      </w:rPr>
                    </m:ctrlPr>
                  </m:e>
                </m:d>
                <m:ctrlPr>
                  <w:rPr>
                    <w:rFonts w:hint="default" w:ascii="Cambria Math" w:hAnsi="Cambria Math"/>
                    <w:i/>
                    <w:kern w:val="0"/>
                    <w:sz w:val="21"/>
                    <w:szCs w:val="21"/>
                    <w:highlight w:val="none"/>
                    <w:lang w:val="en-US" w:eastAsia="zh-CN" w:bidi="ar"/>
                  </w:rPr>
                </m:ctrlPr>
              </m:e>
              <m:sup>
                <m:r>
                  <m:rPr/>
                  <w:rPr>
                    <w:rFonts w:hint="default" w:ascii="Cambria Math" w:hAnsi="Cambria Math"/>
                    <w:kern w:val="0"/>
                    <w:sz w:val="21"/>
                    <w:szCs w:val="21"/>
                    <w:highlight w:val="none"/>
                    <w:lang w:val="en-US" w:eastAsia="zh-CN" w:bidi="ar"/>
                    <w:rPrChange w:id="1259" w:author="lg" w:date="2026-01-14T17:13:50Z">
                      <w:rPr>
                        <w:rFonts w:hint="default" w:ascii="Cambria Math" w:hAnsi="Cambria Math"/>
                        <w:kern w:val="0"/>
                        <w:sz w:val="20"/>
                        <w:szCs w:val="20"/>
                        <w:highlight w:val="none"/>
                        <w:lang w:val="en-US" w:eastAsia="zh-CN" w:bidi="ar"/>
                      </w:rPr>
                    </w:rPrChange>
                  </w:rPr>
                  <m:t>2</m:t>
                </m:r>
                <m:ctrlPr>
                  <w:rPr>
                    <w:rFonts w:hint="default" w:ascii="Cambria Math" w:hAnsi="Cambria Math"/>
                    <w:i/>
                    <w:kern w:val="0"/>
                    <w:sz w:val="21"/>
                    <w:szCs w:val="21"/>
                    <w:highlight w:val="none"/>
                    <w:lang w:val="en-US" w:eastAsia="zh-CN" w:bidi="ar"/>
                  </w:rPr>
                </m:ctrlPr>
              </m:sup>
            </m:sSup>
            <m:r>
              <m:rPr/>
              <w:rPr>
                <w:rFonts w:hint="default" w:ascii="Cambria Math" w:hAnsi="Cambria Math"/>
                <w:kern w:val="0"/>
                <w:sz w:val="21"/>
                <w:szCs w:val="21"/>
                <w:highlight w:val="none"/>
                <w:lang w:val="en-US" w:eastAsia="zh-CN" w:bidi="ar"/>
                <w:rPrChange w:id="1260" w:author="lg" w:date="2026-01-14T17:13:50Z">
                  <w:rPr>
                    <w:rFonts w:hint="default" w:ascii="Cambria Math" w:hAnsi="Cambria Math"/>
                    <w:kern w:val="0"/>
                    <w:sz w:val="20"/>
                    <w:szCs w:val="20"/>
                    <w:highlight w:val="none"/>
                    <w:lang w:val="en-US" w:eastAsia="zh-CN" w:bidi="ar"/>
                  </w:rPr>
                </w:rPrChange>
              </w:rPr>
              <m:t>+</m:t>
            </m:r>
            <m:sSup>
              <m:sSupPr>
                <m:ctrlPr>
                  <w:rPr>
                    <w:rFonts w:hint="default" w:ascii="Cambria Math" w:hAnsi="Cambria Math"/>
                    <w:i/>
                    <w:kern w:val="0"/>
                    <w:sz w:val="21"/>
                    <w:szCs w:val="21"/>
                    <w:highlight w:val="none"/>
                    <w:lang w:val="en-US" w:eastAsia="zh-CN" w:bidi="ar"/>
                  </w:rPr>
                </m:ctrlPr>
              </m:sSupPr>
              <m:e>
                <m:d>
                  <m:dPr>
                    <m:ctrlPr>
                      <w:rPr>
                        <w:rFonts w:hint="default" w:ascii="Cambria Math" w:hAnsi="Cambria Math"/>
                        <w:i/>
                        <w:kern w:val="0"/>
                        <w:sz w:val="21"/>
                        <w:szCs w:val="21"/>
                        <w:highlight w:val="none"/>
                        <w:lang w:val="en-US" w:eastAsia="zh-CN" w:bidi="ar"/>
                      </w:rPr>
                    </m:ctrlPr>
                  </m:dPr>
                  <m:e>
                    <m:f>
                      <m:fPr>
                        <m:ctrlPr>
                          <w:rPr>
                            <w:rFonts w:hint="default" w:ascii="Cambria Math" w:hAnsi="Cambria Math"/>
                            <w:i/>
                            <w:kern w:val="0"/>
                            <w:sz w:val="21"/>
                            <w:szCs w:val="21"/>
                            <w:highlight w:val="none"/>
                            <w:lang w:val="en-US" w:eastAsia="zh-CN" w:bidi="ar"/>
                          </w:rPr>
                        </m:ctrlPr>
                      </m:fPr>
                      <m:num>
                        <m:r>
                          <m:rPr/>
                          <w:rPr>
                            <w:rFonts w:hint="default" w:ascii="Cambria Math" w:hAnsi="Cambria Math"/>
                            <w:kern w:val="0"/>
                            <w:sz w:val="21"/>
                            <w:szCs w:val="21"/>
                            <w:highlight w:val="none"/>
                            <w:lang w:val="en-US" w:eastAsia="zh-CN" w:bidi="ar"/>
                            <w:rPrChange w:id="1261" w:author="lg" w:date="2026-01-14T17:13:50Z">
                              <w:rPr>
                                <w:rFonts w:hint="default" w:ascii="Cambria Math" w:hAnsi="Cambria Math"/>
                                <w:kern w:val="0"/>
                                <w:sz w:val="20"/>
                                <w:szCs w:val="20"/>
                                <w:highlight w:val="none"/>
                                <w:lang w:val="en-US" w:eastAsia="zh-CN" w:bidi="ar"/>
                              </w:rPr>
                            </w:rPrChange>
                          </w:rPr>
                          <m:t>d</m:t>
                        </m:r>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1262" w:author="lg" w:date="2026-01-14T17:13:50Z">
                                  <w:rPr>
                                    <w:rFonts w:hint="default" w:ascii="Cambria Math" w:hAnsi="Cambria Math"/>
                                    <w:kern w:val="0"/>
                                    <w:sz w:val="20"/>
                                    <w:szCs w:val="20"/>
                                    <w:highlight w:val="none"/>
                                    <w:lang w:val="en-US" w:eastAsia="zh-CN" w:bidi="ar"/>
                                  </w:rPr>
                                </w:rPrChange>
                              </w:rPr>
                              <m:t>y</m:t>
                            </m:r>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1263" w:author="lg" w:date="2026-01-14T17:13:50Z">
                                  <w:rPr>
                                    <w:rFonts w:hint="default" w:ascii="Cambria Math" w:hAnsi="Cambria Math"/>
                                    <w:kern w:val="0"/>
                                    <w:sz w:val="20"/>
                                    <w:szCs w:val="20"/>
                                    <w:highlight w:val="none"/>
                                    <w:lang w:val="en-US" w:eastAsia="zh-CN" w:bidi="ar"/>
                                  </w:rPr>
                                </w:rPrChange>
                              </w:rPr>
                              <m:t>E</m:t>
                            </m:r>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1264" w:author="lg" w:date="2026-01-14T17:13:50Z">
                              <w:rPr>
                                <w:rFonts w:hint="default" w:ascii="Cambria Math" w:hAnsi="Cambria Math"/>
                                <w:kern w:val="0"/>
                                <w:sz w:val="20"/>
                                <w:szCs w:val="20"/>
                                <w:highlight w:val="none"/>
                                <w:lang w:val="en-US" w:eastAsia="zh-CN" w:bidi="ar"/>
                              </w:rPr>
                            </w:rPrChange>
                          </w:rPr>
                          <m:t>(t)</m:t>
                        </m:r>
                        <m:ctrlPr>
                          <w:rPr>
                            <w:rFonts w:hint="default" w:ascii="Cambria Math" w:hAnsi="Cambria Math"/>
                            <w:i/>
                            <w:kern w:val="0"/>
                            <w:sz w:val="21"/>
                            <w:szCs w:val="21"/>
                            <w:highlight w:val="none"/>
                            <w:lang w:val="en-US" w:eastAsia="zh-CN" w:bidi="ar"/>
                          </w:rPr>
                        </m:ctrlPr>
                      </m:num>
                      <m:den>
                        <m:r>
                          <m:rPr/>
                          <w:rPr>
                            <w:rFonts w:hint="default" w:ascii="Cambria Math" w:hAnsi="Cambria Math"/>
                            <w:kern w:val="0"/>
                            <w:sz w:val="21"/>
                            <w:szCs w:val="21"/>
                            <w:highlight w:val="none"/>
                            <w:lang w:val="en-US" w:eastAsia="zh-CN" w:bidi="ar"/>
                            <w:rPrChange w:id="1265" w:author="lg" w:date="2026-01-14T17:13:50Z">
                              <w:rPr>
                                <w:rFonts w:hint="default" w:ascii="Cambria Math" w:hAnsi="Cambria Math"/>
                                <w:kern w:val="0"/>
                                <w:sz w:val="20"/>
                                <w:szCs w:val="20"/>
                                <w:highlight w:val="none"/>
                                <w:lang w:val="en-US" w:eastAsia="zh-CN" w:bidi="ar"/>
                              </w:rPr>
                            </w:rPrChange>
                          </w:rPr>
                          <m:t>dt</m:t>
                        </m:r>
                        <m:ctrlPr>
                          <w:rPr>
                            <w:rFonts w:hint="default" w:ascii="Cambria Math" w:hAnsi="Cambria Math"/>
                            <w:i/>
                            <w:kern w:val="0"/>
                            <w:sz w:val="21"/>
                            <w:szCs w:val="21"/>
                            <w:highlight w:val="none"/>
                            <w:lang w:val="en-US" w:eastAsia="zh-CN" w:bidi="ar"/>
                          </w:rPr>
                        </m:ctrlPr>
                      </m:den>
                    </m:f>
                    <m:ctrlPr>
                      <w:rPr>
                        <w:rFonts w:hint="default" w:ascii="Cambria Math" w:hAnsi="Cambria Math"/>
                        <w:i/>
                        <w:kern w:val="0"/>
                        <w:sz w:val="21"/>
                        <w:szCs w:val="21"/>
                        <w:highlight w:val="none"/>
                        <w:lang w:val="en-US" w:eastAsia="zh-CN" w:bidi="ar"/>
                      </w:rPr>
                    </m:ctrlPr>
                  </m:e>
                </m:d>
                <m:ctrlPr>
                  <w:rPr>
                    <w:rFonts w:hint="default" w:ascii="Cambria Math" w:hAnsi="Cambria Math"/>
                    <w:i/>
                    <w:kern w:val="0"/>
                    <w:sz w:val="21"/>
                    <w:szCs w:val="21"/>
                    <w:highlight w:val="none"/>
                    <w:lang w:val="en-US" w:eastAsia="zh-CN" w:bidi="ar"/>
                  </w:rPr>
                </m:ctrlPr>
              </m:e>
              <m:sup>
                <m:r>
                  <m:rPr/>
                  <w:rPr>
                    <w:rFonts w:hint="default" w:ascii="Cambria Math" w:hAnsi="Cambria Math"/>
                    <w:kern w:val="0"/>
                    <w:sz w:val="21"/>
                    <w:szCs w:val="21"/>
                    <w:highlight w:val="none"/>
                    <w:lang w:val="en-US" w:eastAsia="zh-CN" w:bidi="ar"/>
                    <w:rPrChange w:id="1266" w:author="lg" w:date="2026-01-14T17:13:50Z">
                      <w:rPr>
                        <w:rFonts w:hint="default" w:ascii="Cambria Math" w:hAnsi="Cambria Math"/>
                        <w:kern w:val="0"/>
                        <w:sz w:val="20"/>
                        <w:szCs w:val="20"/>
                        <w:highlight w:val="none"/>
                        <w:lang w:val="en-US" w:eastAsia="zh-CN" w:bidi="ar"/>
                      </w:rPr>
                    </w:rPrChange>
                  </w:rPr>
                  <m:t>2</m:t>
                </m:r>
                <m:ctrlPr>
                  <w:rPr>
                    <w:rFonts w:hint="default" w:ascii="Cambria Math" w:hAnsi="Cambria Math"/>
                    <w:i/>
                    <w:kern w:val="0"/>
                    <w:sz w:val="21"/>
                    <w:szCs w:val="21"/>
                    <w:highlight w:val="none"/>
                    <w:lang w:val="en-US" w:eastAsia="zh-CN" w:bidi="ar"/>
                  </w:rPr>
                </m:ctrlPr>
              </m:sup>
            </m:sSup>
            <m:ctrlPr>
              <w:rPr>
                <w:rFonts w:hint="default" w:ascii="Cambria Math" w:hAnsi="Cambria Math"/>
                <w:i/>
                <w:kern w:val="0"/>
                <w:sz w:val="21"/>
                <w:szCs w:val="21"/>
                <w:highlight w:val="none"/>
                <w:lang w:val="en-US" w:eastAsia="zh-CN" w:bidi="ar"/>
              </w:rPr>
            </m:ctrlPr>
          </m:e>
        </m:rad>
      </m:oMath>
      <w:r>
        <w:rPr>
          <w:rFonts w:hint="eastAsia" w:hAnsi="Cambria Math"/>
          <w:i w:val="0"/>
          <w:kern w:val="0"/>
          <w:sz w:val="21"/>
          <w:szCs w:val="21"/>
          <w:highlight w:val="none"/>
          <w:lang w:val="en-US" w:eastAsia="zh-CN" w:bidi="ar"/>
          <w:rPrChange w:id="1267" w:author="lg" w:date="2026-01-14T17:24:29Z">
            <w:rPr>
              <w:rFonts w:hint="eastAsia" w:hAnsi="Cambria Math"/>
              <w:i w:val="0"/>
              <w:kern w:val="0"/>
              <w:sz w:val="20"/>
              <w:szCs w:val="20"/>
              <w:highlight w:val="none"/>
              <w:lang w:val="en-US" w:eastAsia="zh-CN" w:bidi="ar"/>
            </w:rPr>
          </w:rPrChange>
        </w:rPr>
        <w:tab/>
      </w:r>
      <w:r>
        <w:rPr>
          <w:rFonts w:hint="eastAsia" w:hAnsi="Cambria Math"/>
          <w:i w:val="0"/>
          <w:kern w:val="0"/>
          <w:sz w:val="21"/>
          <w:szCs w:val="21"/>
          <w:highlight w:val="none"/>
          <w:lang w:val="en-US" w:eastAsia="zh-CN" w:bidi="ar"/>
          <w:rPrChange w:id="1268" w:author="lg" w:date="2026-01-14T17:24:29Z">
            <w:rPr>
              <w:rFonts w:hint="eastAsia" w:hAnsi="Cambria Math"/>
              <w:i w:val="0"/>
              <w:kern w:val="0"/>
              <w:sz w:val="20"/>
              <w:szCs w:val="20"/>
              <w:highlight w:val="none"/>
              <w:lang w:val="en-US" w:eastAsia="zh-CN" w:bidi="ar"/>
            </w:rPr>
          </w:rPrChange>
        </w:rPr>
        <w:t xml:space="preserve">     </w:t>
      </w:r>
      <w:r>
        <w:rPr>
          <w:rFonts w:hint="eastAsia" w:hAnsi="Cambria Math"/>
          <w:i w:val="0"/>
          <w:kern w:val="0"/>
          <w:sz w:val="21"/>
          <w:szCs w:val="21"/>
          <w:highlight w:val="none"/>
          <w:lang w:val="en-US" w:eastAsia="zh-CN" w:bidi="ar"/>
          <w:rPrChange w:id="1269" w:author="lg" w:date="2026-01-14T17:24:29Z">
            <w:rPr>
              <w:rFonts w:hint="eastAsia" w:hAnsi="Cambria Math"/>
              <w:i w:val="0"/>
              <w:kern w:val="0"/>
              <w:sz w:val="20"/>
              <w:szCs w:val="20"/>
              <w:highlight w:val="none"/>
              <w:lang w:val="en-US" w:eastAsia="zh-CN" w:bidi="ar"/>
            </w:rPr>
          </w:rPrChange>
        </w:rPr>
        <w:tab/>
      </w:r>
      <w:r>
        <w:rPr>
          <w:rFonts w:hint="eastAsia" w:hAnsi="Cambria Math"/>
          <w:i w:val="0"/>
          <w:kern w:val="0"/>
          <w:sz w:val="21"/>
          <w:szCs w:val="21"/>
          <w:highlight w:val="none"/>
          <w:lang w:val="en-US" w:eastAsia="zh-CN" w:bidi="ar"/>
          <w:rPrChange w:id="1270" w:author="lg" w:date="2026-01-14T17:24:29Z">
            <w:rPr>
              <w:rFonts w:hint="eastAsia" w:hAnsi="Cambria Math"/>
              <w:i w:val="0"/>
              <w:kern w:val="0"/>
              <w:sz w:val="20"/>
              <w:szCs w:val="20"/>
              <w:highlight w:val="none"/>
              <w:lang w:val="en-US" w:eastAsia="zh-CN" w:bidi="ar"/>
            </w:rPr>
          </w:rPrChange>
        </w:rPr>
        <w:t>(9)</w:t>
      </w:r>
      <w:bookmarkEnd w:id="40"/>
      <w:r>
        <w:rPr>
          <w:rFonts w:hint="eastAsia" w:hAnsi="Cambria Math"/>
          <w:position w:val="-10"/>
          <w:highlight w:val="none"/>
          <w:lang w:val="en-US" w:eastAsia="zh-CN"/>
        </w:rPr>
        <w:t xml:space="preserve"> </w:t>
      </w:r>
    </w:p>
    <w:p w14:paraId="5499188F">
      <w:pPr>
        <w:ind w:firstLine="420" w:firstLineChars="0"/>
        <w:rPr>
          <w:rFonts w:hint="eastAsia" w:ascii="Consolas" w:hAnsi="Consolas" w:eastAsia="Consolas" w:cs="Consolas"/>
          <w:kern w:val="0"/>
          <w:sz w:val="21"/>
          <w:szCs w:val="21"/>
          <w:highlight w:val="none"/>
          <w:lang w:bidi="ar"/>
          <w:rPrChange w:id="1271" w:author="lg" w:date="2026-01-14T17:24:29Z">
            <w:rPr>
              <w:rFonts w:hint="eastAsia" w:ascii="Consolas" w:hAnsi="Consolas" w:eastAsia="Consolas" w:cs="Consolas"/>
              <w:kern w:val="0"/>
              <w:sz w:val="20"/>
              <w:szCs w:val="20"/>
              <w:highlight w:val="none"/>
              <w:lang w:bidi="ar"/>
            </w:rPr>
          </w:rPrChange>
        </w:rPr>
      </w:pPr>
      <w:r>
        <w:rPr>
          <w:rFonts w:hint="eastAsia" w:ascii="Consolas" w:hAnsi="Consolas" w:eastAsia="Consolas" w:cs="Consolas"/>
          <w:kern w:val="0"/>
          <w:sz w:val="21"/>
          <w:szCs w:val="21"/>
          <w:highlight w:val="none"/>
          <w:lang w:bidi="ar"/>
          <w:rPrChange w:id="1272" w:author="lg" w:date="2026-01-14T17:24:29Z">
            <w:rPr>
              <w:rFonts w:hint="eastAsia" w:ascii="Consolas" w:hAnsi="Consolas" w:eastAsia="Consolas" w:cs="Consolas"/>
              <w:kern w:val="0"/>
              <w:sz w:val="20"/>
              <w:szCs w:val="20"/>
              <w:highlight w:val="none"/>
              <w:lang w:bidi="ar"/>
            </w:rPr>
          </w:rPrChange>
        </w:rPr>
        <w:t>夹剪点</w:t>
      </w:r>
      <w:r>
        <w:rPr>
          <w:rFonts w:ascii="Times New Roman" w:hAnsi="Times New Roman" w:eastAsia="Consolas"/>
          <w:i/>
          <w:iCs/>
          <w:kern w:val="0"/>
          <w:sz w:val="21"/>
          <w:szCs w:val="21"/>
          <w:highlight w:val="none"/>
          <w:lang w:bidi="ar"/>
          <w:rPrChange w:id="1273" w:author="lg" w:date="2026-01-14T17:24:29Z">
            <w:rPr>
              <w:rFonts w:ascii="Times New Roman" w:hAnsi="Times New Roman" w:eastAsia="Consolas"/>
              <w:i/>
              <w:iCs/>
              <w:kern w:val="0"/>
              <w:sz w:val="20"/>
              <w:szCs w:val="20"/>
              <w:highlight w:val="none"/>
              <w:lang w:bidi="ar"/>
            </w:rPr>
          </w:rPrChange>
        </w:rPr>
        <w:t>E</w:t>
      </w:r>
      <w:r>
        <w:rPr>
          <w:rFonts w:hint="eastAsia" w:ascii="Consolas" w:hAnsi="Consolas" w:eastAsia="Consolas" w:cs="Consolas"/>
          <w:kern w:val="0"/>
          <w:sz w:val="21"/>
          <w:szCs w:val="21"/>
          <w:highlight w:val="none"/>
          <w:lang w:bidi="ar"/>
          <w:rPrChange w:id="1274" w:author="lg" w:date="2026-01-14T17:24:29Z">
            <w:rPr>
              <w:rFonts w:hint="eastAsia" w:ascii="Consolas" w:hAnsi="Consolas" w:eastAsia="Consolas" w:cs="Consolas"/>
              <w:kern w:val="0"/>
              <w:sz w:val="20"/>
              <w:szCs w:val="20"/>
              <w:highlight w:val="none"/>
              <w:lang w:bidi="ar"/>
            </w:rPr>
          </w:rPrChange>
        </w:rPr>
        <w:t>的合成加速度方程为：</w:t>
      </w:r>
    </w:p>
    <w:p w14:paraId="5B1FFE34">
      <w:pPr>
        <w:ind w:left="420" w:firstLine="420" w:firstLineChars="0"/>
        <w:jc w:val="both"/>
        <w:rPr>
          <w:rFonts w:hint="default" w:ascii="Times New Roman" w:hAnsi="Times New Roman"/>
          <w:kern w:val="0"/>
          <w:szCs w:val="21"/>
          <w:highlight w:val="none"/>
        </w:rPr>
        <w:pPrChange w:id="1275" w:author="lg" w:date="2026-01-13T21:57:54Z">
          <w:pPr>
            <w:ind w:firstLine="420" w:firstLineChars="0"/>
            <w:jc w:val="right"/>
          </w:pPr>
        </w:pPrChange>
      </w:pPr>
      <m:oMath>
        <m:r>
          <m:rPr/>
          <w:rPr>
            <w:rFonts w:hint="default" w:ascii="Cambria Math" w:hAnsi="Cambria Math"/>
            <w:kern w:val="0"/>
            <w:sz w:val="21"/>
            <w:szCs w:val="21"/>
            <w:highlight w:val="none"/>
            <w:lang w:val="en-US" w:eastAsia="zh-CN" w:bidi="ar"/>
            <w:rPrChange w:id="1276" w:author="lg" w:date="2026-01-14T17:13:53Z">
              <w:rPr>
                <w:rFonts w:hint="default" w:ascii="Cambria Math" w:hAnsi="Cambria Math"/>
                <w:kern w:val="0"/>
                <w:sz w:val="20"/>
                <w:szCs w:val="20"/>
                <w:highlight w:val="none"/>
                <w:lang w:val="en-US" w:eastAsia="zh-CN" w:bidi="ar"/>
              </w:rPr>
            </w:rPrChange>
          </w:rPr>
          <m:t>a(t)=</m:t>
        </m:r>
        <m:rad>
          <m:radPr>
            <m:degHide m:val="1"/>
            <m:ctrlPr>
              <w:rPr>
                <w:rFonts w:hint="default" w:ascii="Cambria Math" w:hAnsi="Cambria Math"/>
                <w:i/>
                <w:kern w:val="0"/>
                <w:sz w:val="21"/>
                <w:szCs w:val="21"/>
                <w:highlight w:val="none"/>
                <w:lang w:val="en-US" w:eastAsia="zh-CN" w:bidi="ar"/>
              </w:rPr>
            </m:ctrlPr>
          </m:radPr>
          <m:deg>
            <m:ctrlPr>
              <w:rPr>
                <w:rFonts w:hint="default" w:ascii="Cambria Math" w:hAnsi="Cambria Math"/>
                <w:i/>
                <w:kern w:val="0"/>
                <w:sz w:val="21"/>
                <w:szCs w:val="21"/>
                <w:highlight w:val="none"/>
                <w:lang w:val="en-US" w:eastAsia="zh-CN" w:bidi="ar"/>
              </w:rPr>
            </m:ctrlPr>
          </m:deg>
          <m:e>
            <m:sSup>
              <m:sSupPr>
                <m:ctrlPr>
                  <w:rPr>
                    <w:rFonts w:hint="default" w:ascii="Cambria Math" w:hAnsi="Cambria Math"/>
                    <w:i/>
                    <w:kern w:val="0"/>
                    <w:sz w:val="21"/>
                    <w:szCs w:val="21"/>
                    <w:highlight w:val="none"/>
                    <w:lang w:val="en-US" w:eastAsia="zh-CN" w:bidi="ar"/>
                  </w:rPr>
                </m:ctrlPr>
              </m:sSupPr>
              <m:e>
                <m:d>
                  <m:dPr>
                    <m:ctrlPr>
                      <w:rPr>
                        <w:rFonts w:hint="default" w:ascii="Cambria Math" w:hAnsi="Cambria Math"/>
                        <w:i/>
                        <w:kern w:val="0"/>
                        <w:sz w:val="21"/>
                        <w:szCs w:val="21"/>
                        <w:highlight w:val="none"/>
                        <w:lang w:val="en-US" w:eastAsia="zh-CN" w:bidi="ar"/>
                      </w:rPr>
                    </m:ctrlPr>
                  </m:dPr>
                  <m:e>
                    <m:f>
                      <m:fPr>
                        <m:ctrlPr>
                          <w:rPr>
                            <w:rFonts w:hint="default" w:ascii="Cambria Math" w:hAnsi="Cambria Math"/>
                            <w:i/>
                            <w:kern w:val="0"/>
                            <w:sz w:val="21"/>
                            <w:szCs w:val="21"/>
                            <w:highlight w:val="none"/>
                            <w:lang w:val="en-US" w:eastAsia="zh-CN" w:bidi="ar"/>
                          </w:rPr>
                        </m:ctrlPr>
                      </m:fPr>
                      <m:num>
                        <m:sSup>
                          <m:sSupPr>
                            <m:ctrlPr>
                              <w:rPr>
                                <w:rFonts w:hint="default" w:ascii="Cambria Math" w:hAnsi="Cambria Math"/>
                                <w:i/>
                                <w:kern w:val="0"/>
                                <w:sz w:val="21"/>
                                <w:szCs w:val="21"/>
                                <w:highlight w:val="none"/>
                                <w:lang w:val="en-US" w:eastAsia="zh-CN" w:bidi="ar"/>
                              </w:rPr>
                            </m:ctrlPr>
                          </m:sSupPr>
                          <m:e>
                            <m:r>
                              <m:rPr/>
                              <w:rPr>
                                <w:rFonts w:hint="default" w:ascii="Cambria Math" w:hAnsi="Cambria Math"/>
                                <w:kern w:val="0"/>
                                <w:sz w:val="21"/>
                                <w:szCs w:val="21"/>
                                <w:highlight w:val="none"/>
                                <w:lang w:val="en-US" w:eastAsia="zh-CN" w:bidi="ar"/>
                                <w:rPrChange w:id="1277" w:author="lg" w:date="2026-01-14T17:13:53Z">
                                  <w:rPr>
                                    <w:rFonts w:hint="default" w:ascii="Cambria Math" w:hAnsi="Cambria Math"/>
                                    <w:kern w:val="0"/>
                                    <w:sz w:val="20"/>
                                    <w:szCs w:val="20"/>
                                    <w:highlight w:val="none"/>
                                    <w:lang w:val="en-US" w:eastAsia="zh-CN" w:bidi="ar"/>
                                  </w:rPr>
                                </w:rPrChange>
                              </w:rPr>
                              <m:t>d</m:t>
                            </m:r>
                            <m:ctrlPr>
                              <w:rPr>
                                <w:rFonts w:hint="default" w:ascii="Cambria Math" w:hAnsi="Cambria Math"/>
                                <w:i/>
                                <w:kern w:val="0"/>
                                <w:sz w:val="21"/>
                                <w:szCs w:val="21"/>
                                <w:highlight w:val="none"/>
                                <w:lang w:val="en-US" w:eastAsia="zh-CN" w:bidi="ar"/>
                              </w:rPr>
                            </m:ctrlPr>
                          </m:e>
                          <m:sup>
                            <m:r>
                              <m:rPr/>
                              <w:rPr>
                                <w:rFonts w:hint="default" w:ascii="Cambria Math" w:hAnsi="Cambria Math"/>
                                <w:kern w:val="0"/>
                                <w:sz w:val="21"/>
                                <w:szCs w:val="21"/>
                                <w:highlight w:val="none"/>
                                <w:lang w:val="en-US" w:eastAsia="zh-CN" w:bidi="ar"/>
                                <w:rPrChange w:id="1278" w:author="lg" w:date="2026-01-14T17:13:53Z">
                                  <w:rPr>
                                    <w:rFonts w:hint="default" w:ascii="Cambria Math" w:hAnsi="Cambria Math"/>
                                    <w:kern w:val="0"/>
                                    <w:sz w:val="20"/>
                                    <w:szCs w:val="20"/>
                                    <w:highlight w:val="none"/>
                                    <w:lang w:val="en-US" w:eastAsia="zh-CN" w:bidi="ar"/>
                                  </w:rPr>
                                </w:rPrChange>
                              </w:rPr>
                              <m:t>2</m:t>
                            </m:r>
                            <m:ctrlPr>
                              <w:rPr>
                                <w:rFonts w:hint="default" w:ascii="Cambria Math" w:hAnsi="Cambria Math"/>
                                <w:i/>
                                <w:kern w:val="0"/>
                                <w:sz w:val="21"/>
                                <w:szCs w:val="21"/>
                                <w:highlight w:val="none"/>
                                <w:lang w:val="en-US" w:eastAsia="zh-CN" w:bidi="ar"/>
                              </w:rPr>
                            </m:ctrlPr>
                          </m:sup>
                        </m:sSup>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1279" w:author="lg" w:date="2026-01-14T17:13:53Z">
                                  <w:rPr>
                                    <w:rFonts w:hint="default" w:ascii="Cambria Math" w:hAnsi="Cambria Math"/>
                                    <w:kern w:val="0"/>
                                    <w:sz w:val="20"/>
                                    <w:szCs w:val="20"/>
                                    <w:highlight w:val="none"/>
                                    <w:lang w:val="en-US" w:eastAsia="zh-CN" w:bidi="ar"/>
                                  </w:rPr>
                                </w:rPrChange>
                              </w:rPr>
                              <m:t>x</m:t>
                            </m:r>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1280" w:author="lg" w:date="2026-01-14T17:13:53Z">
                                  <w:rPr>
                                    <w:rFonts w:hint="default" w:ascii="Cambria Math" w:hAnsi="Cambria Math"/>
                                    <w:kern w:val="0"/>
                                    <w:sz w:val="20"/>
                                    <w:szCs w:val="20"/>
                                    <w:highlight w:val="none"/>
                                    <w:lang w:val="en-US" w:eastAsia="zh-CN" w:bidi="ar"/>
                                  </w:rPr>
                                </w:rPrChange>
                              </w:rPr>
                              <m:t>E</m:t>
                            </m:r>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1281" w:author="lg" w:date="2026-01-14T17:13:53Z">
                              <w:rPr>
                                <w:rFonts w:hint="default" w:ascii="Cambria Math" w:hAnsi="Cambria Math"/>
                                <w:kern w:val="0"/>
                                <w:sz w:val="20"/>
                                <w:szCs w:val="20"/>
                                <w:highlight w:val="none"/>
                                <w:lang w:val="en-US" w:eastAsia="zh-CN" w:bidi="ar"/>
                              </w:rPr>
                            </w:rPrChange>
                          </w:rPr>
                          <m:t>(t)</m:t>
                        </m:r>
                        <m:ctrlPr>
                          <w:rPr>
                            <w:rFonts w:hint="default" w:ascii="Cambria Math" w:hAnsi="Cambria Math"/>
                            <w:i/>
                            <w:kern w:val="0"/>
                            <w:sz w:val="21"/>
                            <w:szCs w:val="21"/>
                            <w:highlight w:val="none"/>
                            <w:lang w:val="en-US" w:eastAsia="zh-CN" w:bidi="ar"/>
                          </w:rPr>
                        </m:ctrlPr>
                      </m:num>
                      <m:den>
                        <m:sSup>
                          <m:sSupPr>
                            <m:ctrlPr>
                              <w:rPr>
                                <w:rFonts w:hint="default" w:ascii="Cambria Math" w:hAnsi="Cambria Math"/>
                                <w:i/>
                                <w:kern w:val="0"/>
                                <w:sz w:val="21"/>
                                <w:szCs w:val="21"/>
                                <w:highlight w:val="none"/>
                                <w:lang w:val="en-US" w:eastAsia="zh-CN" w:bidi="ar"/>
                              </w:rPr>
                            </m:ctrlPr>
                          </m:sSupPr>
                          <m:e>
                            <m:r>
                              <m:rPr/>
                              <w:rPr>
                                <w:rFonts w:hint="default" w:ascii="Cambria Math" w:hAnsi="Cambria Math"/>
                                <w:kern w:val="0"/>
                                <w:sz w:val="21"/>
                                <w:szCs w:val="21"/>
                                <w:highlight w:val="none"/>
                                <w:lang w:val="en-US" w:eastAsia="zh-CN" w:bidi="ar"/>
                                <w:rPrChange w:id="1282" w:author="lg" w:date="2026-01-14T17:13:53Z">
                                  <w:rPr>
                                    <w:rFonts w:hint="default" w:ascii="Cambria Math" w:hAnsi="Cambria Math"/>
                                    <w:kern w:val="0"/>
                                    <w:sz w:val="20"/>
                                    <w:szCs w:val="20"/>
                                    <w:highlight w:val="none"/>
                                    <w:lang w:val="en-US" w:eastAsia="zh-CN" w:bidi="ar"/>
                                  </w:rPr>
                                </w:rPrChange>
                              </w:rPr>
                              <m:t>dt</m:t>
                            </m:r>
                            <m:ctrlPr>
                              <w:rPr>
                                <w:rFonts w:hint="default" w:ascii="Cambria Math" w:hAnsi="Cambria Math"/>
                                <w:i/>
                                <w:kern w:val="0"/>
                                <w:sz w:val="21"/>
                                <w:szCs w:val="21"/>
                                <w:highlight w:val="none"/>
                                <w:lang w:val="en-US" w:eastAsia="zh-CN" w:bidi="ar"/>
                              </w:rPr>
                            </m:ctrlPr>
                          </m:e>
                          <m:sup>
                            <m:r>
                              <m:rPr/>
                              <w:rPr>
                                <w:rFonts w:hint="default" w:ascii="Cambria Math" w:hAnsi="Cambria Math"/>
                                <w:kern w:val="0"/>
                                <w:sz w:val="21"/>
                                <w:szCs w:val="21"/>
                                <w:highlight w:val="none"/>
                                <w:lang w:val="en-US" w:eastAsia="zh-CN" w:bidi="ar"/>
                                <w:rPrChange w:id="1283" w:author="lg" w:date="2026-01-14T17:13:53Z">
                                  <w:rPr>
                                    <w:rFonts w:hint="default" w:ascii="Cambria Math" w:hAnsi="Cambria Math"/>
                                    <w:kern w:val="0"/>
                                    <w:sz w:val="20"/>
                                    <w:szCs w:val="20"/>
                                    <w:highlight w:val="none"/>
                                    <w:lang w:val="en-US" w:eastAsia="zh-CN" w:bidi="ar"/>
                                  </w:rPr>
                                </w:rPrChange>
                              </w:rPr>
                              <m:t>2</m:t>
                            </m:r>
                            <m:ctrlPr>
                              <w:rPr>
                                <w:rFonts w:hint="default" w:ascii="Cambria Math" w:hAnsi="Cambria Math"/>
                                <w:i/>
                                <w:kern w:val="0"/>
                                <w:sz w:val="21"/>
                                <w:szCs w:val="21"/>
                                <w:highlight w:val="none"/>
                                <w:lang w:val="en-US" w:eastAsia="zh-CN" w:bidi="ar"/>
                              </w:rPr>
                            </m:ctrlPr>
                          </m:sup>
                        </m:sSup>
                        <m:ctrlPr>
                          <w:rPr>
                            <w:rFonts w:hint="default" w:ascii="Cambria Math" w:hAnsi="Cambria Math"/>
                            <w:i/>
                            <w:kern w:val="0"/>
                            <w:sz w:val="21"/>
                            <w:szCs w:val="21"/>
                            <w:highlight w:val="none"/>
                            <w:lang w:val="en-US" w:eastAsia="zh-CN" w:bidi="ar"/>
                          </w:rPr>
                        </m:ctrlPr>
                      </m:den>
                    </m:f>
                    <m:ctrlPr>
                      <w:rPr>
                        <w:rFonts w:hint="default" w:ascii="Cambria Math" w:hAnsi="Cambria Math"/>
                        <w:i/>
                        <w:kern w:val="0"/>
                        <w:sz w:val="21"/>
                        <w:szCs w:val="21"/>
                        <w:highlight w:val="none"/>
                        <w:lang w:val="en-US" w:eastAsia="zh-CN" w:bidi="ar"/>
                      </w:rPr>
                    </m:ctrlPr>
                  </m:e>
                </m:d>
                <m:ctrlPr>
                  <w:rPr>
                    <w:rFonts w:hint="default" w:ascii="Cambria Math" w:hAnsi="Cambria Math"/>
                    <w:i/>
                    <w:kern w:val="0"/>
                    <w:sz w:val="21"/>
                    <w:szCs w:val="21"/>
                    <w:highlight w:val="none"/>
                    <w:lang w:val="en-US" w:eastAsia="zh-CN" w:bidi="ar"/>
                  </w:rPr>
                </m:ctrlPr>
              </m:e>
              <m:sup>
                <m:r>
                  <m:rPr/>
                  <w:rPr>
                    <w:rFonts w:hint="default" w:ascii="Cambria Math" w:hAnsi="Cambria Math"/>
                    <w:kern w:val="0"/>
                    <w:sz w:val="21"/>
                    <w:szCs w:val="21"/>
                    <w:highlight w:val="none"/>
                    <w:lang w:val="en-US" w:eastAsia="zh-CN" w:bidi="ar"/>
                    <w:rPrChange w:id="1284" w:author="lg" w:date="2026-01-14T17:13:53Z">
                      <w:rPr>
                        <w:rFonts w:hint="default" w:ascii="Cambria Math" w:hAnsi="Cambria Math"/>
                        <w:kern w:val="0"/>
                        <w:sz w:val="20"/>
                        <w:szCs w:val="20"/>
                        <w:highlight w:val="none"/>
                        <w:lang w:val="en-US" w:eastAsia="zh-CN" w:bidi="ar"/>
                      </w:rPr>
                    </w:rPrChange>
                  </w:rPr>
                  <m:t>2</m:t>
                </m:r>
                <m:ctrlPr>
                  <w:rPr>
                    <w:rFonts w:hint="default" w:ascii="Cambria Math" w:hAnsi="Cambria Math"/>
                    <w:i/>
                    <w:kern w:val="0"/>
                    <w:sz w:val="21"/>
                    <w:szCs w:val="21"/>
                    <w:highlight w:val="none"/>
                    <w:lang w:val="en-US" w:eastAsia="zh-CN" w:bidi="ar"/>
                  </w:rPr>
                </m:ctrlPr>
              </m:sup>
            </m:sSup>
            <m:r>
              <m:rPr/>
              <w:rPr>
                <w:rFonts w:hint="default" w:ascii="Cambria Math" w:hAnsi="Cambria Math"/>
                <w:kern w:val="0"/>
                <w:sz w:val="21"/>
                <w:szCs w:val="21"/>
                <w:highlight w:val="none"/>
                <w:lang w:val="en-US" w:eastAsia="zh-CN" w:bidi="ar"/>
                <w:rPrChange w:id="1285" w:author="lg" w:date="2026-01-14T17:13:53Z">
                  <w:rPr>
                    <w:rFonts w:hint="default" w:ascii="Cambria Math" w:hAnsi="Cambria Math"/>
                    <w:kern w:val="0"/>
                    <w:sz w:val="20"/>
                    <w:szCs w:val="20"/>
                    <w:highlight w:val="none"/>
                    <w:lang w:val="en-US" w:eastAsia="zh-CN" w:bidi="ar"/>
                  </w:rPr>
                </w:rPrChange>
              </w:rPr>
              <m:t>+</m:t>
            </m:r>
            <m:sSup>
              <m:sSupPr>
                <m:ctrlPr>
                  <w:rPr>
                    <w:rFonts w:hint="default" w:ascii="Cambria Math" w:hAnsi="Cambria Math"/>
                    <w:i/>
                    <w:kern w:val="0"/>
                    <w:sz w:val="21"/>
                    <w:szCs w:val="21"/>
                    <w:highlight w:val="none"/>
                    <w:lang w:val="en-US" w:eastAsia="zh-CN" w:bidi="ar"/>
                  </w:rPr>
                </m:ctrlPr>
              </m:sSupPr>
              <m:e>
                <m:d>
                  <m:dPr>
                    <m:ctrlPr>
                      <w:rPr>
                        <w:rFonts w:hint="default" w:ascii="Cambria Math" w:hAnsi="Cambria Math"/>
                        <w:i/>
                        <w:kern w:val="0"/>
                        <w:sz w:val="21"/>
                        <w:szCs w:val="21"/>
                        <w:highlight w:val="none"/>
                        <w:lang w:val="en-US" w:eastAsia="zh-CN" w:bidi="ar"/>
                      </w:rPr>
                    </m:ctrlPr>
                  </m:dPr>
                  <m:e>
                    <m:f>
                      <m:fPr>
                        <m:ctrlPr>
                          <w:rPr>
                            <w:rFonts w:hint="default" w:ascii="Cambria Math" w:hAnsi="Cambria Math"/>
                            <w:i/>
                            <w:kern w:val="0"/>
                            <w:sz w:val="21"/>
                            <w:szCs w:val="21"/>
                            <w:highlight w:val="none"/>
                            <w:lang w:val="en-US" w:eastAsia="zh-CN" w:bidi="ar"/>
                          </w:rPr>
                        </m:ctrlPr>
                      </m:fPr>
                      <m:num>
                        <m:sSup>
                          <m:sSupPr>
                            <m:ctrlPr>
                              <w:rPr>
                                <w:rFonts w:hint="default" w:ascii="Cambria Math" w:hAnsi="Cambria Math"/>
                                <w:i/>
                                <w:kern w:val="0"/>
                                <w:sz w:val="21"/>
                                <w:szCs w:val="21"/>
                                <w:highlight w:val="none"/>
                                <w:lang w:val="en-US" w:eastAsia="zh-CN" w:bidi="ar"/>
                              </w:rPr>
                            </m:ctrlPr>
                          </m:sSupPr>
                          <m:e>
                            <m:r>
                              <m:rPr/>
                              <w:rPr>
                                <w:rFonts w:hint="default" w:ascii="Cambria Math" w:hAnsi="Cambria Math"/>
                                <w:kern w:val="0"/>
                                <w:sz w:val="21"/>
                                <w:szCs w:val="21"/>
                                <w:highlight w:val="none"/>
                                <w:lang w:val="en-US" w:eastAsia="zh-CN" w:bidi="ar"/>
                                <w:rPrChange w:id="1286" w:author="lg" w:date="2026-01-14T17:13:53Z">
                                  <w:rPr>
                                    <w:rFonts w:hint="default" w:ascii="Cambria Math" w:hAnsi="Cambria Math"/>
                                    <w:kern w:val="0"/>
                                    <w:sz w:val="20"/>
                                    <w:szCs w:val="20"/>
                                    <w:highlight w:val="none"/>
                                    <w:lang w:val="en-US" w:eastAsia="zh-CN" w:bidi="ar"/>
                                  </w:rPr>
                                </w:rPrChange>
                              </w:rPr>
                              <m:t>d</m:t>
                            </m:r>
                            <m:ctrlPr>
                              <w:rPr>
                                <w:rFonts w:hint="default" w:ascii="Cambria Math" w:hAnsi="Cambria Math"/>
                                <w:i/>
                                <w:kern w:val="0"/>
                                <w:sz w:val="21"/>
                                <w:szCs w:val="21"/>
                                <w:highlight w:val="none"/>
                                <w:lang w:val="en-US" w:eastAsia="zh-CN" w:bidi="ar"/>
                              </w:rPr>
                            </m:ctrlPr>
                          </m:e>
                          <m:sup>
                            <m:r>
                              <m:rPr/>
                              <w:rPr>
                                <w:rFonts w:hint="default" w:ascii="Cambria Math" w:hAnsi="Cambria Math"/>
                                <w:kern w:val="0"/>
                                <w:sz w:val="21"/>
                                <w:szCs w:val="21"/>
                                <w:highlight w:val="none"/>
                                <w:lang w:val="en-US" w:eastAsia="zh-CN" w:bidi="ar"/>
                                <w:rPrChange w:id="1287" w:author="lg" w:date="2026-01-14T17:13:53Z">
                                  <w:rPr>
                                    <w:rFonts w:hint="default" w:ascii="Cambria Math" w:hAnsi="Cambria Math"/>
                                    <w:kern w:val="0"/>
                                    <w:sz w:val="20"/>
                                    <w:szCs w:val="20"/>
                                    <w:highlight w:val="none"/>
                                    <w:lang w:val="en-US" w:eastAsia="zh-CN" w:bidi="ar"/>
                                  </w:rPr>
                                </w:rPrChange>
                              </w:rPr>
                              <m:t>2</m:t>
                            </m:r>
                            <m:ctrlPr>
                              <w:rPr>
                                <w:rFonts w:hint="default" w:ascii="Cambria Math" w:hAnsi="Cambria Math"/>
                                <w:i/>
                                <w:kern w:val="0"/>
                                <w:sz w:val="21"/>
                                <w:szCs w:val="21"/>
                                <w:highlight w:val="none"/>
                                <w:lang w:val="en-US" w:eastAsia="zh-CN" w:bidi="ar"/>
                              </w:rPr>
                            </m:ctrlPr>
                          </m:sup>
                        </m:sSup>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1288" w:author="lg" w:date="2026-01-14T17:13:53Z">
                                  <w:rPr>
                                    <w:rFonts w:hint="default" w:ascii="Cambria Math" w:hAnsi="Cambria Math"/>
                                    <w:kern w:val="0"/>
                                    <w:sz w:val="20"/>
                                    <w:szCs w:val="20"/>
                                    <w:highlight w:val="none"/>
                                    <w:lang w:val="en-US" w:eastAsia="zh-CN" w:bidi="ar"/>
                                  </w:rPr>
                                </w:rPrChange>
                              </w:rPr>
                              <m:t>y</m:t>
                            </m:r>
                            <m:ctrlPr>
                              <w:rPr>
                                <w:rFonts w:ascii="Cambria Math" w:hAnsi="Cambria Math"/>
                                <w:i/>
                                <w:kern w:val="0"/>
                                <w:sz w:val="21"/>
                                <w:szCs w:val="21"/>
                                <w:highlight w:val="none"/>
                                <w:lang w:bidi="ar"/>
                              </w:rPr>
                            </m:ctrlPr>
                          </m:e>
                          <m:sub>
                            <m:r>
                              <m:rPr>
                                <m:sty m:val="p"/>
                              </m:rPr>
                              <w:rPr>
                                <w:rFonts w:hint="default" w:ascii="Cambria Math" w:hAnsi="Cambria Math"/>
                                <w:kern w:val="0"/>
                                <w:sz w:val="21"/>
                                <w:szCs w:val="21"/>
                                <w:highlight w:val="none"/>
                                <w:lang w:val="en-US" w:eastAsia="zh-CN" w:bidi="ar"/>
                                <w:rPrChange w:id="1289" w:author="lg" w:date="2026-01-14T17:13:53Z">
                                  <w:rPr>
                                    <w:rFonts w:hint="default" w:ascii="Cambria Math" w:hAnsi="Cambria Math"/>
                                    <w:kern w:val="0"/>
                                    <w:sz w:val="20"/>
                                    <w:szCs w:val="20"/>
                                    <w:highlight w:val="none"/>
                                    <w:lang w:val="en-US" w:eastAsia="zh-CN" w:bidi="ar"/>
                                  </w:rPr>
                                </w:rPrChange>
                              </w:rPr>
                              <m:t>E</m:t>
                            </m:r>
                            <m:ctrlPr>
                              <w:rPr>
                                <w:rFonts w:ascii="Cambria Math" w:hAnsi="Cambria Math"/>
                                <w:i/>
                                <w:kern w:val="0"/>
                                <w:sz w:val="21"/>
                                <w:szCs w:val="21"/>
                                <w:highlight w:val="none"/>
                                <w:lang w:bidi="ar"/>
                              </w:rPr>
                            </m:ctrlPr>
                          </m:sub>
                        </m:sSub>
                        <m:r>
                          <m:rPr/>
                          <w:rPr>
                            <w:rFonts w:hint="default" w:ascii="Cambria Math" w:hAnsi="Cambria Math"/>
                            <w:kern w:val="0"/>
                            <w:sz w:val="21"/>
                            <w:szCs w:val="21"/>
                            <w:highlight w:val="none"/>
                            <w:lang w:val="en-US" w:eastAsia="zh-CN" w:bidi="ar"/>
                            <w:rPrChange w:id="1290" w:author="lg" w:date="2026-01-14T17:13:53Z">
                              <w:rPr>
                                <w:rFonts w:hint="default" w:ascii="Cambria Math" w:hAnsi="Cambria Math"/>
                                <w:kern w:val="0"/>
                                <w:sz w:val="20"/>
                                <w:szCs w:val="20"/>
                                <w:highlight w:val="none"/>
                                <w:lang w:val="en-US" w:eastAsia="zh-CN" w:bidi="ar"/>
                              </w:rPr>
                            </w:rPrChange>
                          </w:rPr>
                          <m:t>(t)</m:t>
                        </m:r>
                        <m:ctrlPr>
                          <w:rPr>
                            <w:rFonts w:hint="default" w:ascii="Cambria Math" w:hAnsi="Cambria Math"/>
                            <w:i/>
                            <w:kern w:val="0"/>
                            <w:sz w:val="21"/>
                            <w:szCs w:val="21"/>
                            <w:highlight w:val="none"/>
                            <w:lang w:val="en-US" w:eastAsia="zh-CN" w:bidi="ar"/>
                          </w:rPr>
                        </m:ctrlPr>
                      </m:num>
                      <m:den>
                        <m:sSup>
                          <m:sSupPr>
                            <m:ctrlPr>
                              <w:rPr>
                                <w:rFonts w:hint="default" w:ascii="Cambria Math" w:hAnsi="Cambria Math"/>
                                <w:i/>
                                <w:kern w:val="0"/>
                                <w:sz w:val="21"/>
                                <w:szCs w:val="21"/>
                                <w:highlight w:val="none"/>
                                <w:lang w:val="en-US" w:eastAsia="zh-CN" w:bidi="ar"/>
                              </w:rPr>
                            </m:ctrlPr>
                          </m:sSupPr>
                          <m:e>
                            <m:r>
                              <m:rPr/>
                              <w:rPr>
                                <w:rFonts w:hint="default" w:ascii="Cambria Math" w:hAnsi="Cambria Math"/>
                                <w:kern w:val="0"/>
                                <w:sz w:val="21"/>
                                <w:szCs w:val="21"/>
                                <w:highlight w:val="none"/>
                                <w:lang w:val="en-US" w:eastAsia="zh-CN" w:bidi="ar"/>
                                <w:rPrChange w:id="1291" w:author="lg" w:date="2026-01-14T17:13:53Z">
                                  <w:rPr>
                                    <w:rFonts w:hint="default" w:ascii="Cambria Math" w:hAnsi="Cambria Math"/>
                                    <w:kern w:val="0"/>
                                    <w:sz w:val="20"/>
                                    <w:szCs w:val="20"/>
                                    <w:highlight w:val="none"/>
                                    <w:lang w:val="en-US" w:eastAsia="zh-CN" w:bidi="ar"/>
                                  </w:rPr>
                                </w:rPrChange>
                              </w:rPr>
                              <m:t>dt</m:t>
                            </m:r>
                            <m:ctrlPr>
                              <w:rPr>
                                <w:rFonts w:hint="default" w:ascii="Cambria Math" w:hAnsi="Cambria Math"/>
                                <w:i/>
                                <w:kern w:val="0"/>
                                <w:sz w:val="21"/>
                                <w:szCs w:val="21"/>
                                <w:highlight w:val="none"/>
                                <w:lang w:val="en-US" w:eastAsia="zh-CN" w:bidi="ar"/>
                              </w:rPr>
                            </m:ctrlPr>
                          </m:e>
                          <m:sup>
                            <m:r>
                              <m:rPr/>
                              <w:rPr>
                                <w:rFonts w:hint="default" w:ascii="Cambria Math" w:hAnsi="Cambria Math"/>
                                <w:kern w:val="0"/>
                                <w:sz w:val="21"/>
                                <w:szCs w:val="21"/>
                                <w:highlight w:val="none"/>
                                <w:lang w:val="en-US" w:eastAsia="zh-CN" w:bidi="ar"/>
                                <w:rPrChange w:id="1292" w:author="lg" w:date="2026-01-14T17:13:53Z">
                                  <w:rPr>
                                    <w:rFonts w:hint="default" w:ascii="Cambria Math" w:hAnsi="Cambria Math"/>
                                    <w:kern w:val="0"/>
                                    <w:sz w:val="20"/>
                                    <w:szCs w:val="20"/>
                                    <w:highlight w:val="none"/>
                                    <w:lang w:val="en-US" w:eastAsia="zh-CN" w:bidi="ar"/>
                                  </w:rPr>
                                </w:rPrChange>
                              </w:rPr>
                              <m:t>2</m:t>
                            </m:r>
                            <m:ctrlPr>
                              <w:rPr>
                                <w:rFonts w:hint="default" w:ascii="Cambria Math" w:hAnsi="Cambria Math"/>
                                <w:i/>
                                <w:kern w:val="0"/>
                                <w:sz w:val="21"/>
                                <w:szCs w:val="21"/>
                                <w:highlight w:val="none"/>
                                <w:lang w:val="en-US" w:eastAsia="zh-CN" w:bidi="ar"/>
                              </w:rPr>
                            </m:ctrlPr>
                          </m:sup>
                        </m:sSup>
                        <m:ctrlPr>
                          <w:rPr>
                            <w:rFonts w:hint="default" w:ascii="Cambria Math" w:hAnsi="Cambria Math"/>
                            <w:i/>
                            <w:kern w:val="0"/>
                            <w:sz w:val="21"/>
                            <w:szCs w:val="21"/>
                            <w:highlight w:val="none"/>
                            <w:lang w:val="en-US" w:eastAsia="zh-CN" w:bidi="ar"/>
                          </w:rPr>
                        </m:ctrlPr>
                      </m:den>
                    </m:f>
                    <m:ctrlPr>
                      <w:rPr>
                        <w:rFonts w:hint="default" w:ascii="Cambria Math" w:hAnsi="Cambria Math"/>
                        <w:i/>
                        <w:kern w:val="0"/>
                        <w:sz w:val="21"/>
                        <w:szCs w:val="21"/>
                        <w:highlight w:val="none"/>
                        <w:lang w:val="en-US" w:eastAsia="zh-CN" w:bidi="ar"/>
                      </w:rPr>
                    </m:ctrlPr>
                  </m:e>
                </m:d>
                <m:ctrlPr>
                  <w:rPr>
                    <w:rFonts w:hint="default" w:ascii="Cambria Math" w:hAnsi="Cambria Math"/>
                    <w:i/>
                    <w:kern w:val="0"/>
                    <w:sz w:val="21"/>
                    <w:szCs w:val="21"/>
                    <w:highlight w:val="none"/>
                    <w:lang w:val="en-US" w:eastAsia="zh-CN" w:bidi="ar"/>
                  </w:rPr>
                </m:ctrlPr>
              </m:e>
              <m:sup>
                <m:r>
                  <m:rPr/>
                  <w:rPr>
                    <w:rFonts w:hint="default" w:ascii="Cambria Math" w:hAnsi="Cambria Math"/>
                    <w:kern w:val="0"/>
                    <w:sz w:val="21"/>
                    <w:szCs w:val="21"/>
                    <w:highlight w:val="none"/>
                    <w:lang w:val="en-US" w:eastAsia="zh-CN" w:bidi="ar"/>
                    <w:rPrChange w:id="1293" w:author="lg" w:date="2026-01-14T17:13:53Z">
                      <w:rPr>
                        <w:rFonts w:hint="default" w:ascii="Cambria Math" w:hAnsi="Cambria Math"/>
                        <w:kern w:val="0"/>
                        <w:sz w:val="20"/>
                        <w:szCs w:val="20"/>
                        <w:highlight w:val="none"/>
                        <w:lang w:val="en-US" w:eastAsia="zh-CN" w:bidi="ar"/>
                      </w:rPr>
                    </w:rPrChange>
                  </w:rPr>
                  <m:t>2</m:t>
                </m:r>
                <m:ctrlPr>
                  <w:rPr>
                    <w:rFonts w:hint="default" w:ascii="Cambria Math" w:hAnsi="Cambria Math"/>
                    <w:i/>
                    <w:kern w:val="0"/>
                    <w:sz w:val="21"/>
                    <w:szCs w:val="21"/>
                    <w:highlight w:val="none"/>
                    <w:lang w:val="en-US" w:eastAsia="zh-CN" w:bidi="ar"/>
                  </w:rPr>
                </m:ctrlPr>
              </m:sup>
            </m:sSup>
            <m:ctrlPr>
              <w:rPr>
                <w:rFonts w:hint="default" w:ascii="Cambria Math" w:hAnsi="Cambria Math"/>
                <w:i/>
                <w:kern w:val="0"/>
                <w:sz w:val="21"/>
                <w:szCs w:val="21"/>
                <w:highlight w:val="none"/>
                <w:lang w:val="en-US" w:eastAsia="zh-CN" w:bidi="ar"/>
              </w:rPr>
            </m:ctrlPr>
          </m:e>
        </m:rad>
      </m:oMath>
      <w:r>
        <w:rPr>
          <w:rFonts w:hint="eastAsia" w:hAnsi="Cambria Math"/>
          <w:position w:val="-10"/>
          <w:highlight w:val="none"/>
        </w:rPr>
        <w:tab/>
      </w:r>
      <w:r>
        <w:rPr>
          <w:rFonts w:hint="eastAsia" w:hAnsi="Cambria Math"/>
          <w:position w:val="-10"/>
          <w:highlight w:val="none"/>
          <w:lang w:val="en-US" w:eastAsia="zh-CN"/>
        </w:rPr>
        <w:t xml:space="preserve">  </w:t>
      </w:r>
      <w:del w:id="1294" w:author="lg" w:date="2026-01-13T21:57:40Z">
        <w:r>
          <w:rPr>
            <w:rFonts w:hint="eastAsia" w:hAnsi="Cambria Math"/>
            <w:position w:val="-10"/>
            <w:highlight w:val="none"/>
            <w:lang w:val="en-US" w:eastAsia="zh-CN"/>
          </w:rPr>
          <w:delText xml:space="preserve"> </w:delText>
        </w:r>
      </w:del>
      <w:r>
        <w:rPr>
          <w:rFonts w:hint="eastAsia" w:hAnsi="Cambria Math"/>
          <w:position w:val="-10"/>
          <w:highlight w:val="none"/>
          <w:lang w:val="en-US" w:eastAsia="zh-CN"/>
        </w:rPr>
        <w:tab/>
      </w:r>
      <w:r>
        <w:rPr>
          <w:rFonts w:hint="default" w:ascii="Times New Roman" w:hAnsi="Times New Roman" w:cs="Times New Roman"/>
          <w:position w:val="-10"/>
          <w:sz w:val="21"/>
          <w:szCs w:val="21"/>
          <w:highlight w:val="none"/>
          <w:lang w:val="en-US" w:eastAsia="zh-CN"/>
          <w:rPrChange w:id="1295" w:author="lg" w:date="2026-01-14T17:24:29Z">
            <w:rPr>
              <w:rFonts w:hint="default" w:ascii="Times New Roman" w:hAnsi="Times New Roman" w:cs="Times New Roman"/>
              <w:position w:val="-10"/>
              <w:sz w:val="20"/>
              <w:szCs w:val="20"/>
              <w:highlight w:val="none"/>
              <w:lang w:val="en-US" w:eastAsia="zh-CN"/>
            </w:rPr>
          </w:rPrChange>
        </w:rPr>
        <w:t>(</w:t>
      </w:r>
      <w:r>
        <w:rPr>
          <w:rFonts w:hint="eastAsia" w:cs="Times New Roman"/>
          <w:position w:val="-10"/>
          <w:sz w:val="21"/>
          <w:szCs w:val="21"/>
          <w:highlight w:val="none"/>
          <w:lang w:val="en-US" w:eastAsia="zh-CN"/>
          <w:rPrChange w:id="1296" w:author="lg" w:date="2026-01-14T17:24:29Z">
            <w:rPr>
              <w:rFonts w:hint="eastAsia" w:cs="Times New Roman"/>
              <w:position w:val="-10"/>
              <w:sz w:val="20"/>
              <w:szCs w:val="20"/>
              <w:highlight w:val="none"/>
              <w:lang w:val="en-US" w:eastAsia="zh-CN"/>
            </w:rPr>
          </w:rPrChange>
        </w:rPr>
        <w:t>10</w:t>
      </w:r>
      <w:r>
        <w:rPr>
          <w:rFonts w:hint="default" w:ascii="Times New Roman" w:hAnsi="Times New Roman" w:cs="Times New Roman"/>
          <w:position w:val="-10"/>
          <w:sz w:val="21"/>
          <w:szCs w:val="21"/>
          <w:highlight w:val="none"/>
          <w:lang w:val="en-US" w:eastAsia="zh-CN"/>
          <w:rPrChange w:id="1297" w:author="lg" w:date="2026-01-14T17:24:29Z">
            <w:rPr>
              <w:rFonts w:hint="default" w:ascii="Times New Roman" w:hAnsi="Times New Roman" w:cs="Times New Roman"/>
              <w:position w:val="-10"/>
              <w:sz w:val="20"/>
              <w:szCs w:val="20"/>
              <w:highlight w:val="none"/>
              <w:lang w:val="en-US" w:eastAsia="zh-CN"/>
            </w:rPr>
          </w:rPrChange>
        </w:rPr>
        <w:t>)</w:t>
      </w:r>
    </w:p>
    <w:p w14:paraId="79962973">
      <w:pPr>
        <w:keepNext w:val="0"/>
        <w:keepLines w:val="0"/>
        <w:pageBreakBefore w:val="0"/>
        <w:widowControl/>
        <w:kinsoku/>
        <w:wordWrap w:val="0"/>
        <w:overflowPunct/>
        <w:topLinePunct w:val="0"/>
        <w:autoSpaceDE/>
        <w:autoSpaceDN/>
        <w:bidi w:val="0"/>
        <w:adjustRightInd/>
        <w:snapToGrid/>
        <w:ind w:left="0" w:leftChars="0" w:firstLine="0" w:firstLineChars="0"/>
        <w:jc w:val="both"/>
        <w:textAlignment w:val="auto"/>
        <w:rPr>
          <w:ins w:id="1298" w:author="lg" w:date="2026-01-14T21:03:34Z"/>
          <w:rFonts w:hint="eastAsia" w:ascii="Times New Roman" w:hAnsi="Times New Roman" w:eastAsia="Consolas"/>
          <w:kern w:val="0"/>
          <w:szCs w:val="21"/>
          <w:highlight w:val="none"/>
          <w:lang w:bidi="ar"/>
        </w:rPr>
      </w:pPr>
      <w:r>
        <w:rPr>
          <w:rFonts w:hint="eastAsia"/>
          <w:kern w:val="0"/>
          <w:szCs w:val="21"/>
          <w:highlight w:val="none"/>
          <w:lang w:val="en-US" w:eastAsia="zh-CN"/>
          <w:rPrChange w:id="1299" w:author="lg" w:date="2026-01-14T17:24:29Z">
            <w:rPr>
              <w:rFonts w:hint="eastAsia"/>
              <w:kern w:val="0"/>
              <w:szCs w:val="20"/>
              <w:highlight w:val="none"/>
              <w:lang w:val="en-US" w:eastAsia="zh-CN"/>
            </w:rPr>
          </w:rPrChange>
        </w:rPr>
        <w:tab/>
      </w:r>
      <w:r>
        <w:rPr>
          <w:rFonts w:hint="eastAsia" w:ascii="Times New Roman" w:hAnsi="Times New Roman" w:eastAsia="Consolas"/>
          <w:kern w:val="0"/>
          <w:szCs w:val="21"/>
          <w:highlight w:val="none"/>
          <w:lang w:bidi="ar"/>
          <w:rPrChange w:id="1300" w:author="lg" w:date="2026-01-14T17:24:29Z">
            <w:rPr>
              <w:rFonts w:hint="eastAsia" w:ascii="Times New Roman" w:hAnsi="Times New Roman" w:eastAsia="Consolas"/>
              <w:kern w:val="0"/>
              <w:szCs w:val="20"/>
              <w:highlight w:val="none"/>
              <w:lang w:bidi="ar"/>
            </w:rPr>
          </w:rPrChange>
        </w:rPr>
        <w:t>公式中的常量取值如表2所示。</w:t>
      </w:r>
      <w:r>
        <w:rPr>
          <w:rFonts w:hint="eastAsia" w:ascii="Times New Roman" w:hAnsi="Times New Roman"/>
          <w:kern w:val="0"/>
          <w:szCs w:val="21"/>
          <w:highlight w:val="none"/>
          <w:lang w:val="en-US" w:eastAsia="zh-CN" w:bidi="ar"/>
          <w:rPrChange w:id="1301" w:author="lg" w:date="2026-01-14T17:24:29Z">
            <w:rPr>
              <w:rFonts w:hint="eastAsia" w:ascii="Times New Roman" w:hAnsi="Times New Roman"/>
              <w:kern w:val="0"/>
              <w:szCs w:val="20"/>
              <w:highlight w:val="none"/>
              <w:lang w:val="en-US" w:eastAsia="zh-CN" w:bidi="ar"/>
            </w:rPr>
          </w:rPrChange>
        </w:rPr>
        <w:t>使用</w:t>
      </w:r>
      <w:r>
        <w:rPr>
          <w:rFonts w:hint="eastAsia" w:eastAsia="宋体"/>
          <w:kern w:val="0"/>
          <w:szCs w:val="21"/>
          <w:highlight w:val="none"/>
          <w:lang w:val="en-US" w:eastAsia="zh-CN" w:bidi="ar"/>
          <w:rPrChange w:id="1302" w:author="lg" w:date="2026-01-14T17:24:29Z">
            <w:rPr>
              <w:rFonts w:hint="eastAsia" w:eastAsia="宋体"/>
              <w:kern w:val="0"/>
              <w:szCs w:val="20"/>
              <w:highlight w:val="none"/>
              <w:lang w:val="en-US" w:eastAsia="zh-CN" w:bidi="ar"/>
            </w:rPr>
          </w:rPrChange>
        </w:rPr>
        <w:t>Python</w:t>
      </w:r>
      <w:r>
        <w:rPr>
          <w:rFonts w:ascii="Times New Roman" w:hAnsi="Times New Roman" w:eastAsia="Consolas"/>
          <w:kern w:val="0"/>
          <w:szCs w:val="21"/>
          <w:highlight w:val="none"/>
          <w:lang w:bidi="ar"/>
          <w:rPrChange w:id="1303" w:author="lg" w:date="2026-01-14T17:24:29Z">
            <w:rPr>
              <w:rFonts w:ascii="Times New Roman" w:hAnsi="Times New Roman" w:eastAsia="Consolas"/>
              <w:kern w:val="0"/>
              <w:szCs w:val="20"/>
              <w:highlight w:val="none"/>
              <w:lang w:bidi="ar"/>
            </w:rPr>
          </w:rPrChange>
        </w:rPr>
        <w:t>绘制夹剪点</w:t>
      </w:r>
      <w:r>
        <w:rPr>
          <w:rFonts w:ascii="Times New Roman" w:hAnsi="Times New Roman" w:eastAsia="Consolas"/>
          <w:i/>
          <w:iCs/>
          <w:kern w:val="0"/>
          <w:sz w:val="21"/>
          <w:szCs w:val="21"/>
          <w:highlight w:val="none"/>
          <w:lang w:bidi="ar"/>
          <w:rPrChange w:id="1304" w:author="lg" w:date="2026-01-14T17:24:29Z">
            <w:rPr>
              <w:rFonts w:ascii="Times New Roman" w:hAnsi="Times New Roman" w:eastAsia="Consolas"/>
              <w:i/>
              <w:iCs/>
              <w:kern w:val="0"/>
              <w:sz w:val="20"/>
              <w:szCs w:val="20"/>
              <w:highlight w:val="none"/>
              <w:lang w:bidi="ar"/>
            </w:rPr>
          </w:rPrChange>
        </w:rPr>
        <w:t>E</w:t>
      </w:r>
      <w:r>
        <w:rPr>
          <w:rFonts w:ascii="Times New Roman" w:hAnsi="Times New Roman" w:eastAsia="Consolas"/>
          <w:kern w:val="0"/>
          <w:szCs w:val="21"/>
          <w:highlight w:val="none"/>
          <w:lang w:bidi="ar"/>
          <w:rPrChange w:id="1305" w:author="lg" w:date="2026-01-14T17:24:29Z">
            <w:rPr>
              <w:rFonts w:ascii="Times New Roman" w:hAnsi="Times New Roman" w:eastAsia="Consolas"/>
              <w:kern w:val="0"/>
              <w:szCs w:val="20"/>
              <w:highlight w:val="none"/>
              <w:lang w:bidi="ar"/>
            </w:rPr>
          </w:rPrChange>
        </w:rPr>
        <w:t>的</w:t>
      </w:r>
      <w:r>
        <w:rPr>
          <w:rFonts w:hint="eastAsia" w:eastAsia="宋体"/>
          <w:kern w:val="0"/>
          <w:szCs w:val="21"/>
          <w:highlight w:val="none"/>
          <w:lang w:val="en-US" w:eastAsia="zh-CN" w:bidi="ar"/>
          <w:rPrChange w:id="1306" w:author="lg" w:date="2026-01-14T17:24:29Z">
            <w:rPr>
              <w:rFonts w:hint="eastAsia" w:eastAsia="宋体"/>
              <w:kern w:val="0"/>
              <w:szCs w:val="20"/>
              <w:highlight w:val="none"/>
              <w:lang w:val="en-US" w:eastAsia="zh-CN" w:bidi="ar"/>
            </w:rPr>
          </w:rPrChange>
        </w:rPr>
        <w:t>位移</w:t>
      </w:r>
      <w:r>
        <w:rPr>
          <w:rFonts w:hint="eastAsia" w:ascii="Times New Roman" w:hAnsi="Times New Roman"/>
          <w:kern w:val="0"/>
          <w:szCs w:val="21"/>
          <w:highlight w:val="none"/>
          <w:lang w:eastAsia="zh-CN" w:bidi="ar"/>
          <w:rPrChange w:id="1307" w:author="lg" w:date="2026-01-14T17:24:29Z">
            <w:rPr>
              <w:rFonts w:hint="eastAsia" w:ascii="Times New Roman" w:hAnsi="Times New Roman"/>
              <w:kern w:val="0"/>
              <w:szCs w:val="20"/>
              <w:highlight w:val="none"/>
              <w:lang w:eastAsia="zh-CN" w:bidi="ar"/>
            </w:rPr>
          </w:rPrChange>
        </w:rPr>
        <w:t>、</w:t>
      </w:r>
      <w:r>
        <w:rPr>
          <w:rFonts w:hint="eastAsia" w:ascii="Times New Roman" w:hAnsi="Times New Roman" w:eastAsia="Consolas"/>
          <w:kern w:val="0"/>
          <w:szCs w:val="21"/>
          <w:highlight w:val="none"/>
          <w:lang w:bidi="ar"/>
          <w:rPrChange w:id="1308" w:author="lg" w:date="2026-01-14T17:24:29Z">
            <w:rPr>
              <w:rFonts w:hint="eastAsia" w:ascii="Times New Roman" w:hAnsi="Times New Roman" w:eastAsia="Consolas"/>
              <w:kern w:val="0"/>
              <w:szCs w:val="20"/>
              <w:highlight w:val="none"/>
              <w:lang w:bidi="ar"/>
            </w:rPr>
          </w:rPrChange>
        </w:rPr>
        <w:t>合成</w:t>
      </w:r>
      <w:r>
        <w:rPr>
          <w:rFonts w:ascii="Times New Roman" w:hAnsi="Times New Roman" w:eastAsia="Consolas"/>
          <w:kern w:val="0"/>
          <w:szCs w:val="21"/>
          <w:highlight w:val="none"/>
          <w:lang w:bidi="ar"/>
          <w:rPrChange w:id="1309" w:author="lg" w:date="2026-01-14T17:24:29Z">
            <w:rPr>
              <w:rFonts w:ascii="Times New Roman" w:hAnsi="Times New Roman" w:eastAsia="Consolas"/>
              <w:kern w:val="0"/>
              <w:szCs w:val="20"/>
              <w:highlight w:val="none"/>
              <w:lang w:bidi="ar"/>
            </w:rPr>
          </w:rPrChange>
        </w:rPr>
        <w:t>速度和</w:t>
      </w:r>
      <w:r>
        <w:rPr>
          <w:rFonts w:hint="eastAsia" w:ascii="Times New Roman" w:hAnsi="Times New Roman" w:eastAsia="Consolas"/>
          <w:kern w:val="0"/>
          <w:szCs w:val="21"/>
          <w:highlight w:val="none"/>
          <w:lang w:bidi="ar"/>
          <w:rPrChange w:id="1310" w:author="lg" w:date="2026-01-14T17:24:29Z">
            <w:rPr>
              <w:rFonts w:hint="eastAsia" w:ascii="Times New Roman" w:hAnsi="Times New Roman" w:eastAsia="Consolas"/>
              <w:kern w:val="0"/>
              <w:szCs w:val="20"/>
              <w:highlight w:val="none"/>
              <w:lang w:bidi="ar"/>
            </w:rPr>
          </w:rPrChange>
        </w:rPr>
        <w:t>合成</w:t>
      </w:r>
      <w:r>
        <w:rPr>
          <w:rFonts w:ascii="Times New Roman" w:hAnsi="Times New Roman" w:eastAsia="Consolas"/>
          <w:kern w:val="0"/>
          <w:szCs w:val="21"/>
          <w:highlight w:val="none"/>
          <w:lang w:bidi="ar"/>
          <w:rPrChange w:id="1311" w:author="lg" w:date="2026-01-14T17:24:29Z">
            <w:rPr>
              <w:rFonts w:ascii="Times New Roman" w:hAnsi="Times New Roman" w:eastAsia="Consolas"/>
              <w:kern w:val="0"/>
              <w:szCs w:val="20"/>
              <w:highlight w:val="none"/>
              <w:lang w:bidi="ar"/>
            </w:rPr>
          </w:rPrChange>
        </w:rPr>
        <w:t>加速度曲线，如图</w:t>
      </w:r>
      <w:r>
        <w:rPr>
          <w:rFonts w:hint="eastAsia"/>
          <w:kern w:val="0"/>
          <w:szCs w:val="21"/>
          <w:highlight w:val="none"/>
          <w:lang w:val="en-US" w:eastAsia="zh-CN" w:bidi="ar"/>
          <w:rPrChange w:id="1312" w:author="lg" w:date="2026-01-14T17:24:29Z">
            <w:rPr>
              <w:rFonts w:hint="eastAsia"/>
              <w:kern w:val="0"/>
              <w:szCs w:val="20"/>
              <w:highlight w:val="none"/>
              <w:lang w:val="en-US" w:eastAsia="zh-CN" w:bidi="ar"/>
            </w:rPr>
          </w:rPrChange>
        </w:rPr>
        <w:t>6</w:t>
      </w:r>
      <w:r>
        <w:rPr>
          <w:rFonts w:ascii="Times New Roman" w:hAnsi="Times New Roman" w:eastAsia="Consolas"/>
          <w:kern w:val="0"/>
          <w:szCs w:val="21"/>
          <w:highlight w:val="none"/>
          <w:lang w:bidi="ar"/>
          <w:rPrChange w:id="1313" w:author="lg" w:date="2026-01-14T17:24:29Z">
            <w:rPr>
              <w:rFonts w:ascii="Times New Roman" w:hAnsi="Times New Roman" w:eastAsia="Consolas"/>
              <w:kern w:val="0"/>
              <w:szCs w:val="20"/>
              <w:highlight w:val="none"/>
              <w:lang w:bidi="ar"/>
            </w:rPr>
          </w:rPrChange>
        </w:rPr>
        <w:t>所示。可以看到，夹剪点</w:t>
      </w:r>
      <w:r>
        <w:rPr>
          <w:rFonts w:ascii="Times New Roman" w:hAnsi="Times New Roman" w:eastAsia="Consolas"/>
          <w:i/>
          <w:iCs/>
          <w:kern w:val="0"/>
          <w:sz w:val="21"/>
          <w:szCs w:val="21"/>
          <w:highlight w:val="none"/>
          <w:lang w:bidi="ar"/>
          <w:rPrChange w:id="1314" w:author="lg" w:date="2026-01-14T17:24:29Z">
            <w:rPr>
              <w:rFonts w:ascii="Times New Roman" w:hAnsi="Times New Roman" w:eastAsia="Consolas"/>
              <w:i/>
              <w:iCs/>
              <w:kern w:val="0"/>
              <w:sz w:val="20"/>
              <w:szCs w:val="20"/>
              <w:highlight w:val="none"/>
              <w:lang w:bidi="ar"/>
            </w:rPr>
          </w:rPrChange>
        </w:rPr>
        <w:t>E</w:t>
      </w:r>
      <w:r>
        <w:rPr>
          <w:rFonts w:ascii="Times New Roman" w:hAnsi="Times New Roman" w:eastAsia="Consolas"/>
          <w:kern w:val="0"/>
          <w:szCs w:val="21"/>
          <w:highlight w:val="none"/>
          <w:lang w:bidi="ar"/>
          <w:rPrChange w:id="1315" w:author="lg" w:date="2026-01-14T17:24:29Z">
            <w:rPr>
              <w:rFonts w:ascii="Times New Roman" w:hAnsi="Times New Roman" w:eastAsia="Consolas"/>
              <w:kern w:val="0"/>
              <w:szCs w:val="20"/>
              <w:highlight w:val="none"/>
              <w:lang w:bidi="ar"/>
            </w:rPr>
          </w:rPrChange>
        </w:rPr>
        <w:t>的</w:t>
      </w:r>
      <w:r>
        <w:rPr>
          <w:rFonts w:hint="eastAsia" w:ascii="Times New Roman" w:hAnsi="Times New Roman" w:eastAsia="Consolas"/>
          <w:kern w:val="0"/>
          <w:szCs w:val="21"/>
          <w:highlight w:val="none"/>
          <w:lang w:bidi="ar"/>
          <w:rPrChange w:id="1316" w:author="lg" w:date="2026-01-14T17:24:29Z">
            <w:rPr>
              <w:rFonts w:hint="eastAsia" w:ascii="Times New Roman" w:hAnsi="Times New Roman" w:eastAsia="Consolas"/>
              <w:kern w:val="0"/>
              <w:szCs w:val="20"/>
              <w:highlight w:val="none"/>
              <w:lang w:bidi="ar"/>
            </w:rPr>
          </w:rPrChange>
        </w:rPr>
        <w:t>起始位置为</w:t>
      </w:r>
      <w:r>
        <w:rPr>
          <w:rFonts w:hint="eastAsia" w:cs="Times New Roman"/>
          <w:kern w:val="0"/>
          <w:szCs w:val="21"/>
          <w:highlight w:val="none"/>
          <w:lang w:val="en-US" w:eastAsia="zh-CN" w:bidi="ar"/>
        </w:rPr>
        <w:t>(</w:t>
      </w:r>
      <w:r>
        <w:rPr>
          <w:rFonts w:hint="default" w:ascii="Times New Roman" w:hAnsi="Times New Roman" w:eastAsia="Consolas" w:cs="Times New Roman"/>
          <w:kern w:val="0"/>
          <w:szCs w:val="21"/>
          <w:highlight w:val="none"/>
          <w:lang w:bidi="ar"/>
        </w:rPr>
        <w:t>1</w:t>
      </w:r>
      <w:r>
        <w:rPr>
          <w:rFonts w:hint="default" w:ascii="Times New Roman" w:hAnsi="Times New Roman" w:cs="Times New Roman"/>
          <w:kern w:val="0"/>
          <w:szCs w:val="21"/>
          <w:highlight w:val="none"/>
          <w:lang w:val="en-US" w:eastAsia="zh-CN" w:bidi="ar"/>
        </w:rPr>
        <w:t>1</w:t>
      </w:r>
      <w:r>
        <w:rPr>
          <w:rFonts w:hint="default" w:ascii="Times New Roman" w:hAnsi="Times New Roman" w:eastAsia="Consolas" w:cs="Times New Roman"/>
          <w:kern w:val="0"/>
          <w:szCs w:val="21"/>
          <w:highlight w:val="none"/>
          <w:lang w:bidi="ar"/>
        </w:rPr>
        <w:t>.</w:t>
      </w:r>
      <w:r>
        <w:rPr>
          <w:rFonts w:hint="default" w:ascii="Times New Roman" w:hAnsi="Times New Roman" w:cs="Times New Roman"/>
          <w:kern w:val="0"/>
          <w:szCs w:val="21"/>
          <w:highlight w:val="none"/>
          <w:lang w:val="en-US" w:eastAsia="zh-CN" w:bidi="ar"/>
        </w:rPr>
        <w:t>39</w:t>
      </w:r>
      <w:r>
        <w:rPr>
          <w:rFonts w:hint="default" w:ascii="Times New Roman" w:hAnsi="Times New Roman" w:eastAsia="Consolas" w:cs="Times New Roman"/>
          <w:kern w:val="0"/>
          <w:szCs w:val="21"/>
          <w:highlight w:val="none"/>
          <w:lang w:bidi="ar"/>
        </w:rPr>
        <w:t>mm，-</w:t>
      </w:r>
      <w:r>
        <w:rPr>
          <w:rFonts w:hint="default" w:ascii="Times New Roman" w:hAnsi="Times New Roman" w:cs="Times New Roman"/>
          <w:kern w:val="0"/>
          <w:szCs w:val="21"/>
          <w:highlight w:val="none"/>
          <w:lang w:val="en-US" w:eastAsia="zh-CN" w:bidi="ar"/>
        </w:rPr>
        <w:t>6</w:t>
      </w:r>
      <w:r>
        <w:rPr>
          <w:rFonts w:hint="default" w:ascii="Times New Roman" w:hAnsi="Times New Roman" w:eastAsia="Consolas" w:cs="Times New Roman"/>
          <w:kern w:val="0"/>
          <w:szCs w:val="21"/>
          <w:highlight w:val="none"/>
          <w:lang w:bidi="ar"/>
        </w:rPr>
        <w:t>.</w:t>
      </w:r>
      <w:r>
        <w:rPr>
          <w:rFonts w:hint="default" w:ascii="Times New Roman" w:hAnsi="Times New Roman" w:cs="Times New Roman"/>
          <w:kern w:val="0"/>
          <w:szCs w:val="21"/>
          <w:highlight w:val="none"/>
          <w:lang w:val="en-US" w:eastAsia="zh-CN" w:bidi="ar"/>
        </w:rPr>
        <w:t>25</w:t>
      </w:r>
      <w:r>
        <w:rPr>
          <w:rFonts w:hint="default" w:ascii="Times New Roman" w:hAnsi="Times New Roman" w:eastAsia="Consolas" w:cs="Times New Roman"/>
          <w:kern w:val="0"/>
          <w:szCs w:val="21"/>
          <w:highlight w:val="none"/>
          <w:lang w:bidi="ar"/>
        </w:rPr>
        <w:t>mm</w:t>
      </w:r>
      <w:r>
        <w:rPr>
          <w:rFonts w:hint="eastAsia" w:cs="Times New Roman"/>
          <w:kern w:val="0"/>
          <w:szCs w:val="21"/>
          <w:highlight w:val="none"/>
          <w:lang w:val="en-US" w:eastAsia="zh-CN" w:bidi="ar"/>
        </w:rPr>
        <w:t>)</w:t>
      </w:r>
      <w:r>
        <w:rPr>
          <w:rFonts w:hint="default" w:ascii="Times New Roman" w:hAnsi="Times New Roman" w:eastAsia="Consolas" w:cs="Times New Roman"/>
          <w:kern w:val="0"/>
          <w:szCs w:val="21"/>
          <w:highlight w:val="none"/>
          <w:lang w:bidi="ar"/>
        </w:rPr>
        <w:t>，</w:t>
      </w:r>
      <w:r>
        <w:rPr>
          <w:rFonts w:hint="eastAsia" w:ascii="Times New Roman" w:hAnsi="Times New Roman" w:eastAsia="Consolas"/>
          <w:kern w:val="0"/>
          <w:szCs w:val="21"/>
          <w:highlight w:val="none"/>
          <w:lang w:bidi="ar"/>
        </w:rPr>
        <w:t>终止位</w:t>
      </w:r>
      <w:r>
        <w:rPr>
          <w:rFonts w:hint="eastAsia" w:ascii="Times New Roman" w:hAnsi="Times New Roman" w:eastAsia="Consolas"/>
          <w:kern w:val="0"/>
          <w:szCs w:val="21"/>
          <w:highlight w:val="none"/>
          <w:lang w:bidi="ar"/>
          <w:rPrChange w:id="1317" w:author="lg" w:date="2026-01-14T17:24:29Z">
            <w:rPr>
              <w:rFonts w:hint="eastAsia" w:ascii="Times New Roman" w:hAnsi="Times New Roman" w:eastAsia="Consolas"/>
              <w:kern w:val="0"/>
              <w:szCs w:val="20"/>
              <w:highlight w:val="none"/>
              <w:lang w:bidi="ar"/>
            </w:rPr>
          </w:rPrChange>
        </w:rPr>
        <w:t>置为</w:t>
      </w:r>
      <w:r>
        <w:rPr>
          <w:rFonts w:hint="eastAsia"/>
          <w:kern w:val="0"/>
          <w:szCs w:val="21"/>
          <w:highlight w:val="none"/>
          <w:lang w:val="en-US" w:eastAsia="zh-CN" w:bidi="ar"/>
          <w:rPrChange w:id="1318" w:author="lg" w:date="2026-01-14T17:24:29Z">
            <w:rPr>
              <w:rFonts w:hint="eastAsia"/>
              <w:kern w:val="0"/>
              <w:szCs w:val="20"/>
              <w:highlight w:val="none"/>
              <w:lang w:val="en-US" w:eastAsia="zh-CN" w:bidi="ar"/>
            </w:rPr>
          </w:rPrChange>
        </w:rPr>
        <w:t>(</w:t>
      </w:r>
      <w:r>
        <w:rPr>
          <w:rFonts w:hint="eastAsia" w:ascii="Times New Roman" w:hAnsi="Times New Roman" w:cs="Times New Roman"/>
          <w:kern w:val="0"/>
          <w:szCs w:val="21"/>
          <w:highlight w:val="none"/>
          <w:lang w:val="en-US" w:eastAsia="zh-CN" w:bidi="ar"/>
        </w:rPr>
        <w:t>66.56</w:t>
      </w:r>
      <w:r>
        <w:rPr>
          <w:rFonts w:hint="default" w:ascii="Times New Roman" w:hAnsi="Times New Roman" w:eastAsia="Consolas" w:cs="Times New Roman"/>
          <w:kern w:val="0"/>
          <w:szCs w:val="21"/>
          <w:highlight w:val="none"/>
          <w:lang w:bidi="ar"/>
        </w:rPr>
        <w:t>mm，-</w:t>
      </w:r>
      <w:r>
        <w:rPr>
          <w:rFonts w:hint="default" w:ascii="Times New Roman" w:hAnsi="Times New Roman" w:cs="Times New Roman"/>
          <w:kern w:val="0"/>
          <w:szCs w:val="21"/>
          <w:highlight w:val="none"/>
          <w:lang w:val="en-US" w:eastAsia="zh-CN" w:bidi="ar"/>
        </w:rPr>
        <w:t>12.</w:t>
      </w:r>
      <w:r>
        <w:rPr>
          <w:rFonts w:hint="eastAsia" w:ascii="Times New Roman" w:hAnsi="Times New Roman" w:cs="Times New Roman"/>
          <w:kern w:val="0"/>
          <w:szCs w:val="21"/>
          <w:highlight w:val="none"/>
          <w:lang w:val="en-US" w:eastAsia="zh-CN" w:bidi="ar"/>
        </w:rPr>
        <w:t>62</w:t>
      </w:r>
      <w:r>
        <w:rPr>
          <w:rFonts w:hint="default" w:ascii="Times New Roman" w:hAnsi="Times New Roman" w:eastAsia="Consolas" w:cs="Times New Roman"/>
          <w:kern w:val="0"/>
          <w:szCs w:val="21"/>
          <w:highlight w:val="none"/>
          <w:lang w:bidi="ar"/>
        </w:rPr>
        <w:t>mm</w:t>
      </w:r>
      <w:r>
        <w:rPr>
          <w:rFonts w:hint="eastAsia" w:cs="Times New Roman"/>
          <w:kern w:val="0"/>
          <w:szCs w:val="21"/>
          <w:highlight w:val="none"/>
          <w:lang w:val="en-US" w:eastAsia="zh-CN" w:bidi="ar"/>
        </w:rPr>
        <w:t>)</w:t>
      </w:r>
      <w:r>
        <w:rPr>
          <w:rFonts w:hint="default" w:ascii="Times New Roman" w:hAnsi="Times New Roman" w:eastAsia="Consolas" w:cs="Times New Roman"/>
          <w:kern w:val="0"/>
          <w:szCs w:val="21"/>
          <w:highlight w:val="none"/>
          <w:lang w:bidi="ar"/>
          <w:rPrChange w:id="1319" w:author="lg" w:date="2026-01-14T17:24:29Z">
            <w:rPr>
              <w:rFonts w:hint="default" w:ascii="Times New Roman" w:hAnsi="Times New Roman" w:eastAsia="Consolas" w:cs="Times New Roman"/>
              <w:kern w:val="0"/>
              <w:szCs w:val="20"/>
              <w:highlight w:val="none"/>
              <w:lang w:bidi="ar"/>
            </w:rPr>
          </w:rPrChange>
        </w:rPr>
        <w:t>，</w:t>
      </w:r>
      <w:r>
        <w:rPr>
          <w:rFonts w:hint="eastAsia" w:cs="Times New Roman"/>
          <w:kern w:val="0"/>
          <w:szCs w:val="21"/>
          <w:highlight w:val="none"/>
          <w:lang w:val="en-US" w:eastAsia="zh-CN" w:bidi="ar"/>
          <w:rPrChange w:id="1320" w:author="lg" w:date="2026-01-14T17:24:29Z">
            <w:rPr>
              <w:rFonts w:hint="eastAsia" w:cs="Times New Roman"/>
              <w:kern w:val="0"/>
              <w:szCs w:val="20"/>
              <w:highlight w:val="none"/>
              <w:lang w:val="en-US" w:eastAsia="zh-CN" w:bidi="ar"/>
            </w:rPr>
          </w:rPrChange>
        </w:rPr>
        <w:t>剪切总弧长为56.27mm</w:t>
      </w:r>
      <w:r>
        <w:rPr>
          <w:rFonts w:hint="eastAsia"/>
          <w:kern w:val="0"/>
          <w:szCs w:val="21"/>
          <w:highlight w:val="none"/>
          <w:lang w:eastAsia="zh-CN" w:bidi="ar"/>
          <w:rPrChange w:id="1321" w:author="lg" w:date="2026-01-14T17:24:29Z">
            <w:rPr>
              <w:rFonts w:hint="eastAsia"/>
              <w:kern w:val="0"/>
              <w:szCs w:val="20"/>
              <w:highlight w:val="none"/>
              <w:lang w:eastAsia="zh-CN" w:bidi="ar"/>
            </w:rPr>
          </w:rPrChange>
        </w:rPr>
        <w:t>，</w:t>
      </w:r>
      <w:r>
        <w:rPr>
          <w:rFonts w:hint="eastAsia"/>
          <w:kern w:val="0"/>
          <w:szCs w:val="21"/>
          <w:highlight w:val="none"/>
          <w:lang w:val="en-US" w:eastAsia="zh-CN" w:bidi="ar"/>
          <w:rPrChange w:id="1322" w:author="lg" w:date="2026-01-14T17:24:29Z">
            <w:rPr>
              <w:rFonts w:hint="eastAsia"/>
              <w:kern w:val="0"/>
              <w:szCs w:val="20"/>
              <w:highlight w:val="none"/>
              <w:lang w:val="en-US" w:eastAsia="zh-CN" w:bidi="ar"/>
            </w:rPr>
          </w:rPrChange>
        </w:rPr>
        <w:t>最大张口大小为47.66mm</w:t>
      </w:r>
      <w:r>
        <w:rPr>
          <w:rFonts w:hint="eastAsia" w:ascii="Times New Roman" w:hAnsi="Times New Roman" w:eastAsia="Consolas"/>
          <w:kern w:val="0"/>
          <w:szCs w:val="21"/>
          <w:highlight w:val="none"/>
          <w:lang w:bidi="ar"/>
          <w:rPrChange w:id="1323" w:author="lg" w:date="2026-01-14T17:24:29Z">
            <w:rPr>
              <w:rFonts w:hint="eastAsia" w:ascii="Times New Roman" w:hAnsi="Times New Roman" w:eastAsia="Consolas"/>
              <w:kern w:val="0"/>
              <w:szCs w:val="20"/>
              <w:highlight w:val="none"/>
              <w:lang w:bidi="ar"/>
            </w:rPr>
          </w:rPrChange>
        </w:rPr>
        <w:t>，作业</w:t>
      </w:r>
      <w:r>
        <w:rPr>
          <w:rFonts w:hint="eastAsia" w:eastAsia="宋体"/>
          <w:kern w:val="0"/>
          <w:szCs w:val="21"/>
          <w:highlight w:val="none"/>
          <w:lang w:val="en-US" w:eastAsia="zh-CN" w:bidi="ar"/>
          <w:rPrChange w:id="1324" w:author="lg" w:date="2026-01-14T17:24:29Z">
            <w:rPr>
              <w:rFonts w:hint="eastAsia" w:eastAsia="宋体"/>
              <w:kern w:val="0"/>
              <w:szCs w:val="20"/>
              <w:highlight w:val="none"/>
              <w:lang w:val="en-US" w:eastAsia="zh-CN" w:bidi="ar"/>
            </w:rPr>
          </w:rPrChange>
        </w:rPr>
        <w:t>覆盖</w:t>
      </w:r>
      <w:r>
        <w:rPr>
          <w:rFonts w:hint="eastAsia" w:ascii="Times New Roman" w:hAnsi="Times New Roman" w:eastAsia="Consolas"/>
          <w:kern w:val="0"/>
          <w:szCs w:val="21"/>
          <w:highlight w:val="none"/>
          <w:lang w:bidi="ar"/>
          <w:rPrChange w:id="1325" w:author="lg" w:date="2026-01-14T17:24:29Z">
            <w:rPr>
              <w:rFonts w:hint="eastAsia" w:ascii="Times New Roman" w:hAnsi="Times New Roman" w:eastAsia="Consolas"/>
              <w:kern w:val="0"/>
              <w:szCs w:val="20"/>
              <w:highlight w:val="none"/>
              <w:lang w:bidi="ar"/>
            </w:rPr>
          </w:rPrChange>
        </w:rPr>
        <w:t>范围</w:t>
      </w:r>
      <w:r>
        <w:rPr>
          <w:rFonts w:hint="eastAsia" w:eastAsia="宋体"/>
          <w:kern w:val="0"/>
          <w:szCs w:val="21"/>
          <w:highlight w:val="none"/>
          <w:lang w:val="en-US" w:eastAsia="zh-CN" w:bidi="ar"/>
          <w:rPrChange w:id="1326" w:author="lg" w:date="2026-01-14T17:24:29Z">
            <w:rPr>
              <w:rFonts w:hint="eastAsia" w:eastAsia="宋体"/>
              <w:kern w:val="0"/>
              <w:szCs w:val="20"/>
              <w:highlight w:val="none"/>
              <w:lang w:val="en-US" w:eastAsia="zh-CN" w:bidi="ar"/>
            </w:rPr>
          </w:rPrChange>
        </w:rPr>
        <w:t>满足田间实际需求</w:t>
      </w:r>
      <w:r>
        <w:rPr>
          <w:rFonts w:hint="eastAsia"/>
          <w:kern w:val="0"/>
          <w:szCs w:val="21"/>
          <w:highlight w:val="none"/>
          <w:lang w:eastAsia="zh-CN" w:bidi="ar"/>
          <w:rPrChange w:id="1327" w:author="lg" w:date="2026-01-14T17:24:29Z">
            <w:rPr>
              <w:rFonts w:hint="eastAsia"/>
              <w:kern w:val="0"/>
              <w:szCs w:val="20"/>
              <w:highlight w:val="none"/>
              <w:lang w:eastAsia="zh-CN" w:bidi="ar"/>
            </w:rPr>
          </w:rPrChange>
        </w:rPr>
        <w:t>。</w:t>
      </w:r>
      <w:r>
        <w:rPr>
          <w:rFonts w:ascii="Times New Roman" w:hAnsi="Times New Roman" w:eastAsia="Consolas"/>
          <w:kern w:val="0"/>
          <w:szCs w:val="21"/>
          <w:highlight w:val="none"/>
          <w:lang w:bidi="ar"/>
          <w:rPrChange w:id="1328" w:author="lg" w:date="2026-01-14T17:24:29Z">
            <w:rPr>
              <w:rFonts w:ascii="Times New Roman" w:hAnsi="Times New Roman" w:eastAsia="Consolas"/>
              <w:kern w:val="0"/>
              <w:szCs w:val="20"/>
              <w:highlight w:val="none"/>
              <w:lang w:bidi="ar"/>
            </w:rPr>
          </w:rPrChange>
        </w:rPr>
        <w:t>夹剪点</w:t>
      </w:r>
      <w:r>
        <w:rPr>
          <w:rFonts w:ascii="Times New Roman" w:hAnsi="Times New Roman" w:eastAsia="Consolas"/>
          <w:i/>
          <w:iCs/>
          <w:kern w:val="0"/>
          <w:sz w:val="21"/>
          <w:szCs w:val="21"/>
          <w:highlight w:val="none"/>
          <w:lang w:bidi="ar"/>
          <w:rPrChange w:id="1329" w:author="lg" w:date="2026-01-14T17:24:29Z">
            <w:rPr>
              <w:rFonts w:ascii="Times New Roman" w:hAnsi="Times New Roman" w:eastAsia="Consolas"/>
              <w:i/>
              <w:iCs/>
              <w:kern w:val="0"/>
              <w:sz w:val="20"/>
              <w:szCs w:val="20"/>
              <w:highlight w:val="none"/>
              <w:lang w:bidi="ar"/>
            </w:rPr>
          </w:rPrChange>
        </w:rPr>
        <w:t>E</w:t>
      </w:r>
      <w:r>
        <w:rPr>
          <w:rFonts w:hint="eastAsia" w:ascii="Times New Roman" w:hAnsi="Times New Roman" w:eastAsia="Consolas"/>
          <w:kern w:val="0"/>
          <w:szCs w:val="21"/>
          <w:highlight w:val="none"/>
          <w:lang w:bidi="ar"/>
          <w:rPrChange w:id="1330" w:author="lg" w:date="2026-01-14T17:24:29Z">
            <w:rPr>
              <w:rFonts w:hint="eastAsia" w:ascii="Times New Roman" w:hAnsi="Times New Roman" w:eastAsia="Consolas"/>
              <w:kern w:val="0"/>
              <w:szCs w:val="20"/>
              <w:highlight w:val="none"/>
              <w:lang w:bidi="ar"/>
            </w:rPr>
          </w:rPrChange>
        </w:rPr>
        <w:t>的速度变化范围为</w:t>
      </w:r>
      <w:r>
        <w:rPr>
          <w:rFonts w:hint="eastAsia"/>
          <w:kern w:val="0"/>
          <w:sz w:val="21"/>
          <w:szCs w:val="21"/>
          <w:highlight w:val="none"/>
          <w:lang w:val="en-US" w:eastAsia="zh-CN" w:bidi="ar"/>
          <w:rPrChange w:id="1331" w:author="lg" w:date="2026-01-14T17:24:29Z">
            <w:rPr>
              <w:rFonts w:hint="eastAsia"/>
              <w:kern w:val="0"/>
              <w:sz w:val="20"/>
              <w:szCs w:val="20"/>
              <w:highlight w:val="none"/>
              <w:lang w:val="en-US" w:eastAsia="zh-CN" w:bidi="ar"/>
            </w:rPr>
          </w:rPrChange>
        </w:rPr>
        <w:t>76.42</w:t>
      </w:r>
      <w:r>
        <w:rPr>
          <w:rFonts w:hint="eastAsia" w:ascii="Times New Roman" w:hAnsi="Times New Roman" w:eastAsia="Consolas"/>
          <w:kern w:val="0"/>
          <w:szCs w:val="21"/>
          <w:highlight w:val="none"/>
          <w:lang w:bidi="ar"/>
        </w:rPr>
        <w:t>~</w:t>
      </w:r>
      <w:r>
        <w:rPr>
          <w:rFonts w:hint="eastAsia"/>
          <w:kern w:val="0"/>
          <w:szCs w:val="21"/>
          <w:highlight w:val="none"/>
          <w:lang w:val="en-US" w:eastAsia="zh-CN" w:bidi="ar"/>
        </w:rPr>
        <w:t>2085.45</w:t>
      </w:r>
      <w:r>
        <w:rPr>
          <w:rFonts w:hint="eastAsia" w:ascii="Times New Roman" w:hAnsi="Times New Roman" w:eastAsia="Consolas"/>
          <w:kern w:val="0"/>
          <w:szCs w:val="21"/>
          <w:highlight w:val="none"/>
          <w:lang w:bidi="ar"/>
        </w:rPr>
        <w:t>mm/s</w:t>
      </w:r>
      <w:r>
        <w:rPr>
          <w:rFonts w:hint="eastAsia" w:ascii="Times New Roman" w:hAnsi="Times New Roman" w:eastAsia="Consolas"/>
          <w:kern w:val="0"/>
          <w:szCs w:val="21"/>
          <w:highlight w:val="none"/>
          <w:lang w:bidi="ar"/>
          <w:rPrChange w:id="1332" w:author="lg" w:date="2026-01-14T17:24:29Z">
            <w:rPr>
              <w:rFonts w:hint="eastAsia" w:ascii="Times New Roman" w:hAnsi="Times New Roman" w:eastAsia="Consolas"/>
              <w:kern w:val="0"/>
              <w:szCs w:val="20"/>
              <w:highlight w:val="none"/>
              <w:lang w:bidi="ar"/>
            </w:rPr>
          </w:rPrChange>
        </w:rPr>
        <w:t>，离转动中心</w:t>
      </w:r>
      <w:r>
        <w:rPr>
          <w:rFonts w:ascii="Times New Roman" w:hAnsi="Times New Roman" w:eastAsia="Consolas"/>
          <w:i/>
          <w:iCs/>
          <w:kern w:val="0"/>
          <w:sz w:val="21"/>
          <w:szCs w:val="21"/>
          <w:highlight w:val="none"/>
          <w:lang w:bidi="ar"/>
          <w:rPrChange w:id="1333" w:author="lg" w:date="2026-01-14T17:24:29Z">
            <w:rPr>
              <w:rFonts w:ascii="Times New Roman" w:hAnsi="Times New Roman" w:eastAsia="Consolas"/>
              <w:i/>
              <w:iCs/>
              <w:kern w:val="0"/>
              <w:sz w:val="20"/>
              <w:szCs w:val="20"/>
              <w:highlight w:val="none"/>
              <w:lang w:bidi="ar"/>
            </w:rPr>
          </w:rPrChange>
        </w:rPr>
        <w:t>O</w:t>
      </w:r>
      <w:r>
        <w:rPr>
          <w:rFonts w:hint="eastAsia" w:ascii="Times New Roman" w:hAnsi="Times New Roman" w:eastAsia="Consolas"/>
          <w:kern w:val="0"/>
          <w:szCs w:val="21"/>
          <w:highlight w:val="none"/>
          <w:lang w:bidi="ar"/>
          <w:rPrChange w:id="1334" w:author="lg" w:date="2026-01-14T17:24:29Z">
            <w:rPr>
              <w:rFonts w:hint="eastAsia" w:ascii="Times New Roman" w:hAnsi="Times New Roman" w:eastAsia="Consolas"/>
              <w:kern w:val="0"/>
              <w:szCs w:val="20"/>
              <w:highlight w:val="none"/>
              <w:lang w:bidi="ar"/>
            </w:rPr>
          </w:rPrChange>
        </w:rPr>
        <w:t>越近，速度越小，反之越大</w:t>
      </w:r>
      <w:r>
        <w:rPr>
          <w:rFonts w:hint="eastAsia"/>
          <w:kern w:val="0"/>
          <w:szCs w:val="21"/>
          <w:highlight w:val="none"/>
          <w:lang w:eastAsia="zh-CN" w:bidi="ar"/>
          <w:rPrChange w:id="1335" w:author="lg" w:date="2026-01-14T17:24:29Z">
            <w:rPr>
              <w:rFonts w:hint="eastAsia"/>
              <w:kern w:val="0"/>
              <w:szCs w:val="20"/>
              <w:highlight w:val="none"/>
              <w:lang w:eastAsia="zh-CN" w:bidi="ar"/>
            </w:rPr>
          </w:rPrChange>
        </w:rPr>
        <w:t>，</w:t>
      </w:r>
      <w:r>
        <w:rPr>
          <w:rFonts w:hint="eastAsia" w:eastAsia="宋体"/>
          <w:kern w:val="0"/>
          <w:szCs w:val="21"/>
          <w:highlight w:val="none"/>
          <w:lang w:val="en-US" w:eastAsia="zh-CN" w:bidi="ar"/>
          <w:rPrChange w:id="1336" w:author="lg" w:date="2026-01-14T17:24:29Z">
            <w:rPr>
              <w:rFonts w:hint="eastAsia" w:eastAsia="宋体"/>
              <w:kern w:val="0"/>
              <w:szCs w:val="20"/>
              <w:highlight w:val="none"/>
              <w:lang w:val="en-US" w:eastAsia="zh-CN" w:bidi="ar"/>
            </w:rPr>
          </w:rPrChange>
        </w:rPr>
        <w:t>整体运动效率较高</w:t>
      </w:r>
      <w:r>
        <w:rPr>
          <w:rFonts w:hint="eastAsia"/>
          <w:kern w:val="0"/>
          <w:szCs w:val="21"/>
          <w:highlight w:val="none"/>
          <w:lang w:eastAsia="zh-CN" w:bidi="ar"/>
          <w:rPrChange w:id="1337" w:author="lg" w:date="2026-01-14T17:24:29Z">
            <w:rPr>
              <w:rFonts w:hint="eastAsia"/>
              <w:kern w:val="0"/>
              <w:szCs w:val="20"/>
              <w:highlight w:val="none"/>
              <w:lang w:eastAsia="zh-CN" w:bidi="ar"/>
            </w:rPr>
          </w:rPrChange>
        </w:rPr>
        <w:t>。</w:t>
      </w:r>
      <w:r>
        <w:rPr>
          <w:rFonts w:ascii="Times New Roman" w:hAnsi="Times New Roman" w:eastAsia="Consolas"/>
          <w:kern w:val="0"/>
          <w:szCs w:val="21"/>
          <w:highlight w:val="none"/>
          <w:lang w:bidi="ar"/>
          <w:rPrChange w:id="1338" w:author="lg" w:date="2026-01-14T17:24:29Z">
            <w:rPr>
              <w:rFonts w:ascii="Times New Roman" w:hAnsi="Times New Roman" w:eastAsia="Consolas"/>
              <w:kern w:val="0"/>
              <w:szCs w:val="20"/>
              <w:highlight w:val="none"/>
              <w:lang w:bidi="ar"/>
            </w:rPr>
          </w:rPrChange>
        </w:rPr>
        <w:t>夹剪点</w:t>
      </w:r>
      <w:r>
        <w:rPr>
          <w:rFonts w:hint="eastAsia" w:ascii="Times New Roman" w:hAnsi="Times New Roman" w:eastAsia="Consolas"/>
          <w:i/>
          <w:iCs/>
          <w:kern w:val="0"/>
          <w:sz w:val="21"/>
          <w:szCs w:val="21"/>
          <w:highlight w:val="none"/>
          <w:lang w:bidi="ar"/>
          <w:rPrChange w:id="1339" w:author="lg" w:date="2026-01-14T17:24:29Z">
            <w:rPr>
              <w:rFonts w:hint="eastAsia" w:ascii="Times New Roman" w:hAnsi="Times New Roman" w:eastAsia="Consolas"/>
              <w:i/>
              <w:iCs/>
              <w:kern w:val="0"/>
              <w:sz w:val="20"/>
              <w:szCs w:val="20"/>
              <w:highlight w:val="none"/>
              <w:lang w:bidi="ar"/>
            </w:rPr>
          </w:rPrChange>
        </w:rPr>
        <w:t>E</w:t>
      </w:r>
      <w:r>
        <w:rPr>
          <w:rFonts w:hint="eastAsia" w:ascii="Times New Roman" w:hAnsi="Times New Roman" w:eastAsia="Consolas"/>
          <w:kern w:val="0"/>
          <w:szCs w:val="21"/>
          <w:highlight w:val="none"/>
          <w:lang w:bidi="ar"/>
          <w:rPrChange w:id="1340" w:author="lg" w:date="2026-01-14T17:24:29Z">
            <w:rPr>
              <w:rFonts w:hint="eastAsia" w:ascii="Times New Roman" w:hAnsi="Times New Roman" w:eastAsia="Consolas"/>
              <w:kern w:val="0"/>
              <w:szCs w:val="20"/>
              <w:highlight w:val="none"/>
              <w:lang w:bidi="ar"/>
            </w:rPr>
          </w:rPrChange>
        </w:rPr>
        <w:t>的加速度变化范围为</w:t>
      </w:r>
      <w:r>
        <w:rPr>
          <w:rFonts w:hint="eastAsia"/>
          <w:kern w:val="0"/>
          <w:szCs w:val="21"/>
          <w:highlight w:val="none"/>
          <w:lang w:val="en-US" w:eastAsia="zh-CN" w:bidi="ar"/>
          <w:rPrChange w:id="1341" w:author="lg" w:date="2026-01-14T17:24:29Z">
            <w:rPr>
              <w:rFonts w:hint="eastAsia"/>
              <w:kern w:val="0"/>
              <w:szCs w:val="20"/>
              <w:highlight w:val="none"/>
              <w:lang w:val="en-US" w:eastAsia="zh-CN" w:bidi="ar"/>
            </w:rPr>
          </w:rPrChange>
        </w:rPr>
        <w:t>659.38</w:t>
      </w:r>
      <w:r>
        <w:rPr>
          <w:rFonts w:hint="eastAsia" w:ascii="Times New Roman" w:hAnsi="Times New Roman" w:eastAsia="Consolas"/>
          <w:kern w:val="0"/>
          <w:sz w:val="21"/>
          <w:szCs w:val="21"/>
          <w:highlight w:val="none"/>
          <w:lang w:bidi="ar"/>
          <w:rPrChange w:id="1342" w:author="lg" w:date="2026-01-14T17:24:29Z">
            <w:rPr>
              <w:rFonts w:hint="eastAsia" w:ascii="Times New Roman" w:hAnsi="Times New Roman" w:eastAsia="Consolas"/>
              <w:kern w:val="0"/>
              <w:sz w:val="20"/>
              <w:szCs w:val="20"/>
              <w:highlight w:val="none"/>
              <w:lang w:bidi="ar"/>
            </w:rPr>
          </w:rPrChange>
        </w:rPr>
        <w:t>~</w:t>
      </w:r>
      <w:r>
        <w:rPr>
          <w:rFonts w:hint="eastAsia"/>
          <w:kern w:val="0"/>
          <w:szCs w:val="21"/>
          <w:highlight w:val="none"/>
          <w:lang w:val="en-US" w:eastAsia="zh-CN" w:bidi="ar"/>
          <w:rPrChange w:id="1343" w:author="lg" w:date="2026-01-14T17:24:29Z">
            <w:rPr>
              <w:rFonts w:hint="eastAsia"/>
              <w:kern w:val="0"/>
              <w:szCs w:val="20"/>
              <w:highlight w:val="none"/>
              <w:lang w:val="en-US" w:eastAsia="zh-CN" w:bidi="ar"/>
            </w:rPr>
          </w:rPrChange>
        </w:rPr>
        <w:t>46017.21</w:t>
      </w:r>
      <w:r>
        <w:rPr>
          <w:rFonts w:hint="eastAsia" w:ascii="Times New Roman" w:hAnsi="Times New Roman" w:eastAsia="Consolas"/>
          <w:kern w:val="0"/>
          <w:sz w:val="21"/>
          <w:szCs w:val="21"/>
          <w:highlight w:val="none"/>
          <w:lang w:bidi="ar"/>
          <w:rPrChange w:id="1344" w:author="lg" w:date="2026-01-14T17:24:29Z">
            <w:rPr>
              <w:rFonts w:hint="eastAsia" w:ascii="Times New Roman" w:hAnsi="Times New Roman" w:eastAsia="Consolas"/>
              <w:kern w:val="0"/>
              <w:sz w:val="20"/>
              <w:szCs w:val="20"/>
              <w:highlight w:val="none"/>
              <w:lang w:bidi="ar"/>
            </w:rPr>
          </w:rPrChange>
        </w:rPr>
        <w:t>mm/s</w:t>
      </w:r>
      <w:r>
        <w:rPr>
          <w:rFonts w:hint="eastAsia" w:ascii="Times New Roman" w:hAnsi="Times New Roman" w:eastAsia="Consolas"/>
          <w:kern w:val="0"/>
          <w:sz w:val="21"/>
          <w:szCs w:val="21"/>
          <w:highlight w:val="none"/>
          <w:vertAlign w:val="superscript"/>
          <w:lang w:bidi="ar"/>
          <w:rPrChange w:id="1345" w:author="lg" w:date="2026-01-14T17:24:29Z">
            <w:rPr>
              <w:rFonts w:hint="eastAsia" w:ascii="Times New Roman" w:hAnsi="Times New Roman" w:eastAsia="Consolas"/>
              <w:kern w:val="0"/>
              <w:sz w:val="20"/>
              <w:szCs w:val="20"/>
              <w:highlight w:val="none"/>
              <w:vertAlign w:val="superscript"/>
              <w:lang w:bidi="ar"/>
            </w:rPr>
          </w:rPrChange>
        </w:rPr>
        <w:t>2</w:t>
      </w:r>
      <w:r>
        <w:rPr>
          <w:rFonts w:hint="eastAsia" w:ascii="Times New Roman" w:hAnsi="Times New Roman" w:eastAsia="Consolas"/>
          <w:kern w:val="0"/>
          <w:szCs w:val="21"/>
          <w:highlight w:val="none"/>
          <w:lang w:bidi="ar"/>
          <w:rPrChange w:id="1346" w:author="lg" w:date="2026-01-14T17:24:29Z">
            <w:rPr>
              <w:rFonts w:hint="eastAsia" w:ascii="Times New Roman" w:hAnsi="Times New Roman" w:eastAsia="Consolas"/>
              <w:kern w:val="0"/>
              <w:szCs w:val="20"/>
              <w:highlight w:val="none"/>
              <w:lang w:bidi="ar"/>
            </w:rPr>
          </w:rPrChange>
        </w:rPr>
        <w:t>，</w:t>
      </w:r>
      <w:bookmarkStart w:id="41" w:name="OLE_LINK56"/>
      <w:r>
        <w:rPr>
          <w:rFonts w:hint="eastAsia" w:ascii="Times New Roman" w:hAnsi="Times New Roman" w:eastAsia="Consolas"/>
          <w:kern w:val="0"/>
          <w:szCs w:val="21"/>
          <w:highlight w:val="none"/>
          <w:lang w:bidi="ar"/>
          <w:rPrChange w:id="1347" w:author="lg" w:date="2026-01-14T17:24:29Z">
            <w:rPr>
              <w:rFonts w:hint="eastAsia" w:ascii="Times New Roman" w:hAnsi="Times New Roman" w:eastAsia="Consolas"/>
              <w:kern w:val="0"/>
              <w:szCs w:val="20"/>
              <w:highlight w:val="none"/>
              <w:lang w:bidi="ar"/>
            </w:rPr>
          </w:rPrChange>
        </w:rPr>
        <w:t>离转动中心</w:t>
      </w:r>
      <w:r>
        <w:rPr>
          <w:rFonts w:hint="eastAsia" w:ascii="Times New Roman" w:hAnsi="Times New Roman" w:eastAsia="Consolas"/>
          <w:i/>
          <w:iCs/>
          <w:kern w:val="0"/>
          <w:sz w:val="21"/>
          <w:szCs w:val="21"/>
          <w:highlight w:val="none"/>
          <w:lang w:bidi="ar"/>
          <w:rPrChange w:id="1348" w:author="lg" w:date="2026-01-14T17:24:29Z">
            <w:rPr>
              <w:rFonts w:hint="eastAsia" w:ascii="Times New Roman" w:hAnsi="Times New Roman" w:eastAsia="Consolas"/>
              <w:i/>
              <w:iCs/>
              <w:kern w:val="0"/>
              <w:sz w:val="20"/>
              <w:szCs w:val="20"/>
              <w:highlight w:val="none"/>
              <w:lang w:bidi="ar"/>
            </w:rPr>
          </w:rPrChange>
        </w:rPr>
        <w:t>O</w:t>
      </w:r>
      <w:r>
        <w:rPr>
          <w:rFonts w:hint="eastAsia" w:ascii="Times New Roman" w:hAnsi="Times New Roman" w:eastAsia="Consolas"/>
          <w:kern w:val="0"/>
          <w:szCs w:val="21"/>
          <w:highlight w:val="none"/>
          <w:lang w:bidi="ar"/>
          <w:rPrChange w:id="1349" w:author="lg" w:date="2026-01-14T17:24:29Z">
            <w:rPr>
              <w:rFonts w:hint="eastAsia" w:ascii="Times New Roman" w:hAnsi="Times New Roman" w:eastAsia="Consolas"/>
              <w:kern w:val="0"/>
              <w:szCs w:val="20"/>
              <w:highlight w:val="none"/>
              <w:lang w:bidi="ar"/>
            </w:rPr>
          </w:rPrChange>
        </w:rPr>
        <w:t>越近</w:t>
      </w:r>
      <w:r>
        <w:rPr>
          <w:rFonts w:hint="eastAsia"/>
          <w:kern w:val="0"/>
          <w:szCs w:val="21"/>
          <w:highlight w:val="none"/>
          <w:lang w:val="en-US" w:eastAsia="zh-CN" w:bidi="ar"/>
          <w:rPrChange w:id="1350" w:author="lg" w:date="2026-01-14T17:24:29Z">
            <w:rPr>
              <w:rFonts w:hint="eastAsia"/>
              <w:kern w:val="0"/>
              <w:szCs w:val="20"/>
              <w:highlight w:val="none"/>
              <w:lang w:val="en-US" w:eastAsia="zh-CN" w:bidi="ar"/>
            </w:rPr>
          </w:rPrChange>
        </w:rPr>
        <w:t>加速度</w:t>
      </w:r>
      <w:r>
        <w:rPr>
          <w:rFonts w:hint="eastAsia" w:ascii="Times New Roman" w:hAnsi="Times New Roman"/>
          <w:kern w:val="0"/>
          <w:szCs w:val="21"/>
          <w:highlight w:val="none"/>
          <w:lang w:val="en-US" w:eastAsia="zh-CN" w:bidi="ar"/>
          <w:rPrChange w:id="1351" w:author="lg" w:date="2026-01-14T17:24:29Z">
            <w:rPr>
              <w:rFonts w:hint="eastAsia" w:ascii="Times New Roman" w:hAnsi="Times New Roman"/>
              <w:kern w:val="0"/>
              <w:szCs w:val="20"/>
              <w:highlight w:val="none"/>
              <w:lang w:val="en-US" w:eastAsia="zh-CN" w:bidi="ar"/>
            </w:rPr>
          </w:rPrChange>
        </w:rPr>
        <w:t>越</w:t>
      </w:r>
      <w:r>
        <w:rPr>
          <w:rFonts w:hint="eastAsia"/>
          <w:kern w:val="0"/>
          <w:szCs w:val="21"/>
          <w:highlight w:val="none"/>
          <w:lang w:val="en-US" w:eastAsia="zh-CN" w:bidi="ar"/>
          <w:rPrChange w:id="1352" w:author="lg" w:date="2026-01-14T17:24:29Z">
            <w:rPr>
              <w:rFonts w:hint="eastAsia"/>
              <w:kern w:val="0"/>
              <w:szCs w:val="20"/>
              <w:highlight w:val="none"/>
              <w:lang w:val="en-US" w:eastAsia="zh-CN" w:bidi="ar"/>
            </w:rPr>
          </w:rPrChange>
        </w:rPr>
        <w:t>小</w:t>
      </w:r>
      <w:r>
        <w:rPr>
          <w:rFonts w:hint="eastAsia" w:ascii="Times New Roman" w:hAnsi="Times New Roman"/>
          <w:kern w:val="0"/>
          <w:szCs w:val="21"/>
          <w:highlight w:val="none"/>
          <w:lang w:val="en-US" w:eastAsia="zh-CN" w:bidi="ar"/>
          <w:rPrChange w:id="1353" w:author="lg" w:date="2026-01-14T17:24:29Z">
            <w:rPr>
              <w:rFonts w:hint="eastAsia" w:ascii="Times New Roman" w:hAnsi="Times New Roman"/>
              <w:kern w:val="0"/>
              <w:szCs w:val="20"/>
              <w:highlight w:val="none"/>
              <w:lang w:val="en-US" w:eastAsia="zh-CN" w:bidi="ar"/>
            </w:rPr>
          </w:rPrChange>
        </w:rPr>
        <w:t>，反之越</w:t>
      </w:r>
      <w:r>
        <w:rPr>
          <w:rFonts w:hint="eastAsia"/>
          <w:kern w:val="0"/>
          <w:szCs w:val="21"/>
          <w:highlight w:val="none"/>
          <w:lang w:val="en-US" w:eastAsia="zh-CN" w:bidi="ar"/>
          <w:rPrChange w:id="1354" w:author="lg" w:date="2026-01-14T17:24:29Z">
            <w:rPr>
              <w:rFonts w:hint="eastAsia"/>
              <w:kern w:val="0"/>
              <w:szCs w:val="20"/>
              <w:highlight w:val="none"/>
              <w:lang w:val="en-US" w:eastAsia="zh-CN" w:bidi="ar"/>
            </w:rPr>
          </w:rPrChange>
        </w:rPr>
        <w:t>大</w:t>
      </w:r>
      <w:r>
        <w:rPr>
          <w:rFonts w:hint="eastAsia" w:ascii="Times New Roman" w:hAnsi="Times New Roman" w:eastAsia="Consolas"/>
          <w:kern w:val="0"/>
          <w:szCs w:val="21"/>
          <w:highlight w:val="none"/>
          <w:lang w:bidi="ar"/>
          <w:rPrChange w:id="1355" w:author="lg" w:date="2026-01-14T17:24:29Z">
            <w:rPr>
              <w:rFonts w:hint="eastAsia" w:ascii="Times New Roman" w:hAnsi="Times New Roman" w:eastAsia="Consolas"/>
              <w:kern w:val="0"/>
              <w:szCs w:val="20"/>
              <w:highlight w:val="none"/>
              <w:lang w:bidi="ar"/>
            </w:rPr>
          </w:rPrChange>
        </w:rPr>
        <w:t>。</w:t>
      </w:r>
      <w:bookmarkEnd w:id="41"/>
    </w:p>
    <w:p w14:paraId="05C348F4">
      <w:pPr>
        <w:keepNext w:val="0"/>
        <w:keepLines w:val="0"/>
        <w:pageBreakBefore w:val="0"/>
        <w:widowControl/>
        <w:kinsoku/>
        <w:wordWrap w:val="0"/>
        <w:overflowPunct/>
        <w:topLinePunct w:val="0"/>
        <w:autoSpaceDE/>
        <w:autoSpaceDN/>
        <w:bidi w:val="0"/>
        <w:adjustRightInd/>
        <w:snapToGrid/>
        <w:ind w:left="0" w:leftChars="0" w:firstLine="0" w:firstLineChars="0"/>
        <w:jc w:val="both"/>
        <w:textAlignment w:val="auto"/>
        <w:rPr>
          <w:del w:id="1356" w:author="lg" w:date="2026-01-14T15:36:21Z"/>
          <w:rFonts w:hint="eastAsia" w:ascii="Times New Roman" w:hAnsi="Times New Roman" w:eastAsia="Consolas"/>
          <w:kern w:val="0"/>
          <w:szCs w:val="21"/>
          <w:highlight w:val="none"/>
          <w:lang w:bidi="ar"/>
          <w:rPrChange w:id="1357" w:author="lg" w:date="2026-01-14T17:24:29Z">
            <w:rPr>
              <w:del w:id="1358" w:author="lg" w:date="2026-01-14T15:36:21Z"/>
              <w:rFonts w:hint="eastAsia" w:ascii="Times New Roman" w:hAnsi="Times New Roman" w:eastAsia="Consolas"/>
              <w:kern w:val="0"/>
              <w:szCs w:val="20"/>
              <w:highlight w:val="none"/>
              <w:lang w:bidi="ar"/>
            </w:rPr>
          </w:rPrChange>
        </w:rPr>
      </w:pPr>
    </w:p>
    <w:p w14:paraId="52DBA937">
      <w:pPr>
        <w:keepNext w:val="0"/>
        <w:keepLines w:val="0"/>
        <w:pageBreakBefore w:val="0"/>
        <w:widowControl/>
        <w:kinsoku/>
        <w:wordWrap w:val="0"/>
        <w:overflowPunct/>
        <w:topLinePunct w:val="0"/>
        <w:autoSpaceDE/>
        <w:autoSpaceDN/>
        <w:bidi w:val="0"/>
        <w:adjustRightInd/>
        <w:snapToGrid/>
        <w:ind w:left="0" w:leftChars="0" w:firstLine="0" w:firstLineChars="0"/>
        <w:jc w:val="both"/>
        <w:textAlignment w:val="auto"/>
        <w:rPr>
          <w:rFonts w:hint="eastAsia" w:ascii="Times New Roman" w:hAnsi="Times New Roman" w:eastAsia="Consolas"/>
          <w:kern w:val="0"/>
          <w:szCs w:val="21"/>
          <w:highlight w:val="none"/>
          <w:lang w:bidi="ar"/>
          <w:rPrChange w:id="1359" w:author="lg" w:date="2026-01-14T17:24:29Z">
            <w:rPr>
              <w:rFonts w:hint="eastAsia" w:ascii="Times New Roman" w:hAnsi="Times New Roman" w:eastAsia="Consolas"/>
              <w:kern w:val="0"/>
              <w:szCs w:val="20"/>
              <w:highlight w:val="none"/>
              <w:lang w:bidi="ar"/>
            </w:rPr>
          </w:rPrChange>
        </w:rPr>
      </w:pPr>
    </w:p>
    <w:p w14:paraId="5400AFFB">
      <w:pPr>
        <w:bidi w:val="0"/>
        <w:jc w:val="center"/>
        <w:rPr>
          <w:rFonts w:hint="eastAsia" w:ascii="黑体" w:hAnsi="黑体" w:eastAsia="黑体" w:cs="黑体"/>
          <w:sz w:val="21"/>
          <w:szCs w:val="21"/>
          <w:highlight w:val="none"/>
          <w:rPrChange w:id="1360" w:author="lg" w:date="2026-01-14T17:14:13Z">
            <w:rPr>
              <w:rFonts w:hint="eastAsia" w:ascii="黑体" w:hAnsi="黑体" w:eastAsia="黑体" w:cs="黑体"/>
              <w:sz w:val="18"/>
              <w:szCs w:val="18"/>
              <w:highlight w:val="none"/>
            </w:rPr>
          </w:rPrChange>
        </w:rPr>
      </w:pPr>
      <w:r>
        <w:rPr>
          <w:rFonts w:hint="eastAsia" w:ascii="黑体" w:hAnsi="黑体" w:eastAsia="黑体" w:cs="黑体"/>
          <w:sz w:val="21"/>
          <w:szCs w:val="21"/>
          <w:highlight w:val="none"/>
          <w:rPrChange w:id="1361" w:author="lg" w:date="2026-01-14T17:14:13Z">
            <w:rPr>
              <w:rFonts w:hint="eastAsia" w:ascii="黑体" w:hAnsi="黑体" w:eastAsia="黑体" w:cs="黑体"/>
              <w:sz w:val="18"/>
              <w:szCs w:val="18"/>
              <w:highlight w:val="none"/>
            </w:rPr>
          </w:rPrChange>
        </w:rPr>
        <w:t>表2 各常量数值表</w:t>
      </w:r>
    </w:p>
    <w:p w14:paraId="5B2CA1E1">
      <w:pPr>
        <w:bidi w:val="0"/>
        <w:jc w:val="center"/>
        <w:rPr>
          <w:rFonts w:hint="default" w:ascii="Times New Roman" w:hAnsi="Times New Roman" w:eastAsia="黑体" w:cs="Times New Roman"/>
          <w:b/>
          <w:bCs/>
          <w:sz w:val="21"/>
          <w:szCs w:val="21"/>
          <w:highlight w:val="none"/>
          <w:rPrChange w:id="1362" w:author="lg" w:date="2026-01-14T17:14:13Z">
            <w:rPr>
              <w:rFonts w:hint="default" w:ascii="Times New Roman" w:hAnsi="Times New Roman" w:eastAsia="黑体" w:cs="Times New Roman"/>
              <w:b/>
              <w:bCs/>
              <w:sz w:val="18"/>
              <w:szCs w:val="18"/>
              <w:highlight w:val="none"/>
            </w:rPr>
          </w:rPrChange>
        </w:rPr>
      </w:pPr>
      <w:r>
        <w:rPr>
          <w:rFonts w:hint="default" w:ascii="Times New Roman" w:hAnsi="Times New Roman" w:eastAsia="黑体" w:cs="Times New Roman"/>
          <w:b/>
          <w:bCs/>
          <w:sz w:val="21"/>
          <w:szCs w:val="21"/>
          <w:highlight w:val="none"/>
          <w:rPrChange w:id="1363" w:author="lg" w:date="2026-01-14T17:14:13Z">
            <w:rPr>
              <w:rFonts w:hint="default" w:ascii="Times New Roman" w:hAnsi="Times New Roman" w:eastAsia="黑体" w:cs="Times New Roman"/>
              <w:b/>
              <w:bCs/>
              <w:sz w:val="18"/>
              <w:szCs w:val="18"/>
              <w:highlight w:val="none"/>
            </w:rPr>
          </w:rPrChange>
        </w:rPr>
        <w:t>Table 2 Tables of constant values</w:t>
      </w:r>
    </w:p>
    <w:tbl>
      <w:tblPr>
        <w:tblStyle w:val="15"/>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7"/>
        <w:gridCol w:w="1192"/>
      </w:tblGrid>
      <w:tr w14:paraId="2BDDA5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bottom w:val="single" w:color="auto" w:sz="4" w:space="0"/>
            </w:tcBorders>
          </w:tcPr>
          <w:p w14:paraId="76C8DFC9">
            <w:pPr>
              <w:jc w:val="center"/>
              <w:rPr>
                <w:rFonts w:ascii="Times New Roman" w:hAnsi="Times New Roman"/>
                <w:color w:val="333333"/>
                <w:kern w:val="0"/>
                <w:sz w:val="21"/>
                <w:szCs w:val="21"/>
                <w:highlight w:val="none"/>
                <w:shd w:val="clear" w:color="auto" w:fill="FFFFFF"/>
                <w:rPrChange w:id="1364" w:author="lg" w:date="2026-01-14T17:14:13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rPrChange w:id="1365" w:author="lg" w:date="2026-01-14T17:14:13Z">
                  <w:rPr>
                    <w:rFonts w:hint="eastAsia" w:ascii="Times New Roman" w:hAnsi="Times New Roman"/>
                    <w:color w:val="333333"/>
                    <w:kern w:val="0"/>
                    <w:sz w:val="18"/>
                    <w:szCs w:val="18"/>
                    <w:highlight w:val="none"/>
                    <w:shd w:val="clear" w:color="auto" w:fill="FFFFFF"/>
                  </w:rPr>
                </w:rPrChange>
              </w:rPr>
              <w:t>参数</w:t>
            </w:r>
          </w:p>
        </w:tc>
        <w:tc>
          <w:tcPr>
            <w:tcW w:w="1192" w:type="dxa"/>
            <w:tcBorders>
              <w:bottom w:val="single" w:color="auto" w:sz="4" w:space="0"/>
            </w:tcBorders>
          </w:tcPr>
          <w:p w14:paraId="26D3E040">
            <w:pPr>
              <w:jc w:val="center"/>
              <w:rPr>
                <w:rFonts w:ascii="Times New Roman" w:hAnsi="Times New Roman"/>
                <w:color w:val="333333"/>
                <w:kern w:val="0"/>
                <w:sz w:val="21"/>
                <w:szCs w:val="21"/>
                <w:highlight w:val="none"/>
                <w:shd w:val="clear" w:color="auto" w:fill="FFFFFF"/>
                <w:rPrChange w:id="1366" w:author="lg" w:date="2026-01-14T17:14:13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rPrChange w:id="1367" w:author="lg" w:date="2026-01-14T17:14:13Z">
                  <w:rPr>
                    <w:rFonts w:hint="eastAsia" w:ascii="Times New Roman" w:hAnsi="Times New Roman"/>
                    <w:color w:val="333333"/>
                    <w:kern w:val="0"/>
                    <w:sz w:val="18"/>
                    <w:szCs w:val="18"/>
                    <w:highlight w:val="none"/>
                    <w:shd w:val="clear" w:color="auto" w:fill="FFFFFF"/>
                  </w:rPr>
                </w:rPrChange>
              </w:rPr>
              <w:t>数值</w:t>
            </w:r>
          </w:p>
        </w:tc>
      </w:tr>
      <w:tr w14:paraId="1CF6F8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op w:val="single" w:color="auto" w:sz="4" w:space="0"/>
              <w:bottom w:val="nil"/>
            </w:tcBorders>
          </w:tcPr>
          <w:p w14:paraId="1EEEB39C">
            <w:pPr>
              <w:jc w:val="center"/>
              <w:rPr>
                <w:rFonts w:hint="default" w:ascii="Times New Roman" w:hAnsi="Times New Roman" w:eastAsia="微软雅黑"/>
                <w:color w:val="333333"/>
                <w:kern w:val="0"/>
                <w:sz w:val="21"/>
                <w:szCs w:val="21"/>
                <w:highlight w:val="none"/>
                <w:shd w:val="clear" w:color="auto" w:fill="FFFFFF"/>
                <w:lang w:eastAsia="zh-CN"/>
                <w:rPrChange w:id="1368" w:author="lg" w:date="2026-01-14T17:14:13Z">
                  <w:rPr>
                    <w:rFonts w:hint="default" w:ascii="Times New Roman" w:hAnsi="Times New Roman" w:eastAsia="微软雅黑"/>
                    <w:color w:val="333333"/>
                    <w:kern w:val="0"/>
                    <w:sz w:val="18"/>
                    <w:szCs w:val="18"/>
                    <w:highlight w:val="none"/>
                    <w:shd w:val="clear" w:color="auto" w:fill="FFFFFF"/>
                    <w:lang w:eastAsia="zh-CN"/>
                  </w:rPr>
                </w:rPrChange>
              </w:rPr>
            </w:pPr>
            <m:oMath>
              <m:r>
                <m:rPr/>
                <w:rPr>
                  <w:rFonts w:ascii="Cambria Math" w:hAnsi="Cambria Math"/>
                  <w:sz w:val="21"/>
                  <w:szCs w:val="21"/>
                  <w:highlight w:val="none"/>
                  <w:rPrChange w:id="1369" w:author="lg" w:date="2026-01-14T17:14:13Z">
                    <w:rPr>
                      <w:rFonts w:ascii="Cambria Math" w:hAnsi="Cambria Math"/>
                      <w:sz w:val="18"/>
                      <w:szCs w:val="18"/>
                      <w:highlight w:val="none"/>
                    </w:rPr>
                  </w:rPrChange>
                </w:rPr>
                <m:t>ω</m:t>
              </m:r>
            </m:oMath>
            <w:r>
              <w:rPr>
                <w:rFonts w:hint="eastAsia" w:ascii="Times New Roman" w:hAnsi="Times New Roman" w:eastAsia="微软雅黑"/>
                <w:sz w:val="21"/>
                <w:szCs w:val="21"/>
                <w:highlight w:val="none"/>
                <w:rPrChange w:id="1370" w:author="lg" w:date="2026-01-14T17:14:13Z">
                  <w:rPr>
                    <w:rFonts w:hint="eastAsia" w:ascii="Times New Roman" w:hAnsi="Times New Roman" w:eastAsia="微软雅黑"/>
                    <w:sz w:val="18"/>
                    <w:szCs w:val="18"/>
                    <w:highlight w:val="none"/>
                  </w:rPr>
                </w:rPrChange>
              </w:rPr>
              <w:t>/</w:t>
            </w:r>
            <w:r>
              <w:rPr>
                <w:rFonts w:hint="eastAsia" w:ascii="Times New Roman" w:hAnsi="Times New Roman" w:eastAsia="微软雅黑"/>
                <w:sz w:val="21"/>
                <w:szCs w:val="21"/>
                <w:highlight w:val="none"/>
                <w:lang w:val="en-US" w:eastAsia="zh-CN"/>
                <w:rPrChange w:id="1371" w:author="lg" w:date="2026-01-14T17:14:13Z">
                  <w:rPr>
                    <w:rFonts w:hint="eastAsia" w:ascii="Times New Roman" w:hAnsi="Times New Roman" w:eastAsia="微软雅黑"/>
                    <w:sz w:val="18"/>
                    <w:szCs w:val="18"/>
                    <w:highlight w:val="none"/>
                    <w:lang w:val="en-US" w:eastAsia="zh-CN"/>
                  </w:rPr>
                </w:rPrChange>
              </w:rPr>
              <w:t xml:space="preserve"> </w:t>
            </w:r>
            <w:r>
              <w:rPr>
                <w:rFonts w:hint="eastAsia" w:eastAsia="微软雅黑"/>
                <w:sz w:val="21"/>
                <w:szCs w:val="21"/>
                <w:highlight w:val="none"/>
                <w:lang w:val="en-US" w:eastAsia="zh-CN"/>
                <w:rPrChange w:id="1372" w:author="lg" w:date="2026-01-14T17:14:13Z">
                  <w:rPr>
                    <w:rFonts w:hint="eastAsia" w:eastAsia="微软雅黑"/>
                    <w:sz w:val="18"/>
                    <w:szCs w:val="18"/>
                    <w:highlight w:val="none"/>
                    <w:lang w:val="en-US" w:eastAsia="zh-CN"/>
                  </w:rPr>
                </w:rPrChange>
              </w:rPr>
              <w:t>rad</w:t>
            </w:r>
            <w:r>
              <w:rPr>
                <w:rFonts w:hint="default" w:ascii="Times New Roman" w:hAnsi="Times New Roman" w:cs="Times New Roman"/>
                <w:sz w:val="21"/>
                <w:szCs w:val="21"/>
                <w:highlight w:val="none"/>
                <w:lang w:val="en-US" w:eastAsia="zh-CN"/>
                <w:rPrChange w:id="1373" w:author="lg" w:date="2026-01-14T17:14:13Z">
                  <w:rPr>
                    <w:rFonts w:hint="default" w:ascii="Times New Roman" w:hAnsi="Times New Roman" w:cs="Times New Roman"/>
                    <w:sz w:val="18"/>
                    <w:szCs w:val="18"/>
                    <w:highlight w:val="none"/>
                    <w:lang w:val="en-US" w:eastAsia="zh-CN"/>
                  </w:rPr>
                </w:rPrChange>
              </w:rPr>
              <w:t>/s</w:t>
            </w:r>
          </w:p>
        </w:tc>
        <w:tc>
          <w:tcPr>
            <w:tcW w:w="1192" w:type="dxa"/>
            <w:tcBorders>
              <w:top w:val="single" w:color="auto" w:sz="4" w:space="0"/>
              <w:bottom w:val="nil"/>
            </w:tcBorders>
          </w:tcPr>
          <w:p w14:paraId="76562503">
            <w:pPr>
              <w:jc w:val="center"/>
              <w:rPr>
                <w:rFonts w:hint="default" w:ascii="Times New Roman" w:hAnsi="Times New Roman" w:eastAsia="宋体"/>
                <w:color w:val="333333"/>
                <w:kern w:val="0"/>
                <w:sz w:val="21"/>
                <w:szCs w:val="21"/>
                <w:highlight w:val="none"/>
                <w:shd w:val="clear" w:color="auto" w:fill="FFFFFF"/>
                <w:lang w:val="en-US" w:eastAsia="zh-CN"/>
                <w:rPrChange w:id="1374" w:author="lg" w:date="2026-01-14T17:14:13Z">
                  <w:rPr>
                    <w:rFonts w:hint="default" w:ascii="Times New Roman" w:hAnsi="Times New Roman" w:eastAsia="宋体"/>
                    <w:color w:val="333333"/>
                    <w:kern w:val="0"/>
                    <w:sz w:val="18"/>
                    <w:szCs w:val="18"/>
                    <w:highlight w:val="none"/>
                    <w:shd w:val="clear" w:color="auto" w:fill="FFFFFF"/>
                    <w:lang w:val="en-US" w:eastAsia="zh-CN"/>
                  </w:rPr>
                </w:rPrChange>
              </w:rPr>
            </w:pPr>
            <w:r>
              <w:rPr>
                <w:rFonts w:hint="eastAsia"/>
                <w:color w:val="333333"/>
                <w:kern w:val="0"/>
                <w:sz w:val="21"/>
                <w:szCs w:val="21"/>
                <w:highlight w:val="none"/>
                <w:shd w:val="clear" w:color="auto" w:fill="FFFFFF"/>
                <w:lang w:val="en-US" w:eastAsia="zh-CN"/>
                <w:rPrChange w:id="1375" w:author="lg" w:date="2026-01-14T17:14:13Z">
                  <w:rPr>
                    <w:rFonts w:hint="eastAsia"/>
                    <w:color w:val="333333"/>
                    <w:kern w:val="0"/>
                    <w:sz w:val="18"/>
                    <w:szCs w:val="18"/>
                    <w:highlight w:val="none"/>
                    <w:shd w:val="clear" w:color="auto" w:fill="FFFFFF"/>
                    <w:lang w:val="en-US" w:eastAsia="zh-CN"/>
                  </w:rPr>
                </w:rPrChange>
              </w:rPr>
              <w:t>-5.6100</w:t>
            </w:r>
          </w:p>
        </w:tc>
      </w:tr>
      <w:tr w14:paraId="59C8FF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Borders>
              <w:top w:val="nil"/>
            </w:tcBorders>
          </w:tcPr>
          <w:p w14:paraId="4A0A1603">
            <w:pPr>
              <w:jc w:val="center"/>
              <w:rPr>
                <w:rFonts w:ascii="Times New Roman" w:hAnsi="Times New Roman"/>
                <w:color w:val="333333"/>
                <w:kern w:val="0"/>
                <w:sz w:val="21"/>
                <w:szCs w:val="21"/>
                <w:highlight w:val="none"/>
                <w:shd w:val="clear" w:color="auto" w:fill="FFFFFF"/>
                <w:rPrChange w:id="1376" w:author="lg" w:date="2026-01-14T17:14:13Z">
                  <w:rPr>
                    <w:rFonts w:ascii="Times New Roman" w:hAnsi="Times New Roman"/>
                    <w:color w:val="333333"/>
                    <w:kern w:val="0"/>
                    <w:sz w:val="18"/>
                    <w:szCs w:val="18"/>
                    <w:highlight w:val="none"/>
                    <w:shd w:val="clear" w:color="auto" w:fill="FFFFFF"/>
                  </w:rPr>
                </w:rPrChange>
              </w:rPr>
            </w:pPr>
            <m:oMath>
              <m:sSub>
                <m:sSubPr>
                  <m:ctrlPr>
                    <w:rPr>
                      <w:rFonts w:ascii="Cambria Math" w:hAnsi="Cambria Math"/>
                      <w:i/>
                      <w:color w:val="333333"/>
                      <w:kern w:val="0"/>
                      <w:sz w:val="21"/>
                      <w:szCs w:val="21"/>
                      <w:highlight w:val="none"/>
                      <w:shd w:val="clear" w:color="auto" w:fill="FFFFFF"/>
                    </w:rPr>
                  </m:ctrlPr>
                </m:sSubPr>
                <m:e>
                  <m:r>
                    <m:rPr/>
                    <w:rPr>
                      <w:rFonts w:hint="default" w:ascii="Cambria Math" w:hAnsi="Cambria Math"/>
                      <w:color w:val="333333"/>
                      <w:kern w:val="0"/>
                      <w:sz w:val="21"/>
                      <w:szCs w:val="21"/>
                      <w:highlight w:val="none"/>
                      <w:shd w:val="clear" w:color="auto" w:fill="FFFFFF"/>
                      <w:lang w:val="en-US" w:eastAsia="zh-CN"/>
                      <w:rPrChange w:id="1377" w:author="lg" w:date="2026-01-14T17:14:13Z">
                        <w:rPr>
                          <w:rFonts w:hint="default" w:ascii="Cambria Math" w:hAnsi="Cambria Math"/>
                          <w:color w:val="333333"/>
                          <w:kern w:val="0"/>
                          <w:sz w:val="18"/>
                          <w:szCs w:val="18"/>
                          <w:highlight w:val="none"/>
                          <w:shd w:val="clear" w:color="auto" w:fill="FFFFFF"/>
                          <w:lang w:val="en-US" w:eastAsia="zh-CN"/>
                        </w:rPr>
                      </w:rPrChange>
                    </w:rPr>
                    <m:t>r</m:t>
                  </m:r>
                  <m:ctrlPr>
                    <w:rPr>
                      <w:rFonts w:ascii="Cambria Math" w:hAnsi="Cambria Math"/>
                      <w:i/>
                      <w:color w:val="333333"/>
                      <w:kern w:val="0"/>
                      <w:sz w:val="21"/>
                      <w:szCs w:val="21"/>
                      <w:highlight w:val="none"/>
                      <w:shd w:val="clear" w:color="auto" w:fill="FFFFFF"/>
                    </w:rPr>
                  </m:ctrlPr>
                </m:e>
                <m:sub>
                  <m:r>
                    <m:rPr>
                      <m:sty m:val="p"/>
                    </m:rPr>
                    <w:rPr>
                      <w:rFonts w:hint="default" w:ascii="Cambria Math" w:hAnsi="Cambria Math"/>
                      <w:color w:val="333333"/>
                      <w:kern w:val="0"/>
                      <w:sz w:val="21"/>
                      <w:szCs w:val="21"/>
                      <w:highlight w:val="none"/>
                      <w:shd w:val="clear" w:color="auto" w:fill="FFFFFF"/>
                      <w:lang w:val="en-US" w:eastAsia="zh-CN"/>
                      <w:rPrChange w:id="1378" w:author="lg" w:date="2026-01-14T17:14:13Z">
                        <w:rPr>
                          <w:rFonts w:hint="default" w:ascii="Cambria Math" w:hAnsi="Cambria Math"/>
                          <w:color w:val="333333"/>
                          <w:kern w:val="0"/>
                          <w:sz w:val="18"/>
                          <w:szCs w:val="18"/>
                          <w:highlight w:val="none"/>
                          <w:shd w:val="clear" w:color="auto" w:fill="FFFFFF"/>
                          <w:lang w:val="en-US" w:eastAsia="zh-CN"/>
                        </w:rPr>
                      </w:rPrChange>
                    </w:rPr>
                    <m:t>A</m:t>
                  </m:r>
                  <m:ctrlPr>
                    <w:rPr>
                      <w:rFonts w:ascii="Cambria Math" w:hAnsi="Cambria Math"/>
                      <w:i/>
                      <w:color w:val="333333"/>
                      <w:kern w:val="0"/>
                      <w:sz w:val="21"/>
                      <w:szCs w:val="21"/>
                      <w:highlight w:val="none"/>
                      <w:shd w:val="clear" w:color="auto" w:fill="FFFFFF"/>
                    </w:rPr>
                  </m:ctrlPr>
                </m:sub>
              </m:sSub>
            </m:oMath>
            <w:r>
              <w:rPr>
                <w:rFonts w:hint="eastAsia" w:ascii="Times New Roman" w:hAnsi="Times New Roman"/>
                <w:color w:val="333333"/>
                <w:kern w:val="0"/>
                <w:sz w:val="21"/>
                <w:szCs w:val="21"/>
                <w:highlight w:val="none"/>
                <w:shd w:val="clear" w:color="auto" w:fill="FFFFFF"/>
                <w:rPrChange w:id="1379" w:author="lg" w:date="2026-01-14T17:14:13Z">
                  <w:rPr>
                    <w:rFonts w:hint="eastAsia" w:ascii="Times New Roman" w:hAnsi="Times New Roman"/>
                    <w:color w:val="333333"/>
                    <w:kern w:val="0"/>
                    <w:sz w:val="18"/>
                    <w:szCs w:val="18"/>
                    <w:highlight w:val="none"/>
                    <w:shd w:val="clear" w:color="auto" w:fill="FFFFFF"/>
                  </w:rPr>
                </w:rPrChange>
              </w:rPr>
              <w:t>/mm</w:t>
            </w:r>
          </w:p>
        </w:tc>
        <w:tc>
          <w:tcPr>
            <w:tcW w:w="1192" w:type="dxa"/>
            <w:tcBorders>
              <w:top w:val="nil"/>
            </w:tcBorders>
          </w:tcPr>
          <w:p w14:paraId="5FEAA311">
            <w:pPr>
              <w:jc w:val="center"/>
              <w:rPr>
                <w:rFonts w:ascii="Times New Roman" w:hAnsi="Times New Roman"/>
                <w:color w:val="333333"/>
                <w:kern w:val="0"/>
                <w:sz w:val="21"/>
                <w:szCs w:val="21"/>
                <w:highlight w:val="none"/>
                <w:shd w:val="clear" w:color="auto" w:fill="FFFFFF"/>
                <w:rPrChange w:id="1380" w:author="lg" w:date="2026-01-14T17:14:13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rPrChange w:id="1381" w:author="lg" w:date="2026-01-14T17:14:13Z">
                  <w:rPr>
                    <w:rFonts w:hint="eastAsia" w:ascii="Times New Roman" w:hAnsi="Times New Roman"/>
                    <w:color w:val="333333"/>
                    <w:kern w:val="0"/>
                    <w:sz w:val="18"/>
                    <w:szCs w:val="18"/>
                    <w:highlight w:val="none"/>
                    <w:shd w:val="clear" w:color="auto" w:fill="FFFFFF"/>
                  </w:rPr>
                </w:rPrChange>
              </w:rPr>
              <w:t>100</w:t>
            </w:r>
          </w:p>
        </w:tc>
      </w:tr>
      <w:tr w14:paraId="1A4525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Pr>
          <w:p w14:paraId="207579AE">
            <w:pPr>
              <w:jc w:val="center"/>
              <w:rPr>
                <w:rFonts w:ascii="Times New Roman" w:hAnsi="Times New Roman"/>
                <w:color w:val="333333"/>
                <w:kern w:val="0"/>
                <w:sz w:val="21"/>
                <w:szCs w:val="21"/>
                <w:highlight w:val="none"/>
                <w:shd w:val="clear" w:color="auto" w:fill="FFFFFF"/>
                <w:rPrChange w:id="1382" w:author="lg" w:date="2026-01-14T17:14:13Z">
                  <w:rPr>
                    <w:rFonts w:ascii="Times New Roman" w:hAnsi="Times New Roman"/>
                    <w:color w:val="333333"/>
                    <w:kern w:val="0"/>
                    <w:sz w:val="18"/>
                    <w:szCs w:val="18"/>
                    <w:highlight w:val="none"/>
                    <w:shd w:val="clear" w:color="auto" w:fill="FFFFFF"/>
                  </w:rPr>
                </w:rPrChange>
              </w:rPr>
            </w:pPr>
            <m:oMath>
              <m:sSub>
                <m:sSubPr>
                  <m:ctrlPr>
                    <w:rPr>
                      <w:rFonts w:ascii="Cambria Math" w:hAnsi="Cambria Math"/>
                      <w:i/>
                      <w:color w:val="333333"/>
                      <w:kern w:val="0"/>
                      <w:sz w:val="21"/>
                      <w:szCs w:val="21"/>
                      <w:highlight w:val="none"/>
                      <w:shd w:val="clear" w:color="auto" w:fill="FFFFFF"/>
                    </w:rPr>
                  </m:ctrlPr>
                </m:sSubPr>
                <m:e>
                  <m:r>
                    <m:rPr/>
                    <w:rPr>
                      <w:rFonts w:hint="default" w:ascii="Cambria Math" w:hAnsi="Cambria Math"/>
                      <w:color w:val="333333"/>
                      <w:kern w:val="0"/>
                      <w:sz w:val="21"/>
                      <w:szCs w:val="21"/>
                      <w:highlight w:val="none"/>
                      <w:shd w:val="clear" w:color="auto" w:fill="FFFFFF"/>
                      <w:lang w:val="en-US" w:eastAsia="zh-CN"/>
                      <w:rPrChange w:id="1383" w:author="lg" w:date="2026-01-14T17:14:13Z">
                        <w:rPr>
                          <w:rFonts w:hint="default" w:ascii="Cambria Math" w:hAnsi="Cambria Math"/>
                          <w:color w:val="333333"/>
                          <w:kern w:val="0"/>
                          <w:sz w:val="18"/>
                          <w:szCs w:val="18"/>
                          <w:highlight w:val="none"/>
                          <w:shd w:val="clear" w:color="auto" w:fill="FFFFFF"/>
                          <w:lang w:val="en-US" w:eastAsia="zh-CN"/>
                        </w:rPr>
                      </w:rPrChange>
                    </w:rPr>
                    <m:t>r</m:t>
                  </m:r>
                  <m:ctrlPr>
                    <w:rPr>
                      <w:rFonts w:ascii="Cambria Math" w:hAnsi="Cambria Math"/>
                      <w:i/>
                      <w:color w:val="333333"/>
                      <w:kern w:val="0"/>
                      <w:sz w:val="21"/>
                      <w:szCs w:val="21"/>
                      <w:highlight w:val="none"/>
                      <w:shd w:val="clear" w:color="auto" w:fill="FFFFFF"/>
                    </w:rPr>
                  </m:ctrlPr>
                </m:e>
                <m:sub>
                  <m:r>
                    <m:rPr>
                      <m:sty m:val="p"/>
                    </m:rPr>
                    <w:rPr>
                      <w:rFonts w:hint="default" w:ascii="Cambria Math" w:hAnsi="Cambria Math"/>
                      <w:color w:val="333333"/>
                      <w:kern w:val="0"/>
                      <w:sz w:val="21"/>
                      <w:szCs w:val="21"/>
                      <w:highlight w:val="none"/>
                      <w:shd w:val="clear" w:color="auto" w:fill="FFFFFF"/>
                      <w:lang w:val="en-US" w:eastAsia="zh-CN"/>
                      <w:rPrChange w:id="1384" w:author="lg" w:date="2026-01-14T17:14:13Z">
                        <w:rPr>
                          <w:rFonts w:hint="default" w:ascii="Cambria Math" w:hAnsi="Cambria Math"/>
                          <w:color w:val="333333"/>
                          <w:kern w:val="0"/>
                          <w:sz w:val="18"/>
                          <w:szCs w:val="18"/>
                          <w:highlight w:val="none"/>
                          <w:shd w:val="clear" w:color="auto" w:fill="FFFFFF"/>
                          <w:lang w:val="en-US" w:eastAsia="zh-CN"/>
                        </w:rPr>
                      </w:rPrChange>
                    </w:rPr>
                    <m:t>B</m:t>
                  </m:r>
                  <m:ctrlPr>
                    <w:rPr>
                      <w:rFonts w:ascii="Cambria Math" w:hAnsi="Cambria Math"/>
                      <w:i/>
                      <w:color w:val="333333"/>
                      <w:kern w:val="0"/>
                      <w:sz w:val="21"/>
                      <w:szCs w:val="21"/>
                      <w:highlight w:val="none"/>
                      <w:shd w:val="clear" w:color="auto" w:fill="FFFFFF"/>
                    </w:rPr>
                  </m:ctrlPr>
                </m:sub>
              </m:sSub>
            </m:oMath>
            <w:r>
              <w:rPr>
                <w:rFonts w:hint="eastAsia" w:ascii="Times New Roman" w:hAnsi="Times New Roman"/>
                <w:color w:val="333333"/>
                <w:kern w:val="0"/>
                <w:sz w:val="21"/>
                <w:szCs w:val="21"/>
                <w:highlight w:val="none"/>
                <w:shd w:val="clear" w:color="auto" w:fill="FFFFFF"/>
                <w:rPrChange w:id="1385" w:author="lg" w:date="2026-01-14T17:14:13Z">
                  <w:rPr>
                    <w:rFonts w:hint="eastAsia" w:ascii="Times New Roman" w:hAnsi="Times New Roman"/>
                    <w:color w:val="333333"/>
                    <w:kern w:val="0"/>
                    <w:sz w:val="18"/>
                    <w:szCs w:val="18"/>
                    <w:highlight w:val="none"/>
                    <w:shd w:val="clear" w:color="auto" w:fill="FFFFFF"/>
                  </w:rPr>
                </w:rPrChange>
              </w:rPr>
              <w:t>/mm</w:t>
            </w:r>
          </w:p>
        </w:tc>
        <w:tc>
          <w:tcPr>
            <w:tcW w:w="1192" w:type="dxa"/>
          </w:tcPr>
          <w:p w14:paraId="40A3AB28">
            <w:pPr>
              <w:jc w:val="center"/>
              <w:rPr>
                <w:rFonts w:ascii="Times New Roman" w:hAnsi="Times New Roman"/>
                <w:color w:val="333333"/>
                <w:kern w:val="0"/>
                <w:sz w:val="21"/>
                <w:szCs w:val="21"/>
                <w:highlight w:val="none"/>
                <w:shd w:val="clear" w:color="auto" w:fill="FFFFFF"/>
                <w:rPrChange w:id="1386" w:author="lg" w:date="2026-01-14T17:14:13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rPrChange w:id="1387" w:author="lg" w:date="2026-01-14T17:14:13Z">
                  <w:rPr>
                    <w:rFonts w:hint="eastAsia" w:ascii="Times New Roman" w:hAnsi="Times New Roman"/>
                    <w:color w:val="333333"/>
                    <w:kern w:val="0"/>
                    <w:sz w:val="18"/>
                    <w:szCs w:val="18"/>
                    <w:highlight w:val="none"/>
                    <w:shd w:val="clear" w:color="auto" w:fill="FFFFFF"/>
                  </w:rPr>
                </w:rPrChange>
              </w:rPr>
              <w:t>93</w:t>
            </w:r>
          </w:p>
        </w:tc>
      </w:tr>
      <w:tr w14:paraId="6A22D0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Pr>
          <w:p w14:paraId="1244DFF7">
            <w:pPr>
              <w:jc w:val="center"/>
              <w:rPr>
                <w:rFonts w:ascii="Times New Roman" w:hAnsi="Times New Roman"/>
                <w:color w:val="333333"/>
                <w:kern w:val="0"/>
                <w:sz w:val="21"/>
                <w:szCs w:val="21"/>
                <w:highlight w:val="none"/>
                <w:shd w:val="clear" w:color="auto" w:fill="FFFFFF"/>
                <w:rPrChange w:id="1388" w:author="lg" w:date="2026-01-14T17:14:13Z">
                  <w:rPr>
                    <w:rFonts w:ascii="Times New Roman" w:hAnsi="Times New Roman"/>
                    <w:color w:val="333333"/>
                    <w:kern w:val="0"/>
                    <w:sz w:val="18"/>
                    <w:szCs w:val="18"/>
                    <w:highlight w:val="none"/>
                    <w:shd w:val="clear" w:color="auto" w:fill="FFFFFF"/>
                  </w:rPr>
                </w:rPrChange>
              </w:rPr>
            </w:pPr>
            <w:r>
              <w:rPr>
                <w:rFonts w:hint="eastAsia" w:ascii="Times New Roman" w:hAnsi="Times New Roman"/>
                <w:i/>
                <w:iCs/>
                <w:color w:val="333333"/>
                <w:kern w:val="0"/>
                <w:sz w:val="21"/>
                <w:szCs w:val="21"/>
                <w:highlight w:val="none"/>
                <w:shd w:val="clear" w:color="auto" w:fill="FFFFFF"/>
                <w:rPrChange w:id="1389" w:author="lg" w:date="2026-01-14T17:14:13Z">
                  <w:rPr>
                    <w:rFonts w:hint="eastAsia" w:ascii="Times New Roman" w:hAnsi="Times New Roman"/>
                    <w:i/>
                    <w:iCs/>
                    <w:color w:val="333333"/>
                    <w:kern w:val="0"/>
                    <w:sz w:val="18"/>
                    <w:szCs w:val="18"/>
                    <w:highlight w:val="none"/>
                    <w:shd w:val="clear" w:color="auto" w:fill="FFFFFF"/>
                  </w:rPr>
                </w:rPrChange>
              </w:rPr>
              <w:t>A</w:t>
            </w:r>
            <w:r>
              <w:rPr>
                <w:rFonts w:hint="eastAsia" w:ascii="Times New Roman" w:hAnsi="Times New Roman"/>
                <w:color w:val="333333"/>
                <w:kern w:val="0"/>
                <w:sz w:val="21"/>
                <w:szCs w:val="21"/>
                <w:highlight w:val="none"/>
                <w:shd w:val="clear" w:color="auto" w:fill="FFFFFF"/>
                <w:rPrChange w:id="1390" w:author="lg" w:date="2026-01-14T17:14:13Z">
                  <w:rPr>
                    <w:rFonts w:hint="eastAsia" w:ascii="Times New Roman" w:hAnsi="Times New Roman"/>
                    <w:color w:val="333333"/>
                    <w:kern w:val="0"/>
                    <w:sz w:val="18"/>
                    <w:szCs w:val="18"/>
                    <w:highlight w:val="none"/>
                    <w:shd w:val="clear" w:color="auto" w:fill="FFFFFF"/>
                  </w:rPr>
                </w:rPrChange>
              </w:rPr>
              <w:t>点坐标/mm</w:t>
            </w:r>
          </w:p>
        </w:tc>
        <w:tc>
          <w:tcPr>
            <w:tcW w:w="1192" w:type="dxa"/>
          </w:tcPr>
          <w:p w14:paraId="08C81312">
            <w:pPr>
              <w:jc w:val="center"/>
              <w:rPr>
                <w:rFonts w:ascii="Times New Roman" w:hAnsi="Times New Roman"/>
                <w:color w:val="333333"/>
                <w:kern w:val="0"/>
                <w:sz w:val="21"/>
                <w:szCs w:val="21"/>
                <w:highlight w:val="none"/>
                <w:shd w:val="clear" w:color="auto" w:fill="FFFFFF"/>
                <w:rPrChange w:id="1391" w:author="lg" w:date="2026-01-14T17:14:13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rPrChange w:id="1392" w:author="lg" w:date="2026-01-14T17:14:13Z">
                  <w:rPr>
                    <w:rFonts w:hint="eastAsia" w:ascii="Times New Roman" w:hAnsi="Times New Roman"/>
                    <w:color w:val="333333"/>
                    <w:kern w:val="0"/>
                    <w:sz w:val="18"/>
                    <w:szCs w:val="18"/>
                    <w:highlight w:val="none"/>
                    <w:shd w:val="clear" w:color="auto" w:fill="FFFFFF"/>
                  </w:rPr>
                </w:rPrChange>
              </w:rPr>
              <w:t>(50,86)</w:t>
            </w:r>
          </w:p>
        </w:tc>
      </w:tr>
      <w:tr w14:paraId="7CFAFF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Pr>
          <w:p w14:paraId="5BB6A254">
            <w:pPr>
              <w:jc w:val="center"/>
              <w:rPr>
                <w:rFonts w:ascii="Times New Roman" w:hAnsi="Times New Roman"/>
                <w:color w:val="333333"/>
                <w:kern w:val="0"/>
                <w:sz w:val="21"/>
                <w:szCs w:val="21"/>
                <w:highlight w:val="none"/>
                <w:shd w:val="clear" w:color="auto" w:fill="FFFFFF"/>
                <w:rPrChange w:id="1393" w:author="lg" w:date="2026-01-14T17:14:13Z">
                  <w:rPr>
                    <w:rFonts w:ascii="Times New Roman" w:hAnsi="Times New Roman"/>
                    <w:color w:val="333333"/>
                    <w:kern w:val="0"/>
                    <w:sz w:val="18"/>
                    <w:szCs w:val="18"/>
                    <w:highlight w:val="none"/>
                    <w:shd w:val="clear" w:color="auto" w:fill="FFFFFF"/>
                  </w:rPr>
                </w:rPrChange>
              </w:rPr>
            </w:pPr>
            <m:oMath>
              <m:sSub>
                <m:sSubPr>
                  <m:ctrlPr>
                    <w:rPr>
                      <w:rFonts w:ascii="Cambria Math" w:hAnsi="Cambria Math"/>
                      <w:i/>
                      <w:color w:val="333333"/>
                      <w:kern w:val="0"/>
                      <w:sz w:val="21"/>
                      <w:szCs w:val="21"/>
                      <w:highlight w:val="none"/>
                      <w:shd w:val="clear" w:color="auto" w:fill="FFFFFF"/>
                    </w:rPr>
                  </m:ctrlPr>
                </m:sSubPr>
                <m:e>
                  <m:r>
                    <m:rPr/>
                    <w:rPr>
                      <w:rFonts w:hint="default" w:ascii="Cambria Math" w:hAnsi="Cambria Math"/>
                      <w:color w:val="333333"/>
                      <w:kern w:val="0"/>
                      <w:sz w:val="21"/>
                      <w:szCs w:val="21"/>
                      <w:highlight w:val="none"/>
                      <w:shd w:val="clear" w:color="auto" w:fill="FFFFFF"/>
                      <w:lang w:val="en-US" w:eastAsia="zh-CN"/>
                      <w:rPrChange w:id="1394" w:author="lg" w:date="2026-01-14T17:14:13Z">
                        <w:rPr>
                          <w:rFonts w:hint="default" w:ascii="Cambria Math" w:hAnsi="Cambria Math"/>
                          <w:color w:val="333333"/>
                          <w:kern w:val="0"/>
                          <w:sz w:val="18"/>
                          <w:szCs w:val="18"/>
                          <w:highlight w:val="none"/>
                          <w:shd w:val="clear" w:color="auto" w:fill="FFFFFF"/>
                          <w:lang w:val="en-US" w:eastAsia="zh-CN"/>
                        </w:rPr>
                      </w:rPrChange>
                    </w:rPr>
                    <m:t>r</m:t>
                  </m:r>
                  <m:ctrlPr>
                    <w:rPr>
                      <w:rFonts w:ascii="Cambria Math" w:hAnsi="Cambria Math"/>
                      <w:i/>
                      <w:color w:val="333333"/>
                      <w:kern w:val="0"/>
                      <w:sz w:val="21"/>
                      <w:szCs w:val="21"/>
                      <w:highlight w:val="none"/>
                      <w:shd w:val="clear" w:color="auto" w:fill="FFFFFF"/>
                    </w:rPr>
                  </m:ctrlPr>
                </m:e>
                <m:sub>
                  <m:r>
                    <m:rPr>
                      <m:sty m:val="p"/>
                    </m:rPr>
                    <w:rPr>
                      <w:rFonts w:hint="default" w:ascii="Cambria Math" w:hAnsi="Cambria Math"/>
                      <w:color w:val="333333"/>
                      <w:kern w:val="0"/>
                      <w:sz w:val="21"/>
                      <w:szCs w:val="21"/>
                      <w:highlight w:val="none"/>
                      <w:shd w:val="clear" w:color="auto" w:fill="FFFFFF"/>
                      <w:lang w:val="en-US" w:eastAsia="zh-CN"/>
                      <w:rPrChange w:id="1395" w:author="lg" w:date="2026-01-14T17:14:13Z">
                        <w:rPr>
                          <w:rFonts w:hint="default" w:ascii="Cambria Math" w:hAnsi="Cambria Math"/>
                          <w:color w:val="333333"/>
                          <w:kern w:val="0"/>
                          <w:sz w:val="18"/>
                          <w:szCs w:val="18"/>
                          <w:highlight w:val="none"/>
                          <w:shd w:val="clear" w:color="auto" w:fill="FFFFFF"/>
                          <w:lang w:val="en-US" w:eastAsia="zh-CN"/>
                        </w:rPr>
                      </w:rPrChange>
                    </w:rPr>
                    <m:t>O</m:t>
                  </m:r>
                  <m:ctrlPr>
                    <w:rPr>
                      <w:rFonts w:ascii="Cambria Math" w:hAnsi="Cambria Math"/>
                      <w:i/>
                      <w:color w:val="333333"/>
                      <w:kern w:val="0"/>
                      <w:sz w:val="21"/>
                      <w:szCs w:val="21"/>
                      <w:highlight w:val="none"/>
                      <w:shd w:val="clear" w:color="auto" w:fill="FFFFFF"/>
                    </w:rPr>
                  </m:ctrlPr>
                </m:sub>
              </m:sSub>
            </m:oMath>
            <w:r>
              <w:rPr>
                <w:rFonts w:hint="eastAsia" w:ascii="Times New Roman" w:hAnsi="Times New Roman"/>
                <w:color w:val="333333"/>
                <w:kern w:val="0"/>
                <w:sz w:val="21"/>
                <w:szCs w:val="21"/>
                <w:highlight w:val="none"/>
                <w:shd w:val="clear" w:color="auto" w:fill="FFFFFF"/>
                <w:rPrChange w:id="1396" w:author="lg" w:date="2026-01-14T17:14:13Z">
                  <w:rPr>
                    <w:rFonts w:hint="eastAsia" w:ascii="Times New Roman" w:hAnsi="Times New Roman"/>
                    <w:color w:val="333333"/>
                    <w:kern w:val="0"/>
                    <w:sz w:val="18"/>
                    <w:szCs w:val="18"/>
                    <w:highlight w:val="none"/>
                    <w:shd w:val="clear" w:color="auto" w:fill="FFFFFF"/>
                  </w:rPr>
                </w:rPrChange>
              </w:rPr>
              <w:t>/mm</w:t>
            </w:r>
          </w:p>
        </w:tc>
        <w:tc>
          <w:tcPr>
            <w:tcW w:w="1192" w:type="dxa"/>
          </w:tcPr>
          <w:p w14:paraId="1CBF7EE5">
            <w:pPr>
              <w:jc w:val="center"/>
              <w:rPr>
                <w:rFonts w:ascii="Times New Roman" w:hAnsi="Times New Roman"/>
                <w:color w:val="333333"/>
                <w:kern w:val="0"/>
                <w:sz w:val="21"/>
                <w:szCs w:val="21"/>
                <w:highlight w:val="none"/>
                <w:shd w:val="clear" w:color="auto" w:fill="FFFFFF"/>
                <w:rPrChange w:id="1397" w:author="lg" w:date="2026-01-14T17:14:13Z">
                  <w:rPr>
                    <w:rFonts w:ascii="Times New Roman" w:hAnsi="Times New Roman"/>
                    <w:color w:val="333333"/>
                    <w:kern w:val="0"/>
                    <w:sz w:val="18"/>
                    <w:szCs w:val="18"/>
                    <w:highlight w:val="none"/>
                    <w:shd w:val="clear" w:color="auto" w:fill="FFFFFF"/>
                  </w:rPr>
                </w:rPrChange>
              </w:rPr>
            </w:pPr>
            <w:r>
              <w:rPr>
                <w:rFonts w:hint="eastAsia" w:ascii="Times New Roman" w:hAnsi="Times New Roman"/>
                <w:color w:val="333333"/>
                <w:kern w:val="0"/>
                <w:sz w:val="21"/>
                <w:szCs w:val="21"/>
                <w:highlight w:val="none"/>
                <w:shd w:val="clear" w:color="auto" w:fill="FFFFFF"/>
                <w:rPrChange w:id="1398" w:author="lg" w:date="2026-01-14T17:14:13Z">
                  <w:rPr>
                    <w:rFonts w:hint="eastAsia" w:ascii="Times New Roman" w:hAnsi="Times New Roman"/>
                    <w:color w:val="333333"/>
                    <w:kern w:val="0"/>
                    <w:sz w:val="18"/>
                    <w:szCs w:val="18"/>
                    <w:highlight w:val="none"/>
                    <w:shd w:val="clear" w:color="auto" w:fill="FFFFFF"/>
                  </w:rPr>
                </w:rPrChange>
              </w:rPr>
              <w:t>84</w:t>
            </w:r>
          </w:p>
        </w:tc>
      </w:tr>
      <w:tr w14:paraId="46A2BB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Pr>
          <w:p w14:paraId="4F363B89">
            <w:pPr>
              <w:jc w:val="center"/>
              <w:rPr>
                <w:rFonts w:hint="default" w:ascii="Times New Roman" w:hAnsi="Times New Roman" w:eastAsia="宋体"/>
                <w:sz w:val="21"/>
                <w:szCs w:val="21"/>
                <w:highlight w:val="none"/>
                <w:vertAlign w:val="subscript"/>
                <w:lang w:val="en-US" w:eastAsia="zh-CN"/>
                <w:rPrChange w:id="1399" w:author="lg" w:date="2026-01-14T17:14:13Z">
                  <w:rPr>
                    <w:rFonts w:hint="default" w:ascii="Times New Roman" w:hAnsi="Times New Roman" w:eastAsia="宋体"/>
                    <w:sz w:val="18"/>
                    <w:szCs w:val="18"/>
                    <w:highlight w:val="none"/>
                    <w:vertAlign w:val="subscript"/>
                    <w:lang w:val="en-US" w:eastAsia="zh-CN"/>
                  </w:rPr>
                </w:rPrChange>
              </w:rPr>
            </w:pPr>
            <m:oMath>
              <m:sSub>
                <m:sSubPr>
                  <m:ctrlPr>
                    <w:rPr>
                      <w:rFonts w:ascii="Cambria Math" w:hAnsi="Cambria Math"/>
                      <w:i/>
                      <w:color w:val="333333"/>
                      <w:kern w:val="0"/>
                      <w:sz w:val="21"/>
                      <w:szCs w:val="21"/>
                      <w:highlight w:val="none"/>
                      <w:shd w:val="clear" w:color="auto" w:fill="FFFFFF"/>
                    </w:rPr>
                  </m:ctrlPr>
                </m:sSubPr>
                <m:e>
                  <m:r>
                    <m:rPr/>
                    <w:rPr>
                      <w:rFonts w:ascii="Cambria Math" w:hAnsi="Cambria Math"/>
                      <w:color w:val="333333"/>
                      <w:kern w:val="0"/>
                      <w:sz w:val="21"/>
                      <w:szCs w:val="21"/>
                      <w:highlight w:val="none"/>
                      <w:shd w:val="clear" w:color="auto" w:fill="FFFFFF"/>
                      <w:rPrChange w:id="1400" w:author="lg" w:date="2026-01-14T17:14:13Z">
                        <w:rPr>
                          <w:rFonts w:ascii="Cambria Math" w:hAnsi="Cambria Math"/>
                          <w:color w:val="333333"/>
                          <w:kern w:val="0"/>
                          <w:sz w:val="18"/>
                          <w:szCs w:val="18"/>
                          <w:highlight w:val="none"/>
                          <w:shd w:val="clear" w:color="auto" w:fill="FFFFFF"/>
                        </w:rPr>
                      </w:rPrChange>
                    </w:rPr>
                    <m:t>α</m:t>
                  </m:r>
                  <m:ctrlPr>
                    <w:rPr>
                      <w:rFonts w:ascii="Cambria Math" w:hAnsi="Cambria Math"/>
                      <w:i/>
                      <w:color w:val="333333"/>
                      <w:kern w:val="0"/>
                      <w:sz w:val="21"/>
                      <w:szCs w:val="21"/>
                      <w:highlight w:val="none"/>
                      <w:shd w:val="clear" w:color="auto" w:fill="FFFFFF"/>
                    </w:rPr>
                  </m:ctrlPr>
                </m:e>
                <m:sub>
                  <m:r>
                    <m:rPr/>
                    <w:rPr>
                      <w:rFonts w:hint="default" w:ascii="Cambria Math" w:hAnsi="Cambria Math"/>
                      <w:color w:val="333333"/>
                      <w:kern w:val="0"/>
                      <w:sz w:val="21"/>
                      <w:szCs w:val="21"/>
                      <w:highlight w:val="none"/>
                      <w:shd w:val="clear" w:color="auto" w:fill="FFFFFF"/>
                      <w:lang w:val="en-US" w:eastAsia="zh-CN"/>
                      <w:rPrChange w:id="1401" w:author="lg" w:date="2026-01-14T17:14:13Z">
                        <w:rPr>
                          <w:rFonts w:hint="default" w:ascii="Cambria Math" w:hAnsi="Cambria Math"/>
                          <w:color w:val="333333"/>
                          <w:kern w:val="0"/>
                          <w:sz w:val="18"/>
                          <w:szCs w:val="18"/>
                          <w:highlight w:val="none"/>
                          <w:shd w:val="clear" w:color="auto" w:fill="FFFFFF"/>
                          <w:lang w:val="en-US" w:eastAsia="zh-CN"/>
                        </w:rPr>
                      </w:rPrChange>
                    </w:rPr>
                    <m:t>0</m:t>
                  </m:r>
                  <m:ctrlPr>
                    <w:rPr>
                      <w:rFonts w:ascii="Cambria Math" w:hAnsi="Cambria Math"/>
                      <w:i/>
                      <w:color w:val="333333"/>
                      <w:kern w:val="0"/>
                      <w:sz w:val="21"/>
                      <w:szCs w:val="21"/>
                      <w:highlight w:val="none"/>
                      <w:shd w:val="clear" w:color="auto" w:fill="FFFFFF"/>
                    </w:rPr>
                  </m:ctrlPr>
                </m:sub>
              </m:sSub>
            </m:oMath>
            <w:r>
              <w:rPr>
                <w:rFonts w:hint="eastAsia" w:ascii="Times New Roman" w:hAnsi="Times New Roman"/>
                <w:color w:val="333333"/>
                <w:kern w:val="0"/>
                <w:sz w:val="21"/>
                <w:szCs w:val="21"/>
                <w:highlight w:val="none"/>
                <w:shd w:val="clear" w:color="auto" w:fill="FFFFFF"/>
                <w:rPrChange w:id="1402" w:author="lg" w:date="2026-01-14T17:14:13Z">
                  <w:rPr>
                    <w:rFonts w:hint="eastAsia" w:ascii="Times New Roman" w:hAnsi="Times New Roman"/>
                    <w:color w:val="333333"/>
                    <w:kern w:val="0"/>
                    <w:sz w:val="18"/>
                    <w:szCs w:val="18"/>
                    <w:highlight w:val="none"/>
                    <w:shd w:val="clear" w:color="auto" w:fill="FFFFFF"/>
                  </w:rPr>
                </w:rPrChange>
              </w:rPr>
              <w:t>/</w:t>
            </w:r>
            <w:r>
              <w:rPr>
                <w:rFonts w:hint="eastAsia"/>
                <w:color w:val="333333"/>
                <w:kern w:val="0"/>
                <w:sz w:val="21"/>
                <w:szCs w:val="21"/>
                <w:highlight w:val="none"/>
                <w:shd w:val="clear" w:color="auto" w:fill="FFFFFF"/>
                <w:lang w:val="en-US" w:eastAsia="zh-CN"/>
                <w:rPrChange w:id="1403" w:author="lg" w:date="2026-01-14T17:14:13Z">
                  <w:rPr>
                    <w:rFonts w:hint="eastAsia"/>
                    <w:color w:val="333333"/>
                    <w:kern w:val="0"/>
                    <w:sz w:val="18"/>
                    <w:szCs w:val="18"/>
                    <w:highlight w:val="none"/>
                    <w:shd w:val="clear" w:color="auto" w:fill="FFFFFF"/>
                    <w:lang w:val="en-US" w:eastAsia="zh-CN"/>
                  </w:rPr>
                </w:rPrChange>
              </w:rPr>
              <w:t>rad</w:t>
            </w:r>
          </w:p>
        </w:tc>
        <w:tc>
          <w:tcPr>
            <w:tcW w:w="1192" w:type="dxa"/>
          </w:tcPr>
          <w:p w14:paraId="538F9AFF">
            <w:pPr>
              <w:jc w:val="center"/>
              <w:rPr>
                <w:rFonts w:hint="default" w:ascii="Times New Roman" w:hAnsi="Times New Roman" w:eastAsia="宋体"/>
                <w:color w:val="333333"/>
                <w:kern w:val="0"/>
                <w:sz w:val="21"/>
                <w:szCs w:val="21"/>
                <w:highlight w:val="none"/>
                <w:shd w:val="clear" w:color="auto" w:fill="FFFFFF"/>
                <w:lang w:val="en-US" w:eastAsia="zh-CN"/>
                <w:rPrChange w:id="1404" w:author="lg" w:date="2026-01-14T17:14:13Z">
                  <w:rPr>
                    <w:rFonts w:hint="default" w:ascii="Times New Roman" w:hAnsi="Times New Roman" w:eastAsia="宋体"/>
                    <w:color w:val="333333"/>
                    <w:kern w:val="0"/>
                    <w:sz w:val="18"/>
                    <w:szCs w:val="18"/>
                    <w:highlight w:val="none"/>
                    <w:shd w:val="clear" w:color="auto" w:fill="FFFFFF"/>
                    <w:lang w:val="en-US" w:eastAsia="zh-CN"/>
                  </w:rPr>
                </w:rPrChange>
              </w:rPr>
            </w:pPr>
            <w:r>
              <w:rPr>
                <w:rFonts w:hint="eastAsia"/>
                <w:color w:val="333333"/>
                <w:kern w:val="0"/>
                <w:sz w:val="21"/>
                <w:szCs w:val="21"/>
                <w:highlight w:val="none"/>
                <w:shd w:val="clear" w:color="auto" w:fill="FFFFFF"/>
                <w:lang w:val="en-US" w:eastAsia="zh-CN"/>
                <w:rPrChange w:id="1405" w:author="lg" w:date="2026-01-14T17:14:13Z">
                  <w:rPr>
                    <w:rFonts w:hint="eastAsia"/>
                    <w:color w:val="333333"/>
                    <w:kern w:val="0"/>
                    <w:sz w:val="18"/>
                    <w:szCs w:val="18"/>
                    <w:highlight w:val="none"/>
                    <w:shd w:val="clear" w:color="auto" w:fill="FFFFFF"/>
                    <w:lang w:val="en-US" w:eastAsia="zh-CN"/>
                  </w:rPr>
                </w:rPrChange>
              </w:rPr>
              <w:t>1.7802</w:t>
            </w:r>
          </w:p>
        </w:tc>
      </w:tr>
      <w:tr w14:paraId="397A49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7" w:type="dxa"/>
          </w:tcPr>
          <w:p w14:paraId="0F2D6433">
            <w:pPr>
              <w:jc w:val="center"/>
              <w:rPr>
                <w:rFonts w:hint="default" w:ascii="Times New Roman" w:hAnsi="Times New Roman" w:eastAsia="宋体"/>
                <w:sz w:val="21"/>
                <w:szCs w:val="21"/>
                <w:highlight w:val="none"/>
                <w:vertAlign w:val="subscript"/>
                <w:lang w:val="en-US" w:eastAsia="zh-CN"/>
                <w:rPrChange w:id="1406" w:author="lg" w:date="2026-01-14T17:14:13Z">
                  <w:rPr>
                    <w:rFonts w:hint="default" w:ascii="Times New Roman" w:hAnsi="Times New Roman" w:eastAsia="宋体"/>
                    <w:sz w:val="18"/>
                    <w:szCs w:val="18"/>
                    <w:highlight w:val="none"/>
                    <w:vertAlign w:val="subscript"/>
                    <w:lang w:val="en-US" w:eastAsia="zh-CN"/>
                  </w:rPr>
                </w:rPrChange>
              </w:rPr>
            </w:pPr>
            <m:oMath>
              <m:sSub>
                <m:sSubPr>
                  <m:ctrlPr>
                    <w:rPr>
                      <w:rFonts w:ascii="Cambria Math" w:hAnsi="Cambria Math"/>
                      <w:i/>
                      <w:color w:val="333333"/>
                      <w:kern w:val="0"/>
                      <w:sz w:val="21"/>
                      <w:szCs w:val="21"/>
                      <w:highlight w:val="none"/>
                      <w:shd w:val="clear" w:color="auto" w:fill="FFFFFF"/>
                    </w:rPr>
                  </m:ctrlPr>
                </m:sSubPr>
                <m:e>
                  <m:r>
                    <m:rPr/>
                    <w:rPr>
                      <w:rFonts w:ascii="Cambria Math" w:hAnsi="Cambria Math"/>
                      <w:color w:val="333333"/>
                      <w:kern w:val="0"/>
                      <w:sz w:val="21"/>
                      <w:szCs w:val="21"/>
                      <w:highlight w:val="none"/>
                      <w:shd w:val="clear" w:color="auto" w:fill="FFFFFF"/>
                      <w:rPrChange w:id="1407" w:author="lg" w:date="2026-01-14T17:14:13Z">
                        <w:rPr>
                          <w:rFonts w:ascii="Cambria Math" w:hAnsi="Cambria Math"/>
                          <w:color w:val="333333"/>
                          <w:kern w:val="0"/>
                          <w:sz w:val="18"/>
                          <w:szCs w:val="18"/>
                          <w:highlight w:val="none"/>
                          <w:shd w:val="clear" w:color="auto" w:fill="FFFFFF"/>
                        </w:rPr>
                      </w:rPrChange>
                    </w:rPr>
                    <m:t>α</m:t>
                  </m:r>
                  <m:ctrlPr>
                    <w:rPr>
                      <w:rFonts w:ascii="Cambria Math" w:hAnsi="Cambria Math"/>
                      <w:i/>
                      <w:color w:val="333333"/>
                      <w:kern w:val="0"/>
                      <w:sz w:val="21"/>
                      <w:szCs w:val="21"/>
                      <w:highlight w:val="none"/>
                      <w:shd w:val="clear" w:color="auto" w:fill="FFFFFF"/>
                    </w:rPr>
                  </m:ctrlPr>
                </m:e>
                <m:sub>
                  <m:r>
                    <m:rPr/>
                    <w:rPr>
                      <w:rFonts w:hint="default" w:ascii="Cambria Math" w:hAnsi="Cambria Math"/>
                      <w:color w:val="333333"/>
                      <w:kern w:val="0"/>
                      <w:sz w:val="21"/>
                      <w:szCs w:val="21"/>
                      <w:highlight w:val="none"/>
                      <w:shd w:val="clear" w:color="auto" w:fill="FFFFFF"/>
                      <w:lang w:val="en-US" w:eastAsia="zh-CN"/>
                      <w:rPrChange w:id="1408" w:author="lg" w:date="2026-01-14T17:14:13Z">
                        <w:rPr>
                          <w:rFonts w:hint="default" w:ascii="Cambria Math" w:hAnsi="Cambria Math"/>
                          <w:color w:val="333333"/>
                          <w:kern w:val="0"/>
                          <w:sz w:val="18"/>
                          <w:szCs w:val="18"/>
                          <w:highlight w:val="none"/>
                          <w:shd w:val="clear" w:color="auto" w:fill="FFFFFF"/>
                          <w:lang w:val="en-US" w:eastAsia="zh-CN"/>
                        </w:rPr>
                      </w:rPrChange>
                    </w:rPr>
                    <m:t>1</m:t>
                  </m:r>
                  <m:ctrlPr>
                    <w:rPr>
                      <w:rFonts w:ascii="Cambria Math" w:hAnsi="Cambria Math"/>
                      <w:i/>
                      <w:color w:val="333333"/>
                      <w:kern w:val="0"/>
                      <w:sz w:val="21"/>
                      <w:szCs w:val="21"/>
                      <w:highlight w:val="none"/>
                      <w:shd w:val="clear" w:color="auto" w:fill="FFFFFF"/>
                    </w:rPr>
                  </m:ctrlPr>
                </m:sub>
              </m:sSub>
            </m:oMath>
            <w:r>
              <w:rPr>
                <w:rFonts w:hint="eastAsia" w:ascii="Times New Roman" w:hAnsi="Times New Roman"/>
                <w:color w:val="333333"/>
                <w:kern w:val="0"/>
                <w:sz w:val="21"/>
                <w:szCs w:val="21"/>
                <w:highlight w:val="none"/>
                <w:shd w:val="clear" w:color="auto" w:fill="FFFFFF"/>
                <w:rPrChange w:id="1409" w:author="lg" w:date="2026-01-14T17:14:13Z">
                  <w:rPr>
                    <w:rFonts w:hint="eastAsia" w:ascii="Times New Roman" w:hAnsi="Times New Roman"/>
                    <w:color w:val="333333"/>
                    <w:kern w:val="0"/>
                    <w:sz w:val="18"/>
                    <w:szCs w:val="18"/>
                    <w:highlight w:val="none"/>
                    <w:shd w:val="clear" w:color="auto" w:fill="FFFFFF"/>
                  </w:rPr>
                </w:rPrChange>
              </w:rPr>
              <w:t>/</w:t>
            </w:r>
            <w:r>
              <w:rPr>
                <w:rFonts w:hint="eastAsia"/>
                <w:color w:val="333333"/>
                <w:kern w:val="0"/>
                <w:sz w:val="21"/>
                <w:szCs w:val="21"/>
                <w:highlight w:val="none"/>
                <w:shd w:val="clear" w:color="auto" w:fill="FFFFFF"/>
                <w:lang w:val="en-US" w:eastAsia="zh-CN"/>
                <w:rPrChange w:id="1410" w:author="lg" w:date="2026-01-14T17:14:13Z">
                  <w:rPr>
                    <w:rFonts w:hint="eastAsia"/>
                    <w:color w:val="333333"/>
                    <w:kern w:val="0"/>
                    <w:sz w:val="18"/>
                    <w:szCs w:val="18"/>
                    <w:highlight w:val="none"/>
                    <w:shd w:val="clear" w:color="auto" w:fill="FFFFFF"/>
                    <w:lang w:val="en-US" w:eastAsia="zh-CN"/>
                  </w:rPr>
                </w:rPrChange>
              </w:rPr>
              <w:t>rad</w:t>
            </w:r>
          </w:p>
        </w:tc>
        <w:tc>
          <w:tcPr>
            <w:tcW w:w="1192" w:type="dxa"/>
          </w:tcPr>
          <w:p w14:paraId="1C35F794">
            <w:pPr>
              <w:jc w:val="center"/>
              <w:rPr>
                <w:rFonts w:hint="default" w:ascii="Times New Roman" w:hAnsi="Times New Roman" w:eastAsia="宋体"/>
                <w:color w:val="333333"/>
                <w:kern w:val="0"/>
                <w:sz w:val="21"/>
                <w:szCs w:val="21"/>
                <w:highlight w:val="none"/>
                <w:shd w:val="clear" w:color="auto" w:fill="FFFFFF"/>
                <w:lang w:val="en-US" w:eastAsia="zh-CN"/>
                <w:rPrChange w:id="1411" w:author="lg" w:date="2026-01-14T17:14:13Z">
                  <w:rPr>
                    <w:rFonts w:hint="default" w:ascii="Times New Roman" w:hAnsi="Times New Roman" w:eastAsia="宋体"/>
                    <w:color w:val="333333"/>
                    <w:kern w:val="0"/>
                    <w:sz w:val="18"/>
                    <w:szCs w:val="18"/>
                    <w:highlight w:val="none"/>
                    <w:shd w:val="clear" w:color="auto" w:fill="FFFFFF"/>
                    <w:lang w:val="en-US" w:eastAsia="zh-CN"/>
                  </w:rPr>
                </w:rPrChange>
              </w:rPr>
            </w:pPr>
            <w:r>
              <w:rPr>
                <w:rFonts w:hint="eastAsia"/>
                <w:color w:val="333333"/>
                <w:kern w:val="0"/>
                <w:sz w:val="21"/>
                <w:szCs w:val="21"/>
                <w:highlight w:val="none"/>
                <w:shd w:val="clear" w:color="auto" w:fill="FFFFFF"/>
                <w:lang w:val="en-US" w:eastAsia="zh-CN"/>
                <w:rPrChange w:id="1412" w:author="lg" w:date="2026-01-14T17:14:13Z">
                  <w:rPr>
                    <w:rFonts w:hint="eastAsia"/>
                    <w:color w:val="333333"/>
                    <w:kern w:val="0"/>
                    <w:sz w:val="18"/>
                    <w:szCs w:val="18"/>
                    <w:highlight w:val="none"/>
                    <w:shd w:val="clear" w:color="auto" w:fill="FFFFFF"/>
                    <w:lang w:val="en-US" w:eastAsia="zh-CN"/>
                  </w:rPr>
                </w:rPrChange>
              </w:rPr>
              <w:t>1.1170</w:t>
            </w:r>
          </w:p>
        </w:tc>
      </w:tr>
    </w:tbl>
    <w:p w14:paraId="62A40CED">
      <w:pPr>
        <w:jc w:val="center"/>
      </w:pPr>
    </w:p>
    <w:p w14:paraId="09479CF4">
      <w:pPr>
        <w:jc w:val="center"/>
        <w:rPr>
          <w:rFonts w:hint="eastAsia" w:ascii="Times New Roman" w:hAnsi="Times New Roman" w:eastAsia="宋体"/>
          <w:kern w:val="0"/>
          <w:sz w:val="21"/>
          <w:szCs w:val="21"/>
          <w:highlight w:val="none"/>
          <w:lang w:eastAsia="zh-CN" w:bidi="ar"/>
          <w:rPrChange w:id="1413" w:author="lg" w:date="2026-01-14T17:24:29Z">
            <w:rPr>
              <w:rFonts w:hint="eastAsia" w:ascii="Times New Roman" w:hAnsi="Times New Roman" w:eastAsia="宋体"/>
              <w:kern w:val="0"/>
              <w:sz w:val="20"/>
              <w:szCs w:val="20"/>
              <w:highlight w:val="none"/>
              <w:lang w:eastAsia="zh-CN" w:bidi="ar"/>
            </w:rPr>
          </w:rPrChange>
        </w:rPr>
      </w:pPr>
      <w:r>
        <w:drawing>
          <wp:inline distT="0" distB="0" distL="114300" distR="114300">
            <wp:extent cx="1440180" cy="1111250"/>
            <wp:effectExtent l="0" t="0" r="7620" b="635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0"/>
                    <a:stretch>
                      <a:fillRect/>
                    </a:stretch>
                  </pic:blipFill>
                  <pic:spPr>
                    <a:xfrm>
                      <a:off x="0" y="0"/>
                      <a:ext cx="1440180" cy="1111250"/>
                    </a:xfrm>
                    <a:prstGeom prst="rect">
                      <a:avLst/>
                    </a:prstGeom>
                    <a:noFill/>
                    <a:ln>
                      <a:noFill/>
                    </a:ln>
                  </pic:spPr>
                </pic:pic>
              </a:graphicData>
            </a:graphic>
          </wp:inline>
        </w:drawing>
      </w:r>
      <w:r>
        <w:drawing>
          <wp:inline distT="0" distB="0" distL="114300" distR="114300">
            <wp:extent cx="1440180" cy="1086485"/>
            <wp:effectExtent l="0" t="0" r="7620" b="571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1"/>
                    <a:stretch>
                      <a:fillRect/>
                    </a:stretch>
                  </pic:blipFill>
                  <pic:spPr>
                    <a:xfrm>
                      <a:off x="0" y="0"/>
                      <a:ext cx="1440180" cy="1086485"/>
                    </a:xfrm>
                    <a:prstGeom prst="rect">
                      <a:avLst/>
                    </a:prstGeom>
                    <a:noFill/>
                    <a:ln>
                      <a:noFill/>
                    </a:ln>
                  </pic:spPr>
                </pic:pic>
              </a:graphicData>
            </a:graphic>
          </wp:inline>
        </w:drawing>
      </w:r>
    </w:p>
    <w:p w14:paraId="71663150">
      <w:pPr>
        <w:pStyle w:val="41"/>
        <w:numPr>
          <w:ilvl w:val="0"/>
          <w:numId w:val="2"/>
        </w:numPr>
        <w:bidi w:val="0"/>
        <w:rPr>
          <w:rFonts w:hint="eastAsia"/>
          <w:sz w:val="21"/>
          <w:szCs w:val="21"/>
          <w:highlight w:val="none"/>
          <w:rPrChange w:id="1414" w:author="lg" w:date="2026-01-14T17:24:29Z">
            <w:rPr>
              <w:rFonts w:hint="eastAsia"/>
              <w:highlight w:val="none"/>
            </w:rPr>
          </w:rPrChange>
        </w:rPr>
      </w:pPr>
      <w:r>
        <w:rPr>
          <w:rFonts w:hint="eastAsia"/>
          <w:sz w:val="21"/>
          <w:szCs w:val="21"/>
          <w:highlight w:val="none"/>
          <w:lang w:val="en-US" w:eastAsia="zh-CN"/>
          <w:rPrChange w:id="1415" w:author="lg" w:date="2026-01-14T17:24:29Z">
            <w:rPr>
              <w:rFonts w:hint="eastAsia"/>
              <w:highlight w:val="none"/>
              <w:lang w:val="en-US" w:eastAsia="zh-CN"/>
            </w:rPr>
          </w:rPrChange>
        </w:rPr>
        <w:t>位移</w:t>
      </w:r>
      <w:r>
        <w:rPr>
          <w:rFonts w:hint="eastAsia"/>
          <w:sz w:val="21"/>
          <w:szCs w:val="21"/>
          <w:highlight w:val="none"/>
          <w:rPrChange w:id="1416" w:author="lg" w:date="2026-01-14T17:24:29Z">
            <w:rPr>
              <w:rFonts w:hint="eastAsia"/>
              <w:highlight w:val="none"/>
            </w:rPr>
          </w:rPrChange>
        </w:rPr>
        <w:t>曲线</w:t>
      </w:r>
    </w:p>
    <w:p w14:paraId="3D5AE09A">
      <w:pPr>
        <w:pStyle w:val="41"/>
        <w:numPr>
          <w:ilvl w:val="0"/>
          <w:numId w:val="0"/>
        </w:numPr>
        <w:bidi w:val="0"/>
        <w:rPr>
          <w:rFonts w:hint="eastAsia" w:eastAsia="宋体"/>
          <w:sz w:val="21"/>
          <w:szCs w:val="21"/>
          <w:highlight w:val="none"/>
          <w:lang w:eastAsia="zh-CN"/>
          <w:rPrChange w:id="1417" w:author="lg" w:date="2026-01-14T17:24:29Z">
            <w:rPr>
              <w:rFonts w:hint="eastAsia" w:eastAsia="宋体"/>
              <w:highlight w:val="none"/>
              <w:lang w:eastAsia="zh-CN"/>
            </w:rPr>
          </w:rPrChange>
        </w:rPr>
      </w:pPr>
      <w:r>
        <w:rPr>
          <w:rFonts w:hint="eastAsia"/>
          <w:sz w:val="21"/>
          <w:szCs w:val="21"/>
          <w:highlight w:val="none"/>
          <w:lang w:val="en-US" w:eastAsia="zh-CN"/>
          <w:rPrChange w:id="1418" w:author="lg" w:date="2026-01-14T17:24:29Z">
            <w:rPr>
              <w:rFonts w:hint="eastAsia"/>
              <w:highlight w:val="none"/>
              <w:lang w:val="en-US" w:eastAsia="zh-CN"/>
            </w:rPr>
          </w:rPrChange>
        </w:rPr>
        <w:t>(a) Position curve</w:t>
      </w:r>
    </w:p>
    <w:p w14:paraId="2D1A3E28">
      <w:pPr>
        <w:pStyle w:val="41"/>
        <w:bidi w:val="0"/>
        <w:jc w:val="center"/>
        <w:rPr>
          <w:rFonts w:hint="eastAsia"/>
          <w:sz w:val="21"/>
          <w:szCs w:val="21"/>
          <w:highlight w:val="none"/>
          <w:lang w:eastAsia="zh-CN"/>
          <w:rPrChange w:id="1419" w:author="lg" w:date="2026-01-14T17:24:29Z">
            <w:rPr>
              <w:rFonts w:hint="eastAsia"/>
              <w:highlight w:val="none"/>
              <w:lang w:eastAsia="zh-CN"/>
            </w:rPr>
          </w:rPrChange>
        </w:rPr>
      </w:pPr>
      <w:r>
        <w:rPr>
          <w:sz w:val="21"/>
          <w:szCs w:val="21"/>
          <w:rPrChange w:id="1421" w:author="lg" w:date="2026-01-14T17:24:29Z">
            <w:rPr/>
          </w:rPrChange>
        </w:rPr>
        <w:drawing>
          <wp:inline distT="0" distB="0" distL="114300" distR="114300">
            <wp:extent cx="1440180" cy="1070610"/>
            <wp:effectExtent l="0" t="0" r="7620" b="889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2"/>
                    <a:stretch>
                      <a:fillRect/>
                    </a:stretch>
                  </pic:blipFill>
                  <pic:spPr>
                    <a:xfrm>
                      <a:off x="0" y="0"/>
                      <a:ext cx="1440180" cy="1070610"/>
                    </a:xfrm>
                    <a:prstGeom prst="rect">
                      <a:avLst/>
                    </a:prstGeom>
                    <a:noFill/>
                    <a:ln>
                      <a:noFill/>
                    </a:ln>
                  </pic:spPr>
                </pic:pic>
              </a:graphicData>
            </a:graphic>
          </wp:inline>
        </w:drawing>
      </w:r>
      <w:r>
        <w:rPr>
          <w:sz w:val="21"/>
          <w:szCs w:val="21"/>
          <w:rPrChange w:id="1423" w:author="lg" w:date="2026-01-14T17:24:29Z">
            <w:rPr/>
          </w:rPrChange>
        </w:rPr>
        <w:drawing>
          <wp:inline distT="0" distB="0" distL="114300" distR="114300">
            <wp:extent cx="1440180" cy="1051560"/>
            <wp:effectExtent l="0" t="0" r="7620" b="254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3"/>
                    <a:stretch>
                      <a:fillRect/>
                    </a:stretch>
                  </pic:blipFill>
                  <pic:spPr>
                    <a:xfrm>
                      <a:off x="0" y="0"/>
                      <a:ext cx="1440180" cy="1051560"/>
                    </a:xfrm>
                    <a:prstGeom prst="rect">
                      <a:avLst/>
                    </a:prstGeom>
                    <a:noFill/>
                    <a:ln>
                      <a:noFill/>
                    </a:ln>
                  </pic:spPr>
                </pic:pic>
              </a:graphicData>
            </a:graphic>
          </wp:inline>
        </w:drawing>
      </w:r>
    </w:p>
    <w:p w14:paraId="64560988">
      <w:pPr>
        <w:pStyle w:val="41"/>
        <w:numPr>
          <w:ilvl w:val="0"/>
          <w:numId w:val="0"/>
        </w:numPr>
        <w:bidi w:val="0"/>
        <w:ind w:left="0" w:leftChars="0" w:firstLine="0" w:firstLineChars="0"/>
        <w:jc w:val="center"/>
        <w:rPr>
          <w:rFonts w:hint="eastAsia"/>
          <w:sz w:val="21"/>
          <w:szCs w:val="21"/>
          <w:highlight w:val="none"/>
          <w:rPrChange w:id="1424" w:author="lg" w:date="2026-01-14T17:14:21Z">
            <w:rPr>
              <w:rFonts w:hint="eastAsia"/>
              <w:highlight w:val="none"/>
            </w:rPr>
          </w:rPrChange>
        </w:rPr>
      </w:pPr>
      <w:r>
        <w:rPr>
          <w:rFonts w:hint="eastAsia" w:ascii="Times New Roman" w:hAnsi="Times New Roman" w:eastAsia="宋体" w:cs="Times New Roman"/>
          <w:kern w:val="0"/>
          <w:sz w:val="21"/>
          <w:szCs w:val="21"/>
          <w:highlight w:val="none"/>
          <w:lang w:val="en-US" w:eastAsia="zh-CN" w:bidi="ar-SA"/>
          <w:rPrChange w:id="1425" w:author="lg" w:date="2026-01-14T17:14:21Z">
            <w:rPr>
              <w:rFonts w:hint="eastAsia" w:ascii="Times New Roman" w:hAnsi="Times New Roman" w:eastAsia="宋体" w:cs="Times New Roman"/>
              <w:kern w:val="0"/>
              <w:sz w:val="18"/>
              <w:szCs w:val="18"/>
              <w:highlight w:val="none"/>
              <w:lang w:val="en-US" w:eastAsia="zh-CN" w:bidi="ar-SA"/>
            </w:rPr>
          </w:rPrChange>
        </w:rPr>
        <w:t>(b)</w:t>
      </w:r>
      <w:r>
        <w:rPr>
          <w:rFonts w:hint="eastAsia" w:cs="Times New Roman"/>
          <w:kern w:val="0"/>
          <w:sz w:val="21"/>
          <w:szCs w:val="21"/>
          <w:highlight w:val="none"/>
          <w:lang w:val="en-US" w:eastAsia="zh-CN" w:bidi="ar-SA"/>
          <w:rPrChange w:id="1426" w:author="lg" w:date="2026-01-14T17:14:21Z">
            <w:rPr>
              <w:rFonts w:hint="eastAsia" w:cs="Times New Roman"/>
              <w:kern w:val="0"/>
              <w:sz w:val="18"/>
              <w:szCs w:val="18"/>
              <w:highlight w:val="none"/>
              <w:lang w:val="en-US" w:eastAsia="zh-CN" w:bidi="ar-SA"/>
            </w:rPr>
          </w:rPrChange>
        </w:rPr>
        <w:t xml:space="preserve"> </w:t>
      </w:r>
      <w:r>
        <w:rPr>
          <w:rFonts w:hint="eastAsia"/>
          <w:sz w:val="21"/>
          <w:szCs w:val="21"/>
          <w:highlight w:val="none"/>
          <w:rPrChange w:id="1427" w:author="lg" w:date="2026-01-14T17:14:21Z">
            <w:rPr>
              <w:rFonts w:hint="eastAsia"/>
              <w:highlight w:val="none"/>
            </w:rPr>
          </w:rPrChange>
        </w:rPr>
        <w:t>速度曲线</w:t>
      </w:r>
      <w:r>
        <w:rPr>
          <w:rFonts w:hint="eastAsia"/>
          <w:sz w:val="21"/>
          <w:szCs w:val="21"/>
          <w:highlight w:val="none"/>
          <w:rPrChange w:id="1428" w:author="lg" w:date="2026-01-14T17:14:21Z">
            <w:rPr>
              <w:rFonts w:hint="eastAsia"/>
              <w:highlight w:val="none"/>
            </w:rPr>
          </w:rPrChange>
        </w:rPr>
        <w:tab/>
      </w:r>
      <w:r>
        <w:rPr>
          <w:rFonts w:hint="eastAsia"/>
          <w:sz w:val="21"/>
          <w:szCs w:val="21"/>
          <w:highlight w:val="none"/>
          <w:lang w:val="en-US" w:eastAsia="zh-CN"/>
          <w:rPrChange w:id="1429" w:author="lg" w:date="2026-01-14T17:14:21Z">
            <w:rPr>
              <w:rFonts w:hint="eastAsia"/>
              <w:highlight w:val="none"/>
              <w:lang w:val="en-US" w:eastAsia="zh-CN"/>
            </w:rPr>
          </w:rPrChange>
        </w:rPr>
        <w:t xml:space="preserve">    </w:t>
      </w:r>
      <w:r>
        <w:rPr>
          <w:rFonts w:hint="eastAsia"/>
          <w:sz w:val="21"/>
          <w:szCs w:val="21"/>
          <w:highlight w:val="none"/>
          <w:rPrChange w:id="1430" w:author="lg" w:date="2026-01-14T17:14:21Z">
            <w:rPr>
              <w:rFonts w:hint="eastAsia"/>
              <w:highlight w:val="none"/>
            </w:rPr>
          </w:rPrChange>
        </w:rPr>
        <w:t xml:space="preserve">    </w:t>
      </w:r>
      <w:r>
        <w:rPr>
          <w:rFonts w:hint="eastAsia"/>
          <w:sz w:val="21"/>
          <w:szCs w:val="21"/>
          <w:highlight w:val="none"/>
          <w:lang w:val="en-US" w:eastAsia="zh-CN"/>
          <w:rPrChange w:id="1431" w:author="lg" w:date="2026-01-14T17:14:21Z">
            <w:rPr>
              <w:rFonts w:hint="eastAsia"/>
              <w:highlight w:val="none"/>
              <w:lang w:val="en-US" w:eastAsia="zh-CN"/>
            </w:rPr>
          </w:rPrChange>
        </w:rPr>
        <w:t xml:space="preserve">(c) </w:t>
      </w:r>
      <w:r>
        <w:rPr>
          <w:rFonts w:hint="eastAsia"/>
          <w:sz w:val="21"/>
          <w:szCs w:val="21"/>
          <w:highlight w:val="none"/>
          <w:rPrChange w:id="1432" w:author="lg" w:date="2026-01-14T17:14:21Z">
            <w:rPr>
              <w:rFonts w:hint="eastAsia"/>
              <w:highlight w:val="none"/>
            </w:rPr>
          </w:rPrChange>
        </w:rPr>
        <w:t>加速度曲线</w:t>
      </w:r>
    </w:p>
    <w:p w14:paraId="11416CBC">
      <w:pPr>
        <w:pStyle w:val="41"/>
        <w:numPr>
          <w:ilvl w:val="0"/>
          <w:numId w:val="0"/>
        </w:numPr>
        <w:bidi w:val="0"/>
        <w:ind w:left="0" w:leftChars="0" w:firstLine="0" w:firstLineChars="0"/>
        <w:jc w:val="center"/>
        <w:rPr>
          <w:rFonts w:hint="eastAsia"/>
          <w:sz w:val="21"/>
          <w:szCs w:val="21"/>
          <w:highlight w:val="none"/>
          <w:rPrChange w:id="1433" w:author="lg" w:date="2026-01-14T17:14:21Z">
            <w:rPr>
              <w:rFonts w:hint="eastAsia"/>
              <w:highlight w:val="none"/>
            </w:rPr>
          </w:rPrChange>
        </w:rPr>
      </w:pPr>
      <w:r>
        <w:rPr>
          <w:rFonts w:hint="eastAsia" w:cs="Times New Roman"/>
          <w:kern w:val="0"/>
          <w:sz w:val="21"/>
          <w:szCs w:val="21"/>
          <w:highlight w:val="none"/>
          <w:lang w:val="en-US" w:eastAsia="zh-CN" w:bidi="ar-SA"/>
          <w:rPrChange w:id="1434" w:author="lg" w:date="2026-01-14T17:14:21Z">
            <w:rPr>
              <w:rFonts w:hint="eastAsia" w:cs="Times New Roman"/>
              <w:kern w:val="0"/>
              <w:sz w:val="18"/>
              <w:szCs w:val="18"/>
              <w:highlight w:val="none"/>
              <w:lang w:val="en-US" w:eastAsia="zh-CN" w:bidi="ar-SA"/>
            </w:rPr>
          </w:rPrChange>
        </w:rPr>
        <w:t xml:space="preserve">   </w:t>
      </w:r>
      <w:r>
        <w:rPr>
          <w:rFonts w:hint="eastAsia" w:ascii="Times New Roman" w:hAnsi="Times New Roman" w:eastAsia="宋体" w:cs="Times New Roman"/>
          <w:kern w:val="0"/>
          <w:sz w:val="21"/>
          <w:szCs w:val="21"/>
          <w:highlight w:val="none"/>
          <w:lang w:val="en-US" w:eastAsia="zh-CN" w:bidi="ar-SA"/>
          <w:rPrChange w:id="1435" w:author="lg" w:date="2026-01-14T17:14:21Z">
            <w:rPr>
              <w:rFonts w:hint="eastAsia" w:ascii="Times New Roman" w:hAnsi="Times New Roman" w:eastAsia="宋体" w:cs="Times New Roman"/>
              <w:kern w:val="0"/>
              <w:sz w:val="18"/>
              <w:szCs w:val="18"/>
              <w:highlight w:val="none"/>
              <w:lang w:val="en-US" w:eastAsia="zh-CN" w:bidi="ar-SA"/>
            </w:rPr>
          </w:rPrChange>
        </w:rPr>
        <w:t>(</w:t>
      </w:r>
      <w:r>
        <w:rPr>
          <w:rFonts w:hint="eastAsia" w:cs="Times New Roman"/>
          <w:kern w:val="0"/>
          <w:sz w:val="21"/>
          <w:szCs w:val="21"/>
          <w:highlight w:val="none"/>
          <w:lang w:val="en-US" w:eastAsia="zh-CN" w:bidi="ar-SA"/>
          <w:rPrChange w:id="1436" w:author="lg" w:date="2026-01-14T17:14:21Z">
            <w:rPr>
              <w:rFonts w:hint="eastAsia" w:cs="Times New Roman"/>
              <w:kern w:val="0"/>
              <w:sz w:val="18"/>
              <w:szCs w:val="18"/>
              <w:highlight w:val="none"/>
              <w:lang w:val="en-US" w:eastAsia="zh-CN" w:bidi="ar-SA"/>
            </w:rPr>
          </w:rPrChange>
        </w:rPr>
        <w:t>b</w:t>
      </w:r>
      <w:r>
        <w:rPr>
          <w:rFonts w:hint="eastAsia" w:ascii="Times New Roman" w:hAnsi="Times New Roman" w:eastAsia="宋体" w:cs="Times New Roman"/>
          <w:kern w:val="0"/>
          <w:sz w:val="21"/>
          <w:szCs w:val="21"/>
          <w:highlight w:val="none"/>
          <w:lang w:val="en-US" w:eastAsia="zh-CN" w:bidi="ar-SA"/>
          <w:rPrChange w:id="1437" w:author="lg" w:date="2026-01-14T17:14:21Z">
            <w:rPr>
              <w:rFonts w:hint="eastAsia" w:ascii="Times New Roman" w:hAnsi="Times New Roman" w:eastAsia="宋体" w:cs="Times New Roman"/>
              <w:kern w:val="0"/>
              <w:sz w:val="18"/>
              <w:szCs w:val="18"/>
              <w:highlight w:val="none"/>
              <w:lang w:val="en-US" w:eastAsia="zh-CN" w:bidi="ar-SA"/>
            </w:rPr>
          </w:rPrChange>
        </w:rPr>
        <w:t>)</w:t>
      </w:r>
      <w:r>
        <w:rPr>
          <w:rFonts w:hint="eastAsia" w:cs="Times New Roman"/>
          <w:kern w:val="0"/>
          <w:sz w:val="21"/>
          <w:szCs w:val="21"/>
          <w:highlight w:val="none"/>
          <w:lang w:val="en-US" w:eastAsia="zh-CN" w:bidi="ar-SA"/>
          <w:rPrChange w:id="1438" w:author="lg" w:date="2026-01-14T17:14:21Z">
            <w:rPr>
              <w:rFonts w:hint="eastAsia" w:cs="Times New Roman"/>
              <w:kern w:val="0"/>
              <w:sz w:val="18"/>
              <w:szCs w:val="18"/>
              <w:highlight w:val="none"/>
              <w:lang w:val="en-US" w:eastAsia="zh-CN" w:bidi="ar-SA"/>
            </w:rPr>
          </w:rPrChange>
        </w:rPr>
        <w:t xml:space="preserve"> </w:t>
      </w:r>
      <w:r>
        <w:rPr>
          <w:rFonts w:hint="eastAsia"/>
          <w:sz w:val="21"/>
          <w:szCs w:val="21"/>
          <w:highlight w:val="none"/>
          <w:rPrChange w:id="1439" w:author="lg" w:date="2026-01-14T17:14:21Z">
            <w:rPr>
              <w:rFonts w:hint="eastAsia"/>
              <w:highlight w:val="none"/>
            </w:rPr>
          </w:rPrChange>
        </w:rPr>
        <w:t xml:space="preserve">Velocity curve </w:t>
      </w:r>
      <w:r>
        <w:rPr>
          <w:rFonts w:hint="eastAsia"/>
          <w:sz w:val="21"/>
          <w:szCs w:val="21"/>
          <w:highlight w:val="none"/>
          <w:lang w:val="en-US" w:eastAsia="zh-CN"/>
          <w:rPrChange w:id="1440" w:author="lg" w:date="2026-01-14T17:14:21Z">
            <w:rPr>
              <w:rFonts w:hint="eastAsia"/>
              <w:highlight w:val="none"/>
              <w:lang w:val="en-US" w:eastAsia="zh-CN"/>
            </w:rPr>
          </w:rPrChange>
        </w:rPr>
        <w:tab/>
      </w:r>
      <w:r>
        <w:rPr>
          <w:rFonts w:hint="eastAsia"/>
          <w:sz w:val="21"/>
          <w:szCs w:val="21"/>
          <w:highlight w:val="none"/>
          <w:lang w:val="en-US" w:eastAsia="zh-CN"/>
          <w:rPrChange w:id="1441" w:author="lg" w:date="2026-01-14T17:14:21Z">
            <w:rPr>
              <w:rFonts w:hint="eastAsia"/>
              <w:highlight w:val="none"/>
              <w:lang w:val="en-US" w:eastAsia="zh-CN"/>
            </w:rPr>
          </w:rPrChange>
        </w:rPr>
        <w:tab/>
      </w:r>
      <w:r>
        <w:rPr>
          <w:rFonts w:hint="eastAsia"/>
          <w:sz w:val="21"/>
          <w:szCs w:val="21"/>
          <w:highlight w:val="none"/>
          <w:lang w:val="en-US" w:eastAsia="zh-CN"/>
          <w:rPrChange w:id="1442" w:author="lg" w:date="2026-01-14T17:14:21Z">
            <w:rPr>
              <w:rFonts w:hint="eastAsia"/>
              <w:highlight w:val="none"/>
              <w:lang w:val="en-US" w:eastAsia="zh-CN"/>
            </w:rPr>
          </w:rPrChange>
        </w:rPr>
        <w:t xml:space="preserve"> </w:t>
      </w:r>
      <w:r>
        <w:rPr>
          <w:rFonts w:hint="eastAsia"/>
          <w:sz w:val="21"/>
          <w:szCs w:val="21"/>
          <w:highlight w:val="none"/>
          <w:rPrChange w:id="1443" w:author="lg" w:date="2026-01-14T17:14:21Z">
            <w:rPr>
              <w:rFonts w:hint="eastAsia"/>
              <w:highlight w:val="none"/>
            </w:rPr>
          </w:rPrChange>
        </w:rPr>
        <w:t>(c)</w:t>
      </w:r>
      <w:r>
        <w:rPr>
          <w:rFonts w:hint="eastAsia"/>
          <w:sz w:val="21"/>
          <w:szCs w:val="21"/>
          <w:highlight w:val="none"/>
          <w:lang w:val="en-US" w:eastAsia="zh-CN"/>
          <w:rPrChange w:id="1444" w:author="lg" w:date="2026-01-14T17:14:21Z">
            <w:rPr>
              <w:rFonts w:hint="eastAsia"/>
              <w:highlight w:val="none"/>
              <w:lang w:val="en-US" w:eastAsia="zh-CN"/>
            </w:rPr>
          </w:rPrChange>
        </w:rPr>
        <w:t xml:space="preserve"> A</w:t>
      </w:r>
      <w:r>
        <w:rPr>
          <w:rFonts w:hint="eastAsia"/>
          <w:sz w:val="21"/>
          <w:szCs w:val="21"/>
          <w:highlight w:val="none"/>
          <w:rPrChange w:id="1445" w:author="lg" w:date="2026-01-14T17:14:21Z">
            <w:rPr>
              <w:rFonts w:hint="eastAsia"/>
              <w:highlight w:val="none"/>
            </w:rPr>
          </w:rPrChange>
        </w:rPr>
        <w:t>cceleration curve</w:t>
      </w:r>
    </w:p>
    <w:p w14:paraId="102AA8B3">
      <w:pPr>
        <w:pStyle w:val="41"/>
        <w:bidi w:val="0"/>
        <w:rPr>
          <w:rFonts w:hint="eastAsia"/>
          <w:sz w:val="21"/>
          <w:szCs w:val="21"/>
          <w:highlight w:val="none"/>
          <w:rPrChange w:id="1446" w:author="lg" w:date="2026-01-14T17:14:21Z">
            <w:rPr>
              <w:rFonts w:hint="eastAsia"/>
              <w:highlight w:val="none"/>
            </w:rPr>
          </w:rPrChange>
        </w:rPr>
      </w:pPr>
      <w:r>
        <w:rPr>
          <w:rFonts w:hint="eastAsia"/>
          <w:sz w:val="21"/>
          <w:szCs w:val="21"/>
          <w:highlight w:val="none"/>
          <w:rPrChange w:id="1447" w:author="lg" w:date="2026-01-14T17:14:21Z">
            <w:rPr>
              <w:rFonts w:hint="eastAsia"/>
              <w:highlight w:val="none"/>
            </w:rPr>
          </w:rPrChange>
        </w:rPr>
        <w:t>图</w:t>
      </w:r>
      <w:r>
        <w:rPr>
          <w:rFonts w:hint="default"/>
          <w:sz w:val="21"/>
          <w:szCs w:val="21"/>
          <w:highlight w:val="none"/>
          <w:lang w:val="en-US" w:eastAsia="zh-CN"/>
          <w:rPrChange w:id="1448" w:author="lg" w:date="2026-01-14T17:14:21Z">
            <w:rPr>
              <w:rFonts w:hint="default"/>
              <w:highlight w:val="none"/>
              <w:lang w:val="en-US" w:eastAsia="zh-CN"/>
            </w:rPr>
          </w:rPrChange>
        </w:rPr>
        <w:t>6</w:t>
      </w:r>
      <w:r>
        <w:rPr>
          <w:rFonts w:hint="eastAsia"/>
          <w:sz w:val="21"/>
          <w:szCs w:val="21"/>
          <w:highlight w:val="none"/>
          <w:rPrChange w:id="1449" w:author="lg" w:date="2026-01-14T17:14:21Z">
            <w:rPr>
              <w:rFonts w:hint="eastAsia"/>
              <w:highlight w:val="none"/>
            </w:rPr>
          </w:rPrChange>
        </w:rPr>
        <w:t xml:space="preserve"> 夹剪点的位置、速度和加速度曲线</w:t>
      </w:r>
    </w:p>
    <w:p w14:paraId="75F3D601">
      <w:pPr>
        <w:pStyle w:val="41"/>
        <w:bidi w:val="0"/>
        <w:rPr>
          <w:rFonts w:hint="eastAsia"/>
          <w:b w:val="0"/>
          <w:bCs w:val="0"/>
          <w:sz w:val="21"/>
          <w:szCs w:val="21"/>
          <w:highlight w:val="none"/>
          <w:rPrChange w:id="1450" w:author="lg" w:date="2026-01-14T17:14:21Z">
            <w:rPr>
              <w:rFonts w:hint="eastAsia"/>
              <w:b w:val="0"/>
              <w:bCs w:val="0"/>
              <w:highlight w:val="none"/>
            </w:rPr>
          </w:rPrChange>
        </w:rPr>
      </w:pPr>
      <w:r>
        <w:rPr>
          <w:rFonts w:hint="eastAsia"/>
          <w:b w:val="0"/>
          <w:bCs w:val="0"/>
          <w:sz w:val="21"/>
          <w:szCs w:val="21"/>
          <w:highlight w:val="none"/>
          <w:rPrChange w:id="1451" w:author="lg" w:date="2026-01-14T17:14:21Z">
            <w:rPr>
              <w:rFonts w:hint="eastAsia"/>
              <w:b w:val="0"/>
              <w:bCs w:val="0"/>
              <w:highlight w:val="none"/>
            </w:rPr>
          </w:rPrChange>
        </w:rPr>
        <w:t>FIG.6 Position, velocity and acceleration curves of the shear</w:t>
      </w:r>
      <w:r>
        <w:rPr>
          <w:rFonts w:hint="eastAsia"/>
          <w:b w:val="0"/>
          <w:bCs w:val="0"/>
          <w:sz w:val="21"/>
          <w:szCs w:val="21"/>
          <w:highlight w:val="none"/>
          <w:lang w:val="en-US" w:eastAsia="zh-CN"/>
          <w:rPrChange w:id="1452" w:author="lg" w:date="2026-01-14T17:14:21Z">
            <w:rPr>
              <w:rFonts w:hint="eastAsia"/>
              <w:b w:val="0"/>
              <w:bCs w:val="0"/>
              <w:highlight w:val="none"/>
              <w:lang w:val="en-US" w:eastAsia="zh-CN"/>
            </w:rPr>
          </w:rPrChange>
        </w:rPr>
        <w:t>ing</w:t>
      </w:r>
      <w:r>
        <w:rPr>
          <w:rFonts w:hint="eastAsia"/>
          <w:b w:val="0"/>
          <w:bCs w:val="0"/>
          <w:sz w:val="21"/>
          <w:szCs w:val="21"/>
          <w:highlight w:val="none"/>
          <w:rPrChange w:id="1453" w:author="lg" w:date="2026-01-14T17:14:21Z">
            <w:rPr>
              <w:rFonts w:hint="eastAsia"/>
              <w:b w:val="0"/>
              <w:bCs w:val="0"/>
              <w:highlight w:val="none"/>
            </w:rPr>
          </w:rPrChange>
        </w:rPr>
        <w:t xml:space="preserve"> point</w:t>
      </w:r>
    </w:p>
    <w:p w14:paraId="450A12D1">
      <w:pPr>
        <w:jc w:val="center"/>
        <w:rPr>
          <w:rFonts w:hint="eastAsia" w:ascii="黑体" w:hAnsi="黑体" w:eastAsia="黑体" w:cs="黑体"/>
          <w:kern w:val="0"/>
          <w:sz w:val="21"/>
          <w:szCs w:val="21"/>
          <w:highlight w:val="none"/>
          <w:lang w:bidi="ar"/>
          <w:rPrChange w:id="1454" w:author="lg" w:date="2026-01-14T17:24:29Z">
            <w:rPr>
              <w:rFonts w:hint="eastAsia" w:ascii="黑体" w:hAnsi="黑体" w:eastAsia="黑体" w:cs="黑体"/>
              <w:kern w:val="0"/>
              <w:sz w:val="18"/>
              <w:szCs w:val="18"/>
              <w:highlight w:val="none"/>
              <w:lang w:bidi="ar"/>
            </w:rPr>
          </w:rPrChange>
        </w:rPr>
      </w:pPr>
    </w:p>
    <w:p w14:paraId="06BAD95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kern w:val="0"/>
          <w:sz w:val="21"/>
          <w:szCs w:val="21"/>
          <w:highlight w:val="none"/>
        </w:rPr>
      </w:pPr>
      <w:r>
        <w:rPr>
          <w:rFonts w:hint="default" w:ascii="Times New Roman" w:hAnsi="Times New Roman" w:eastAsia="宋体" w:cs="Times New Roman"/>
          <w:color w:val="000000"/>
          <w:kern w:val="0"/>
          <w:sz w:val="21"/>
          <w:szCs w:val="21"/>
          <w:highlight w:val="none"/>
        </w:rPr>
        <w:t>2.2.2</w:t>
      </w:r>
      <w:r>
        <w:rPr>
          <w:rFonts w:hint="eastAsia" w:ascii="宋体" w:hAnsi="宋体" w:cs="宋体"/>
          <w:color w:val="000000"/>
          <w:kern w:val="0"/>
          <w:sz w:val="21"/>
          <w:szCs w:val="21"/>
          <w:highlight w:val="none"/>
          <w:lang w:val="en-US" w:eastAsia="zh-CN"/>
        </w:rPr>
        <w:t xml:space="preserve">  </w:t>
      </w:r>
      <w:r>
        <w:rPr>
          <w:rFonts w:hint="eastAsia" w:ascii="宋体" w:hAnsi="宋体" w:eastAsia="宋体" w:cs="宋体"/>
          <w:color w:val="000000"/>
          <w:kern w:val="0"/>
          <w:sz w:val="21"/>
          <w:szCs w:val="21"/>
          <w:highlight w:val="none"/>
        </w:rPr>
        <w:t>剪切力和夹持力分析</w:t>
      </w:r>
    </w:p>
    <w:p w14:paraId="3F524CD5">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left"/>
        <w:textAlignment w:val="auto"/>
        <w:rPr>
          <w:rFonts w:hint="eastAsia" w:ascii="Times New Roman" w:hAnsi="Times New Roman"/>
          <w:kern w:val="0"/>
          <w:szCs w:val="21"/>
          <w:highlight w:val="none"/>
        </w:rPr>
      </w:pPr>
      <w:r>
        <w:rPr>
          <w:rFonts w:hint="eastAsia" w:ascii="宋体" w:hAnsi="宋体" w:cs="宋体"/>
          <w:kern w:val="0"/>
          <w:szCs w:val="21"/>
          <w:highlight w:val="none"/>
        </w:rPr>
        <w:t>在剪切状态下，末端执行器受力分析如图</w:t>
      </w:r>
      <w:r>
        <w:rPr>
          <w:rFonts w:hint="eastAsia" w:cs="Times New Roman"/>
          <w:kern w:val="0"/>
          <w:szCs w:val="21"/>
          <w:highlight w:val="none"/>
          <w:lang w:val="en-US" w:eastAsia="zh-CN"/>
        </w:rPr>
        <w:t>7</w:t>
      </w:r>
      <w:r>
        <w:rPr>
          <w:rFonts w:hint="eastAsia" w:ascii="宋体" w:hAnsi="宋体" w:cs="宋体"/>
          <w:kern w:val="0"/>
          <w:szCs w:val="21"/>
          <w:highlight w:val="none"/>
        </w:rPr>
        <w:t>所示，</w:t>
      </w:r>
      <w:r>
        <w:rPr>
          <w:rFonts w:hint="eastAsia" w:ascii="宋体" w:hAnsi="宋体" w:cs="宋体"/>
          <w:kern w:val="0"/>
          <w:szCs w:val="21"/>
          <w:highlight w:val="none"/>
          <w:lang w:val="en-US" w:eastAsia="zh-CN"/>
        </w:rPr>
        <w:t>其中</w:t>
      </w:r>
      <w:r>
        <w:rPr>
          <w:rFonts w:hint="default" w:ascii="Times New Roman" w:hAnsi="Times New Roman" w:cs="Times New Roman"/>
          <w:i/>
          <w:iCs/>
          <w:kern w:val="0"/>
          <w:szCs w:val="21"/>
          <w:highlight w:val="none"/>
          <w:lang w:val="en-US" w:eastAsia="zh-CN"/>
        </w:rPr>
        <w:t>E</w:t>
      </w:r>
      <w:r>
        <w:rPr>
          <w:rFonts w:hint="eastAsia" w:ascii="宋体" w:hAnsi="宋体" w:cs="宋体"/>
          <w:kern w:val="0"/>
          <w:szCs w:val="21"/>
          <w:highlight w:val="none"/>
        </w:rPr>
        <w:t>是</w:t>
      </w:r>
      <w:r>
        <w:rPr>
          <w:rFonts w:hint="eastAsia" w:cs="Times New Roman"/>
          <w:color w:val="000000"/>
          <w:szCs w:val="21"/>
          <w:highlight w:val="none"/>
          <w:lang w:val="en-US" w:eastAsia="zh-CN"/>
          <w:rPrChange w:id="1455" w:author="lg" w:date="2026-01-14T17:24:29Z">
            <w:rPr>
              <w:rFonts w:hint="eastAsia" w:cs="Times New Roman"/>
              <w:color w:val="000000"/>
              <w:szCs w:val="20"/>
              <w:highlight w:val="none"/>
              <w:lang w:val="en-US" w:eastAsia="zh-CN"/>
            </w:rPr>
          </w:rPrChange>
        </w:rPr>
        <w:t>结果枝</w:t>
      </w:r>
      <w:r>
        <w:rPr>
          <w:rFonts w:hint="eastAsia" w:ascii="宋体" w:hAnsi="宋体" w:cs="宋体"/>
          <w:kern w:val="0"/>
          <w:szCs w:val="21"/>
          <w:highlight w:val="none"/>
        </w:rPr>
        <w:t>的</w:t>
      </w:r>
      <w:ins w:id="1456" w:author="lg" w:date="2026-01-14T21:18:39Z">
        <w:r>
          <w:rPr>
            <w:rFonts w:hint="eastAsia" w:ascii="宋体" w:hAnsi="宋体" w:cs="宋体"/>
            <w:kern w:val="0"/>
            <w:szCs w:val="21"/>
            <w:highlight w:val="none"/>
            <w:lang w:val="en-US" w:eastAsia="zh-CN"/>
          </w:rPr>
          <w:t>夹</w:t>
        </w:r>
      </w:ins>
      <w:r>
        <w:rPr>
          <w:rFonts w:hint="eastAsia" w:ascii="宋体" w:hAnsi="宋体" w:cs="宋体"/>
          <w:kern w:val="0"/>
          <w:szCs w:val="21"/>
          <w:highlight w:val="none"/>
          <w:lang w:val="en-US" w:eastAsia="zh-CN"/>
        </w:rPr>
        <w:t>剪</w:t>
      </w:r>
      <w:del w:id="1457" w:author="lg" w:date="2026-01-14T21:18:36Z">
        <w:r>
          <w:rPr>
            <w:rFonts w:hint="eastAsia" w:ascii="宋体" w:hAnsi="宋体" w:cs="宋体"/>
            <w:kern w:val="0"/>
            <w:szCs w:val="21"/>
            <w:highlight w:val="none"/>
            <w:lang w:val="en-US" w:eastAsia="zh-CN"/>
          </w:rPr>
          <w:delText>切</w:delText>
        </w:r>
      </w:del>
      <w:r>
        <w:rPr>
          <w:rFonts w:hint="eastAsia" w:ascii="宋体" w:hAnsi="宋体" w:cs="宋体"/>
          <w:kern w:val="0"/>
          <w:szCs w:val="21"/>
          <w:highlight w:val="none"/>
          <w:lang w:val="en-US" w:eastAsia="zh-CN"/>
        </w:rPr>
        <w:t>点</w:t>
      </w:r>
      <w:r>
        <w:rPr>
          <w:rFonts w:hint="eastAsia" w:ascii="宋体" w:hAnsi="宋体" w:cs="宋体"/>
          <w:kern w:val="0"/>
          <w:szCs w:val="21"/>
          <w:highlight w:val="none"/>
        </w:rPr>
        <w:t>，</w:t>
      </w:r>
      <w:r>
        <w:rPr>
          <w:rFonts w:hint="eastAsia" w:ascii="Times New Roman" w:hAnsi="Times New Roman"/>
          <w:i/>
          <w:iCs/>
          <w:kern w:val="0"/>
          <w:szCs w:val="21"/>
          <w:highlight w:val="none"/>
        </w:rPr>
        <w:t>L</w:t>
      </w:r>
      <w:r>
        <w:rPr>
          <w:rFonts w:hint="eastAsia" w:ascii="Times New Roman" w:hAnsi="Times New Roman"/>
          <w:i w:val="0"/>
          <w:iCs w:val="0"/>
          <w:kern w:val="0"/>
          <w:szCs w:val="21"/>
          <w:highlight w:val="none"/>
          <w:vertAlign w:val="subscript"/>
        </w:rPr>
        <w:t>O</w:t>
      </w:r>
      <w:r>
        <w:rPr>
          <w:rFonts w:hint="eastAsia" w:ascii="Times New Roman" w:hAnsi="Times New Roman"/>
          <w:i w:val="0"/>
          <w:iCs w:val="0"/>
          <w:kern w:val="0"/>
          <w:szCs w:val="21"/>
          <w:highlight w:val="none"/>
          <w:vertAlign w:val="subscript"/>
          <w:lang w:val="en-US" w:eastAsia="zh-CN"/>
        </w:rPr>
        <w:t>E</w:t>
      </w:r>
      <w:r>
        <w:rPr>
          <w:rFonts w:hint="eastAsia" w:ascii="宋体" w:hAnsi="宋体" w:cs="宋体"/>
          <w:kern w:val="0"/>
          <w:szCs w:val="21"/>
          <w:highlight w:val="none"/>
        </w:rPr>
        <w:t>是</w:t>
      </w:r>
      <w:ins w:id="1458" w:author="lg" w:date="2026-01-14T21:18:45Z">
        <w:r>
          <w:rPr>
            <w:rFonts w:hint="eastAsia" w:ascii="宋体" w:hAnsi="宋体" w:cs="宋体"/>
            <w:kern w:val="0"/>
            <w:szCs w:val="21"/>
            <w:highlight w:val="none"/>
            <w:lang w:val="en-US" w:eastAsia="zh-CN"/>
          </w:rPr>
          <w:t>夹</w:t>
        </w:r>
      </w:ins>
      <w:r>
        <w:rPr>
          <w:rFonts w:hint="eastAsia" w:ascii="宋体" w:hAnsi="宋体" w:cs="宋体"/>
          <w:kern w:val="0"/>
          <w:szCs w:val="21"/>
          <w:highlight w:val="none"/>
        </w:rPr>
        <w:t>剪</w:t>
      </w:r>
      <w:del w:id="1459" w:author="lg" w:date="2026-01-14T21:18:43Z">
        <w:r>
          <w:rPr>
            <w:rFonts w:hint="eastAsia" w:ascii="宋体" w:hAnsi="宋体" w:cs="宋体"/>
            <w:kern w:val="0"/>
            <w:szCs w:val="21"/>
            <w:highlight w:val="none"/>
          </w:rPr>
          <w:delText>切</w:delText>
        </w:r>
      </w:del>
      <w:r>
        <w:rPr>
          <w:rFonts w:hint="eastAsia" w:ascii="宋体" w:hAnsi="宋体" w:cs="宋体"/>
          <w:kern w:val="0"/>
          <w:szCs w:val="21"/>
          <w:highlight w:val="none"/>
        </w:rPr>
        <w:t>点与铰接点的</w:t>
      </w:r>
      <w:r>
        <w:rPr>
          <w:rFonts w:hint="eastAsia" w:ascii="宋体" w:hAnsi="宋体" w:cs="宋体"/>
          <w:kern w:val="0"/>
          <w:szCs w:val="21"/>
          <w:highlight w:val="none"/>
          <w:lang w:val="en-US" w:eastAsia="zh-CN"/>
        </w:rPr>
        <w:t>长度</w:t>
      </w:r>
      <w:r>
        <w:rPr>
          <w:rFonts w:hint="eastAsia" w:ascii="Times New Roman" w:hAnsi="Times New Roman"/>
          <w:kern w:val="0"/>
          <w:szCs w:val="21"/>
          <w:highlight w:val="none"/>
        </w:rPr>
        <w:t>，</w:t>
      </w:r>
      <m:oMath>
        <m:sSub>
          <m:sSubPr>
            <m:ctrlPr>
              <w:rPr>
                <w:rFonts w:ascii="Cambria Math" w:hAnsi="Cambria Math"/>
                <w:i/>
                <w:color w:val="333333"/>
                <w:kern w:val="0"/>
                <w:szCs w:val="21"/>
                <w:highlight w:val="none"/>
                <w:shd w:val="clear" w:color="auto" w:fill="FFFFFF"/>
              </w:rPr>
            </m:ctrlPr>
          </m:sSubPr>
          <m:e>
            <m:r>
              <m:rPr/>
              <w:rPr>
                <w:rFonts w:hint="default" w:ascii="Cambria Math" w:hAnsi="Cambria Math"/>
                <w:color w:val="333333"/>
                <w:kern w:val="0"/>
                <w:szCs w:val="21"/>
                <w:highlight w:val="none"/>
                <w:shd w:val="clear" w:color="auto" w:fill="FFFFFF"/>
                <w:lang w:val="en-US" w:eastAsia="zh-CN"/>
              </w:rPr>
              <m:t>F</m:t>
            </m:r>
            <m:ctrlPr>
              <w:rPr>
                <w:rFonts w:ascii="Cambria Math" w:hAnsi="Cambria Math"/>
                <w:i/>
                <w:color w:val="333333"/>
                <w:kern w:val="0"/>
                <w:szCs w:val="21"/>
                <w:highlight w:val="none"/>
                <w:shd w:val="clear" w:color="auto" w:fill="FFFFFF"/>
              </w:rPr>
            </m:ctrlPr>
          </m:e>
          <m:sub>
            <m:r>
              <m:rPr>
                <m:sty m:val="p"/>
              </m:rPr>
              <w:rPr>
                <w:rFonts w:hint="default" w:ascii="Cambria Math" w:hAnsi="Cambria Math"/>
                <w:color w:val="333333"/>
                <w:kern w:val="0"/>
                <w:szCs w:val="21"/>
                <w:highlight w:val="none"/>
                <w:shd w:val="clear" w:color="auto" w:fill="FFFFFF"/>
                <w:lang w:val="en-US" w:eastAsia="zh-CN"/>
              </w:rPr>
              <m:t>a</m:t>
            </m:r>
            <m:ctrlPr>
              <w:rPr>
                <w:rFonts w:ascii="Cambria Math" w:hAnsi="Cambria Math"/>
                <w:i/>
                <w:color w:val="333333"/>
                <w:kern w:val="0"/>
                <w:szCs w:val="21"/>
                <w:highlight w:val="none"/>
                <w:shd w:val="clear" w:color="auto" w:fill="FFFFFF"/>
              </w:rPr>
            </m:ctrlPr>
          </m:sub>
        </m:sSub>
      </m:oMath>
      <w:r>
        <w:rPr>
          <w:rFonts w:hint="eastAsia" w:ascii="Times New Roman" w:hAnsi="Times New Roman"/>
          <w:kern w:val="0"/>
          <w:szCs w:val="21"/>
          <w:highlight w:val="none"/>
        </w:rPr>
        <w:t>是动刀对</w:t>
      </w:r>
      <w:r>
        <w:rPr>
          <w:rFonts w:hint="eastAsia" w:cs="Times New Roman"/>
          <w:color w:val="000000"/>
          <w:szCs w:val="21"/>
          <w:highlight w:val="none"/>
          <w:lang w:val="en-US" w:eastAsia="zh-CN"/>
          <w:rPrChange w:id="1460" w:author="lg" w:date="2026-01-14T17:24:29Z">
            <w:rPr>
              <w:rFonts w:hint="eastAsia" w:cs="Times New Roman"/>
              <w:color w:val="000000"/>
              <w:szCs w:val="20"/>
              <w:highlight w:val="none"/>
              <w:lang w:val="en-US" w:eastAsia="zh-CN"/>
            </w:rPr>
          </w:rPrChange>
        </w:rPr>
        <w:t>结果枝</w:t>
      </w:r>
      <w:r>
        <w:rPr>
          <w:rFonts w:hint="eastAsia" w:ascii="Times New Roman" w:hAnsi="Times New Roman"/>
          <w:kern w:val="0"/>
          <w:szCs w:val="21"/>
          <w:highlight w:val="none"/>
        </w:rPr>
        <w:t>的</w:t>
      </w:r>
      <w:r>
        <w:rPr>
          <w:rFonts w:hint="eastAsia" w:ascii="Times New Roman" w:hAnsi="Times New Roman"/>
          <w:kern w:val="0"/>
          <w:szCs w:val="21"/>
          <w:highlight w:val="none"/>
          <w:lang w:val="en-US" w:eastAsia="zh-CN"/>
        </w:rPr>
        <w:t>剪切力</w:t>
      </w:r>
      <w:r>
        <w:rPr>
          <w:rFonts w:hint="eastAsia" w:ascii="Times New Roman" w:hAnsi="Times New Roman"/>
          <w:kern w:val="0"/>
          <w:szCs w:val="21"/>
          <w:highlight w:val="none"/>
        </w:rPr>
        <w:t>。</w:t>
      </w:r>
    </w:p>
    <w:p w14:paraId="434040B9">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left"/>
        <w:textAlignment w:val="auto"/>
        <w:rPr>
          <w:rFonts w:hint="eastAsia" w:ascii="Times New Roman" w:hAnsi="Times New Roman" w:eastAsia="宋体"/>
          <w:kern w:val="0"/>
          <w:szCs w:val="21"/>
          <w:highlight w:val="none"/>
          <w:lang w:val="en-US" w:eastAsia="zh-CN"/>
        </w:rPr>
      </w:pPr>
      <w:r>
        <w:rPr>
          <w:rFonts w:hint="eastAsia" w:ascii="Times New Roman" w:hAnsi="Times New Roman"/>
          <w:kern w:val="0"/>
          <w:szCs w:val="21"/>
          <w:highlight w:val="none"/>
        </w:rPr>
        <w:t>舵机通过齿轮组传递到动刀的转矩</w:t>
      </w:r>
      <m:oMath>
        <m:sSub>
          <m:sSubPr>
            <m:ctrlPr>
              <w:rPr>
                <w:rFonts w:hint="eastAsia" w:ascii="Cambria Math" w:hAnsi="Cambria Math"/>
                <w:i/>
                <w:kern w:val="0"/>
                <w:szCs w:val="21"/>
                <w:highlight w:val="none"/>
              </w:rPr>
            </m:ctrlPr>
          </m:sSubPr>
          <m:e>
            <m:r>
              <m:rPr/>
              <w:rPr>
                <w:rFonts w:hint="default" w:ascii="Cambria Math" w:hAnsi="Cambria Math"/>
                <w:kern w:val="0"/>
                <w:szCs w:val="21"/>
                <w:highlight w:val="none"/>
                <w:lang w:val="en-US" w:eastAsia="zh-CN"/>
              </w:rPr>
              <m:t>M</m:t>
            </m:r>
            <m:ctrlPr>
              <w:rPr>
                <w:rFonts w:hint="eastAsia" w:ascii="Cambria Math" w:hAnsi="Cambria Math"/>
                <w:i/>
                <w:kern w:val="0"/>
                <w:szCs w:val="21"/>
                <w:highlight w:val="none"/>
              </w:rPr>
            </m:ctrlPr>
          </m:e>
          <m:sub>
            <m:r>
              <m:rPr/>
              <w:rPr>
                <w:rFonts w:hint="default" w:ascii="Cambria Math" w:hAnsi="Cambria Math"/>
                <w:kern w:val="0"/>
                <w:szCs w:val="21"/>
                <w:highlight w:val="none"/>
                <w:lang w:val="en-US" w:eastAsia="zh-CN"/>
              </w:rPr>
              <m:t>2</m:t>
            </m:r>
            <m:ctrlPr>
              <w:rPr>
                <w:rFonts w:hint="eastAsia" w:ascii="Cambria Math" w:hAnsi="Cambria Math"/>
                <w:i/>
                <w:kern w:val="0"/>
                <w:szCs w:val="21"/>
                <w:highlight w:val="none"/>
              </w:rPr>
            </m:ctrlPr>
          </m:sub>
        </m:sSub>
      </m:oMath>
      <w:r>
        <w:rPr>
          <w:rFonts w:hint="eastAsia" w:ascii="Times New Roman" w:hAnsi="Times New Roman"/>
          <w:kern w:val="0"/>
          <w:szCs w:val="21"/>
          <w:highlight w:val="none"/>
        </w:rPr>
        <w:t>为</w:t>
      </w:r>
      <w:r>
        <w:rPr>
          <w:rFonts w:hint="eastAsia" w:ascii="Times New Roman" w:hAnsi="Times New Roman"/>
          <w:kern w:val="0"/>
          <w:szCs w:val="21"/>
          <w:highlight w:val="none"/>
          <w:lang w:val="en-US" w:eastAsia="zh-CN"/>
        </w:rPr>
        <w:t>：</w:t>
      </w:r>
    </w:p>
    <w:p w14:paraId="16396FD7">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right"/>
        <w:textAlignment w:val="auto"/>
        <w:rPr>
          <w:rFonts w:hint="default" w:ascii="Times New Roman" w:hAnsi="Times New Roman"/>
          <w:kern w:val="0"/>
          <w:szCs w:val="21"/>
          <w:highlight w:val="none"/>
          <w:lang w:val="en-US"/>
        </w:rPr>
      </w:pPr>
      <m:oMath>
        <m:sSub>
          <m:sSubPr>
            <m:ctrlPr>
              <w:rPr>
                <w:rFonts w:hint="eastAsia" w:ascii="Cambria Math" w:hAnsi="Cambria Math"/>
                <w:i/>
                <w:kern w:val="0"/>
                <w:szCs w:val="21"/>
                <w:highlight w:val="none"/>
              </w:rPr>
            </m:ctrlPr>
          </m:sSubPr>
          <m:e>
            <m:r>
              <m:rPr/>
              <w:rPr>
                <w:rFonts w:hint="default" w:ascii="Cambria Math" w:hAnsi="Cambria Math"/>
                <w:kern w:val="0"/>
                <w:szCs w:val="21"/>
                <w:highlight w:val="none"/>
                <w:lang w:val="en-US" w:eastAsia="zh-CN"/>
              </w:rPr>
              <m:t>M</m:t>
            </m:r>
            <m:ctrlPr>
              <w:rPr>
                <w:rFonts w:hint="eastAsia" w:ascii="Cambria Math" w:hAnsi="Cambria Math"/>
                <w:i/>
                <w:kern w:val="0"/>
                <w:szCs w:val="21"/>
                <w:highlight w:val="none"/>
              </w:rPr>
            </m:ctrlPr>
          </m:e>
          <m:sub>
            <m:r>
              <m:rPr/>
              <w:rPr>
                <w:rFonts w:hint="default" w:ascii="Cambria Math" w:hAnsi="Cambria Math"/>
                <w:kern w:val="0"/>
                <w:szCs w:val="21"/>
                <w:highlight w:val="none"/>
                <w:lang w:val="en-US" w:eastAsia="zh-CN"/>
              </w:rPr>
              <m:t>2</m:t>
            </m:r>
            <m:ctrlPr>
              <w:rPr>
                <w:rFonts w:hint="eastAsia" w:ascii="Cambria Math" w:hAnsi="Cambria Math"/>
                <w:i/>
                <w:kern w:val="0"/>
                <w:szCs w:val="21"/>
                <w:highlight w:val="none"/>
              </w:rPr>
            </m:ctrlPr>
          </m:sub>
        </m:sSub>
        <m:r>
          <m:rPr/>
          <w:rPr>
            <w:rFonts w:hint="default" w:ascii="Cambria Math" w:hAnsi="Cambria Math"/>
            <w:kern w:val="0"/>
            <w:sz w:val="21"/>
            <w:szCs w:val="21"/>
            <w:highlight w:val="none"/>
            <w:lang w:val="en-US" w:eastAsia="zh-CN" w:bidi="ar"/>
            <w:rPrChange w:id="1461" w:author="lg" w:date="2026-01-14T17:24:29Z">
              <w:rPr>
                <w:rFonts w:hint="default" w:ascii="Cambria Math" w:hAnsi="Cambria Math"/>
                <w:kern w:val="0"/>
                <w:sz w:val="20"/>
                <w:szCs w:val="20"/>
                <w:highlight w:val="none"/>
                <w:lang w:val="en-US" w:eastAsia="zh-CN" w:bidi="ar"/>
              </w:rPr>
            </w:rPrChange>
          </w:rPr>
          <m:t>=</m:t>
        </m:r>
        <m:sSub>
          <m:sSubPr>
            <m:ctrlPr>
              <w:rPr>
                <w:rFonts w:hint="eastAsia" w:ascii="Cambria Math" w:hAnsi="Cambria Math"/>
                <w:i/>
                <w:kern w:val="0"/>
                <w:szCs w:val="21"/>
                <w:highlight w:val="none"/>
              </w:rPr>
            </m:ctrlPr>
          </m:sSubPr>
          <m:e>
            <m:r>
              <m:rPr/>
              <w:rPr>
                <w:rFonts w:hint="default" w:ascii="Cambria Math" w:hAnsi="Cambria Math"/>
                <w:kern w:val="0"/>
                <w:szCs w:val="21"/>
                <w:highlight w:val="none"/>
                <w:lang w:val="en-US" w:eastAsia="zh-CN"/>
              </w:rPr>
              <m:t>M</m:t>
            </m:r>
            <m:ctrlPr>
              <w:rPr>
                <w:rFonts w:hint="eastAsia" w:ascii="Cambria Math" w:hAnsi="Cambria Math"/>
                <w:i/>
                <w:kern w:val="0"/>
                <w:szCs w:val="21"/>
                <w:highlight w:val="none"/>
              </w:rPr>
            </m:ctrlPr>
          </m:e>
          <m:sub>
            <m:r>
              <m:rPr/>
              <w:rPr>
                <w:rFonts w:hint="default" w:ascii="Cambria Math" w:hAnsi="Cambria Math"/>
                <w:kern w:val="0"/>
                <w:szCs w:val="21"/>
                <w:highlight w:val="none"/>
                <w:lang w:val="en-US" w:eastAsia="zh-CN"/>
              </w:rPr>
              <m:t>1</m:t>
            </m:r>
            <m:ctrlPr>
              <w:rPr>
                <w:rFonts w:hint="eastAsia" w:ascii="Cambria Math" w:hAnsi="Cambria Math"/>
                <w:i/>
                <w:kern w:val="0"/>
                <w:szCs w:val="21"/>
                <w:highlight w:val="none"/>
              </w:rPr>
            </m:ctrlPr>
          </m:sub>
        </m:sSub>
        <m:r>
          <m:rPr/>
          <w:rPr>
            <w:rFonts w:hint="default" w:ascii="Cambria Math" w:hAnsi="Cambria Math"/>
            <w:kern w:val="0"/>
            <w:szCs w:val="21"/>
            <w:highlight w:val="none"/>
            <w:lang w:val="en-US" w:eastAsia="zh-CN"/>
          </w:rPr>
          <m:t>i</m:t>
        </m:r>
      </m:oMath>
      <w:r>
        <w:rPr>
          <w:rFonts w:hint="eastAsia" w:hAnsi="Times New Roman"/>
          <w:i w:val="0"/>
          <w:kern w:val="0"/>
          <w:szCs w:val="21"/>
          <w:highlight w:val="none"/>
          <w:lang w:val="en-US" w:eastAsia="zh-CN"/>
        </w:rPr>
        <w:tab/>
      </w:r>
      <w:r>
        <w:rPr>
          <w:rFonts w:hint="eastAsia" w:hAnsi="Times New Roman"/>
          <w:i w:val="0"/>
          <w:kern w:val="0"/>
          <w:szCs w:val="21"/>
          <w:highlight w:val="none"/>
          <w:lang w:val="en-US" w:eastAsia="zh-CN"/>
        </w:rPr>
        <w:tab/>
      </w:r>
      <w:r>
        <w:rPr>
          <w:rFonts w:hint="eastAsia" w:hAnsi="Times New Roman"/>
          <w:i w:val="0"/>
          <w:kern w:val="0"/>
          <w:szCs w:val="21"/>
          <w:highlight w:val="none"/>
          <w:lang w:val="en-US" w:eastAsia="zh-CN"/>
        </w:rPr>
        <w:tab/>
      </w:r>
      <w:r>
        <w:rPr>
          <w:rFonts w:hint="eastAsia" w:hAnsi="Times New Roman"/>
          <w:i w:val="0"/>
          <w:kern w:val="0"/>
          <w:szCs w:val="21"/>
          <w:highlight w:val="none"/>
          <w:lang w:val="en-US" w:eastAsia="zh-CN"/>
        </w:rPr>
        <w:tab/>
      </w:r>
      <w:r>
        <w:rPr>
          <w:rFonts w:hint="eastAsia" w:ascii="Times New Roman" w:hAnsi="Times New Roman"/>
          <w:kern w:val="0"/>
          <w:sz w:val="21"/>
          <w:szCs w:val="21"/>
          <w:highlight w:val="none"/>
          <w:lang w:val="en-US" w:eastAsia="zh-CN"/>
          <w:rPrChange w:id="1462" w:author="lg" w:date="2026-01-14T17:24:29Z">
            <w:rPr>
              <w:rFonts w:hint="eastAsia" w:ascii="Times New Roman" w:hAnsi="Times New Roman"/>
              <w:kern w:val="0"/>
              <w:sz w:val="20"/>
              <w:szCs w:val="20"/>
              <w:highlight w:val="none"/>
              <w:lang w:val="en-US" w:eastAsia="zh-CN"/>
            </w:rPr>
          </w:rPrChange>
        </w:rPr>
        <w:t>(</w:t>
      </w:r>
      <w:r>
        <w:rPr>
          <w:rFonts w:hint="eastAsia"/>
          <w:kern w:val="0"/>
          <w:sz w:val="21"/>
          <w:szCs w:val="21"/>
          <w:highlight w:val="none"/>
          <w:lang w:val="en-US" w:eastAsia="zh-CN"/>
          <w:rPrChange w:id="1463" w:author="lg" w:date="2026-01-14T17:24:29Z">
            <w:rPr>
              <w:rFonts w:hint="eastAsia"/>
              <w:kern w:val="0"/>
              <w:sz w:val="20"/>
              <w:szCs w:val="20"/>
              <w:highlight w:val="none"/>
              <w:lang w:val="en-US" w:eastAsia="zh-CN"/>
            </w:rPr>
          </w:rPrChange>
        </w:rPr>
        <w:t>11</w:t>
      </w:r>
      <w:r>
        <w:rPr>
          <w:rFonts w:hint="eastAsia" w:ascii="Times New Roman" w:hAnsi="Times New Roman"/>
          <w:kern w:val="0"/>
          <w:sz w:val="21"/>
          <w:szCs w:val="21"/>
          <w:highlight w:val="none"/>
          <w:lang w:val="en-US" w:eastAsia="zh-CN"/>
          <w:rPrChange w:id="1464" w:author="lg" w:date="2026-01-14T17:24:29Z">
            <w:rPr>
              <w:rFonts w:hint="eastAsia" w:ascii="Times New Roman" w:hAnsi="Times New Roman"/>
              <w:kern w:val="0"/>
              <w:sz w:val="20"/>
              <w:szCs w:val="20"/>
              <w:highlight w:val="none"/>
              <w:lang w:val="en-US" w:eastAsia="zh-CN"/>
            </w:rPr>
          </w:rPrChange>
        </w:rPr>
        <w:t>)</w:t>
      </w:r>
    </w:p>
    <w:p w14:paraId="301EF2F5">
      <w:pPr>
        <w:spacing w:line="240" w:lineRule="auto"/>
        <w:ind w:firstLine="0" w:firstLineChars="0"/>
        <w:rPr>
          <w:rFonts w:hint="eastAsia" w:ascii="宋体" w:hAnsi="宋体" w:cs="宋体"/>
          <w:kern w:val="0"/>
          <w:szCs w:val="21"/>
          <w:highlight w:val="none"/>
        </w:rPr>
      </w:pPr>
      <w:r>
        <w:rPr>
          <w:rFonts w:hint="eastAsia" w:ascii="Times New Roman" w:hAnsi="Times New Roman"/>
          <w:kern w:val="0"/>
          <w:szCs w:val="21"/>
          <w:highlight w:val="none"/>
        </w:rPr>
        <w:t>式中，</w:t>
      </w:r>
      <w:r>
        <w:rPr>
          <w:rFonts w:hint="eastAsia" w:ascii="Times New Roman" w:hAnsi="Times New Roman"/>
          <w:i/>
          <w:iCs/>
          <w:kern w:val="0"/>
          <w:szCs w:val="21"/>
          <w:highlight w:val="none"/>
        </w:rPr>
        <w:t>M</w:t>
      </w:r>
      <w:r>
        <w:rPr>
          <w:rFonts w:hint="eastAsia" w:ascii="Times New Roman" w:hAnsi="Times New Roman"/>
          <w:i w:val="0"/>
          <w:iCs w:val="0"/>
          <w:kern w:val="0"/>
          <w:szCs w:val="21"/>
          <w:highlight w:val="none"/>
          <w:vertAlign w:val="subscript"/>
        </w:rPr>
        <w:t>1</w:t>
      </w:r>
      <w:r>
        <w:rPr>
          <w:rFonts w:hint="eastAsia" w:ascii="Times New Roman" w:hAnsi="Times New Roman"/>
          <w:kern w:val="0"/>
          <w:szCs w:val="21"/>
          <w:highlight w:val="none"/>
        </w:rPr>
        <w:t>指舵机转矩，取值为</w:t>
      </w:r>
      <m:oMath>
        <m:r>
          <m:rPr>
            <m:sty m:val="p"/>
          </m:rPr>
          <w:rPr>
            <w:rFonts w:hint="default" w:ascii="Cambria Math" w:hAnsi="Cambria Math" w:cs="Times New Roman"/>
            <w:kern w:val="0"/>
            <w:sz w:val="21"/>
            <w:szCs w:val="21"/>
            <w:highlight w:val="none"/>
            <w:lang w:val="en-US" w:eastAsia="zh-CN" w:bidi="ar-SA"/>
          </w:rPr>
          <m:t>200N</m:t>
        </m:r>
        <m:r>
          <m:rPr>
            <m:sty m:val="p"/>
          </m:rPr>
          <w:rPr>
            <w:rFonts w:hint="default" w:ascii="Cambria Math" w:hAnsi="Cambria Math" w:cs="Cambria Math"/>
            <w:kern w:val="0"/>
            <w:sz w:val="21"/>
            <w:szCs w:val="21"/>
            <w:highlight w:val="none"/>
            <w:lang w:val="en-US" w:eastAsia="zh-CN" w:bidi="ar-SA"/>
          </w:rPr>
          <m:t>∙cm</m:t>
        </m:r>
      </m:oMath>
      <w:r>
        <w:rPr>
          <w:rFonts w:hint="eastAsia" w:ascii="Times New Roman" w:hAnsi="Times New Roman"/>
          <w:kern w:val="0"/>
          <w:szCs w:val="21"/>
          <w:highlight w:val="none"/>
        </w:rPr>
        <w:t>；</w:t>
      </w:r>
      <w:r>
        <w:rPr>
          <w:rFonts w:ascii="Times New Roman" w:hAnsi="Times New Roman"/>
          <w:i/>
          <w:iCs/>
          <w:kern w:val="0"/>
          <w:szCs w:val="21"/>
          <w:highlight w:val="none"/>
        </w:rPr>
        <w:t>i</w:t>
      </w:r>
      <w:r>
        <w:rPr>
          <w:rFonts w:hint="eastAsia" w:ascii="Times New Roman" w:hAnsi="Times New Roman"/>
          <w:i w:val="0"/>
          <w:iCs w:val="0"/>
          <w:kern w:val="0"/>
          <w:szCs w:val="21"/>
          <w:highlight w:val="none"/>
        </w:rPr>
        <w:t>是</w:t>
      </w:r>
      <w:r>
        <w:rPr>
          <w:rFonts w:hint="eastAsia" w:ascii="宋体" w:hAnsi="宋体" w:cs="宋体"/>
          <w:kern w:val="0"/>
          <w:szCs w:val="21"/>
          <w:highlight w:val="none"/>
        </w:rPr>
        <w:t>主动齿轮与不完全齿轮的传动比，为</w:t>
      </w:r>
      <w:r>
        <w:rPr>
          <w:rFonts w:hint="eastAsia" w:cs="Times New Roman"/>
          <w:kern w:val="0"/>
          <w:sz w:val="21"/>
          <w:szCs w:val="21"/>
          <w:highlight w:val="none"/>
          <w:lang w:val="en-US" w:eastAsia="zh-CN"/>
          <w:rPrChange w:id="1465" w:author="lg" w:date="2026-01-14T17:24:29Z">
            <w:rPr>
              <w:rFonts w:hint="eastAsia" w:cs="Times New Roman"/>
              <w:kern w:val="0"/>
              <w:sz w:val="20"/>
              <w:szCs w:val="20"/>
              <w:highlight w:val="none"/>
              <w:lang w:val="en-US" w:eastAsia="zh-CN"/>
            </w:rPr>
          </w:rPrChange>
        </w:rPr>
        <w:t>2.33</w:t>
      </w:r>
      <w:r>
        <w:rPr>
          <w:rFonts w:hint="eastAsia" w:ascii="宋体" w:hAnsi="宋体" w:cs="宋体"/>
          <w:kern w:val="0"/>
          <w:szCs w:val="21"/>
          <w:highlight w:val="none"/>
        </w:rPr>
        <w:t>。</w:t>
      </w:r>
    </w:p>
    <w:p w14:paraId="433D431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highlight w:val="none"/>
        </w:rPr>
      </w:pPr>
      <w:r>
        <w:rPr>
          <w:rFonts w:hint="eastAsia"/>
          <w:kern w:val="0"/>
          <w:szCs w:val="21"/>
          <w:highlight w:val="none"/>
          <w:lang w:val="en-US" w:eastAsia="zh-CN"/>
        </w:rPr>
        <w:t>根据力矩平衡方程，可得</w:t>
      </w:r>
      <w:r>
        <w:rPr>
          <w:rFonts w:hint="eastAsia" w:cs="Times New Roman"/>
          <w:color w:val="000000"/>
          <w:szCs w:val="21"/>
          <w:highlight w:val="none"/>
          <w:lang w:val="en-US" w:eastAsia="zh-CN"/>
          <w:rPrChange w:id="1466" w:author="lg" w:date="2026-01-14T17:24:29Z">
            <w:rPr>
              <w:rFonts w:hint="eastAsia" w:cs="Times New Roman"/>
              <w:color w:val="000000"/>
              <w:szCs w:val="20"/>
              <w:highlight w:val="none"/>
              <w:lang w:val="en-US" w:eastAsia="zh-CN"/>
            </w:rPr>
          </w:rPrChange>
        </w:rPr>
        <w:t>结果枝</w:t>
      </w:r>
      <w:r>
        <w:rPr>
          <w:rFonts w:hint="eastAsia" w:ascii="Times New Roman" w:hAnsi="Times New Roman"/>
          <w:kern w:val="0"/>
          <w:szCs w:val="21"/>
          <w:highlight w:val="none"/>
        </w:rPr>
        <w:t>受到的剪切力</w:t>
      </w:r>
      <m:oMath>
        <m:sSub>
          <m:sSubPr>
            <m:ctrlPr>
              <w:rPr>
                <w:rFonts w:ascii="Cambria Math" w:hAnsi="Cambria Math"/>
                <w:i/>
                <w:kern w:val="0"/>
                <w:szCs w:val="21"/>
                <w:highlight w:val="none"/>
              </w:rPr>
            </m:ctrlPr>
          </m:sSubPr>
          <m:e>
            <m:r>
              <m:rPr/>
              <w:rPr>
                <w:rFonts w:hint="default" w:ascii="Cambria Math" w:hAnsi="Cambria Math"/>
                <w:kern w:val="0"/>
                <w:szCs w:val="21"/>
                <w:highlight w:val="none"/>
                <w:lang w:val="en-US" w:eastAsia="zh-CN"/>
              </w:rPr>
              <m:t>F</m:t>
            </m:r>
            <m:ctrlPr>
              <w:rPr>
                <w:rFonts w:ascii="Cambria Math" w:hAnsi="Cambria Math"/>
                <w:i/>
                <w:kern w:val="0"/>
                <w:szCs w:val="21"/>
                <w:highlight w:val="none"/>
              </w:rPr>
            </m:ctrlPr>
          </m:e>
          <m:sub>
            <m:r>
              <m:rPr>
                <m:sty m:val="p"/>
              </m:rPr>
              <w:rPr>
                <w:rFonts w:hint="default" w:ascii="Cambria Math" w:hAnsi="Cambria Math"/>
                <w:kern w:val="0"/>
                <w:szCs w:val="21"/>
                <w:highlight w:val="none"/>
                <w:lang w:val="en-US" w:eastAsia="zh-CN"/>
              </w:rPr>
              <m:t>a</m:t>
            </m:r>
            <m:ctrlPr>
              <w:rPr>
                <w:rFonts w:ascii="Cambria Math" w:hAnsi="Cambria Math"/>
                <w:i/>
                <w:kern w:val="0"/>
                <w:szCs w:val="21"/>
                <w:highlight w:val="none"/>
              </w:rPr>
            </m:ctrlPr>
          </m:sub>
        </m:sSub>
      </m:oMath>
      <w:r>
        <w:rPr>
          <w:rFonts w:hint="eastAsia"/>
          <w:highlight w:val="none"/>
        </w:rPr>
        <w:t>：</w:t>
      </w:r>
    </w:p>
    <w:p w14:paraId="4F22D7A7">
      <w:pPr>
        <w:keepNext w:val="0"/>
        <w:keepLines w:val="0"/>
        <w:pageBreakBefore w:val="0"/>
        <w:widowControl w:val="0"/>
        <w:kinsoku/>
        <w:wordWrap/>
        <w:overflowPunct/>
        <w:topLinePunct w:val="0"/>
        <w:autoSpaceDE/>
        <w:autoSpaceDN/>
        <w:bidi w:val="0"/>
        <w:adjustRightInd/>
        <w:snapToGrid/>
        <w:spacing w:line="240" w:lineRule="auto"/>
        <w:ind w:firstLine="420"/>
        <w:jc w:val="right"/>
        <w:textAlignment w:val="auto"/>
        <w:rPr>
          <w:rFonts w:hint="eastAsia" w:ascii="Times New Roman" w:hAnsi="Times New Roman"/>
          <w:kern w:val="0"/>
          <w:sz w:val="21"/>
          <w:szCs w:val="21"/>
          <w:highlight w:val="none"/>
          <w:lang w:val="en-US" w:eastAsia="zh-CN"/>
          <w:rPrChange w:id="1467" w:author="lg" w:date="2026-01-14T17:24:29Z">
            <w:rPr>
              <w:rFonts w:hint="eastAsia" w:ascii="Times New Roman" w:hAnsi="Times New Roman"/>
              <w:kern w:val="0"/>
              <w:sz w:val="20"/>
              <w:szCs w:val="20"/>
              <w:highlight w:val="none"/>
              <w:lang w:val="en-US" w:eastAsia="zh-CN"/>
            </w:rPr>
          </w:rPrChange>
        </w:rPr>
      </w:pPr>
      <m:oMath>
        <m:sSub>
          <m:sSubPr>
            <m:ctrlPr>
              <w:rPr>
                <w:rFonts w:ascii="Cambria Math" w:hAnsi="Cambria Math"/>
                <w:i/>
                <w:highlight w:val="none"/>
              </w:rPr>
            </m:ctrlPr>
          </m:sSubPr>
          <m:e>
            <m:r>
              <m:rPr/>
              <w:rPr>
                <w:rFonts w:hint="default" w:ascii="Cambria Math" w:hAnsi="Cambria Math"/>
                <w:highlight w:val="none"/>
                <w:lang w:val="en-US" w:eastAsia="zh-CN"/>
              </w:rPr>
              <m:t>F</m:t>
            </m:r>
            <m:ctrlPr>
              <w:rPr>
                <w:rFonts w:ascii="Cambria Math" w:hAnsi="Cambria Math"/>
                <w:i/>
                <w:highlight w:val="none"/>
              </w:rPr>
            </m:ctrlPr>
          </m:e>
          <m:sub>
            <m:r>
              <m:rPr>
                <m:sty m:val="p"/>
              </m:rPr>
              <w:rPr>
                <w:rFonts w:hint="default" w:ascii="Cambria Math" w:hAnsi="Cambria Math"/>
                <w:highlight w:val="none"/>
                <w:lang w:val="en-US" w:eastAsia="zh-CN"/>
              </w:rPr>
              <m:t>a</m:t>
            </m:r>
            <m:ctrlPr>
              <w:rPr>
                <w:rFonts w:ascii="Cambria Math" w:hAnsi="Cambria Math"/>
                <w:i/>
                <w:highlight w:val="none"/>
              </w:rPr>
            </m:ctrlPr>
          </m:sub>
        </m:sSub>
        <m:r>
          <m:rPr/>
          <w:rPr>
            <w:rFonts w:hint="default" w:ascii="Cambria Math" w:hAnsi="Cambria Math"/>
            <w:highlight w:val="none"/>
            <w:lang w:val="en-US" w:eastAsia="zh-CN"/>
          </w:rPr>
          <m:t>(t)=</m:t>
        </m:r>
        <m:f>
          <w:bookmarkStart w:id="42" w:name="OLE_LINK52"/>
          <m:fPr>
            <m:ctrlPr>
              <w:rPr>
                <w:rFonts w:hint="default" w:ascii="Cambria Math" w:hAnsi="Cambria Math"/>
                <w:i/>
                <w:highlight w:val="none"/>
                <w:lang w:val="en-US" w:eastAsia="zh-CN"/>
              </w:rPr>
            </m:ctrlPr>
          </m:fPr>
          <m:num>
            <m:sSub>
              <m:sSubPr>
                <m:ctrlPr>
                  <w:rPr>
                    <w:rFonts w:hint="default" w:ascii="Cambria Math" w:hAnsi="Cambria Math"/>
                    <w:i/>
                    <w:highlight w:val="none"/>
                    <w:lang w:val="en-US" w:eastAsia="zh-CN"/>
                  </w:rPr>
                </m:ctrlPr>
              </m:sSubPr>
              <m:e>
                <m:r>
                  <m:rPr/>
                  <w:rPr>
                    <w:rFonts w:hint="default" w:ascii="Cambria Math" w:hAnsi="Cambria Math"/>
                    <w:highlight w:val="none"/>
                    <w:lang w:val="en-US" w:eastAsia="zh-CN"/>
                  </w:rPr>
                  <m:t>M</m:t>
                </m:r>
                <m:ctrlPr>
                  <w:rPr>
                    <w:rFonts w:hint="default" w:ascii="Cambria Math" w:hAnsi="Cambria Math"/>
                    <w:i/>
                    <w:highlight w:val="none"/>
                    <w:lang w:val="en-US" w:eastAsia="zh-CN"/>
                  </w:rPr>
                </m:ctrlPr>
              </m:e>
              <m:sub>
                <m:r>
                  <m:rPr/>
                  <w:rPr>
                    <w:rFonts w:hint="default" w:ascii="Cambria Math" w:hAnsi="Cambria Math"/>
                    <w:highlight w:val="none"/>
                    <w:lang w:val="en-US" w:eastAsia="zh-CN"/>
                  </w:rPr>
                  <m:t>2</m:t>
                </m:r>
                <m:ctrlPr>
                  <w:rPr>
                    <w:rFonts w:hint="default" w:ascii="Cambria Math" w:hAnsi="Cambria Math"/>
                    <w:i/>
                    <w:highlight w:val="none"/>
                    <w:lang w:val="en-US" w:eastAsia="zh-CN"/>
                  </w:rPr>
                </m:ctrlPr>
              </m:sub>
            </m:sSub>
            <m:ctrlPr>
              <w:rPr>
                <w:rFonts w:hint="default" w:ascii="Cambria Math" w:hAnsi="Cambria Math"/>
                <w:i/>
                <w:highlight w:val="none"/>
                <w:lang w:val="en-US" w:eastAsia="zh-CN"/>
              </w:rPr>
            </m:ctrlPr>
          </m:num>
          <m:den>
            <m:sSub>
              <m:sSubPr>
                <m:ctrlPr>
                  <w:rPr>
                    <w:rFonts w:ascii="Cambria Math" w:hAnsi="Cambria Math"/>
                    <w:i/>
                    <w:iCs w:val="0"/>
                    <w:kern w:val="0"/>
                    <w:szCs w:val="21"/>
                    <w:highlight w:val="none"/>
                    <w:vertAlign w:val="baseline"/>
                    <w:lang w:val="en-US"/>
                  </w:rPr>
                </m:ctrlPr>
              </m:sSubPr>
              <m:e>
                <m:r>
                  <m:rPr/>
                  <w:rPr>
                    <w:rFonts w:hint="default" w:ascii="Cambria Math" w:hAnsi="Cambria Math"/>
                    <w:kern w:val="0"/>
                    <w:szCs w:val="21"/>
                    <w:highlight w:val="none"/>
                    <w:vertAlign w:val="baseline"/>
                    <w:lang w:val="en-US" w:eastAsia="zh-CN"/>
                  </w:rPr>
                  <m:t>L</m:t>
                </m:r>
                <m:ctrlPr>
                  <w:rPr>
                    <w:rFonts w:ascii="Cambria Math" w:hAnsi="Cambria Math"/>
                    <w:i/>
                    <w:iCs w:val="0"/>
                    <w:kern w:val="0"/>
                    <w:szCs w:val="21"/>
                    <w:highlight w:val="none"/>
                    <w:vertAlign w:val="baseline"/>
                    <w:lang w:val="en-US"/>
                  </w:rPr>
                </m:ctrlPr>
              </m:e>
              <m:sub>
                <m:r>
                  <m:rPr>
                    <m:sty m:val="p"/>
                  </m:rPr>
                  <w:rPr>
                    <w:rFonts w:hint="default" w:ascii="Cambria Math" w:hAnsi="Cambria Math"/>
                    <w:kern w:val="0"/>
                    <w:szCs w:val="21"/>
                    <w:highlight w:val="none"/>
                    <w:vertAlign w:val="baseline"/>
                    <w:lang w:val="en-US" w:eastAsia="zh-CN"/>
                  </w:rPr>
                  <m:t>OE</m:t>
                </m:r>
                <m:ctrlPr>
                  <w:rPr>
                    <w:rFonts w:ascii="Cambria Math" w:hAnsi="Cambria Math"/>
                    <w:i/>
                    <w:iCs w:val="0"/>
                    <w:kern w:val="0"/>
                    <w:szCs w:val="21"/>
                    <w:highlight w:val="none"/>
                    <w:vertAlign w:val="baseline"/>
                    <w:lang w:val="en-US"/>
                  </w:rPr>
                </m:ctrlPr>
              </m:sub>
            </m:sSub>
            <m:r>
              <m:rPr/>
              <w:rPr>
                <w:rFonts w:hint="default" w:ascii="Cambria Math" w:hAnsi="Cambria Math"/>
                <w:kern w:val="0"/>
                <w:szCs w:val="21"/>
                <w:highlight w:val="none"/>
                <w:vertAlign w:val="baseline"/>
                <w:lang w:val="en-US" w:eastAsia="zh-CN"/>
              </w:rPr>
              <m:t>(t)</m:t>
            </m:r>
            <w:bookmarkEnd w:id="42"/>
            <m:ctrlPr>
              <w:rPr>
                <w:rFonts w:hint="default" w:ascii="Cambria Math" w:hAnsi="Cambria Math"/>
                <w:i/>
                <w:highlight w:val="none"/>
                <w:lang w:val="en-US" w:eastAsia="zh-CN"/>
              </w:rPr>
            </m:ctrlPr>
          </m:den>
        </m:f>
        <m:r>
          <m:rPr/>
          <w:rPr>
            <w:rFonts w:hint="default" w:ascii="Cambria Math" w:hAnsi="Cambria Math"/>
            <w:highlight w:val="none"/>
            <w:lang w:val="en-US" w:eastAsia="zh-CN"/>
          </w:rPr>
          <m:t>=</m:t>
        </m:r>
        <m:f>
          <m:fPr>
            <m:ctrlPr>
              <w:rPr>
                <w:rFonts w:hint="default" w:ascii="Cambria Math" w:hAnsi="Cambria Math"/>
                <w:i/>
                <w:highlight w:val="none"/>
                <w:lang w:val="en-US" w:eastAsia="zh-CN"/>
              </w:rPr>
            </m:ctrlPr>
          </m:fPr>
          <m:num>
            <m:sSub>
              <m:sSubPr>
                <m:ctrlPr>
                  <w:rPr>
                    <w:rFonts w:hint="eastAsia" w:ascii="Cambria Math" w:hAnsi="Cambria Math"/>
                    <w:i/>
                    <w:kern w:val="0"/>
                    <w:szCs w:val="21"/>
                    <w:highlight w:val="none"/>
                  </w:rPr>
                </m:ctrlPr>
              </m:sSubPr>
              <m:e>
                <m:r>
                  <m:rPr/>
                  <w:rPr>
                    <w:rFonts w:hint="default" w:ascii="Cambria Math" w:hAnsi="Cambria Math"/>
                    <w:kern w:val="0"/>
                    <w:szCs w:val="21"/>
                    <w:highlight w:val="none"/>
                    <w:lang w:val="en-US" w:eastAsia="zh-CN"/>
                  </w:rPr>
                  <m:t>M</m:t>
                </m:r>
                <m:ctrlPr>
                  <w:rPr>
                    <w:rFonts w:hint="eastAsia" w:ascii="Cambria Math" w:hAnsi="Cambria Math"/>
                    <w:i/>
                    <w:kern w:val="0"/>
                    <w:szCs w:val="21"/>
                    <w:highlight w:val="none"/>
                  </w:rPr>
                </m:ctrlPr>
              </m:e>
              <m:sub>
                <m:r>
                  <m:rPr/>
                  <w:rPr>
                    <w:rFonts w:hint="default" w:ascii="Cambria Math" w:hAnsi="Cambria Math"/>
                    <w:kern w:val="0"/>
                    <w:szCs w:val="21"/>
                    <w:highlight w:val="none"/>
                    <w:lang w:val="en-US" w:eastAsia="zh-CN"/>
                  </w:rPr>
                  <m:t>1</m:t>
                </m:r>
                <m:ctrlPr>
                  <w:rPr>
                    <w:rFonts w:hint="eastAsia" w:ascii="Cambria Math" w:hAnsi="Cambria Math"/>
                    <w:i/>
                    <w:kern w:val="0"/>
                    <w:szCs w:val="21"/>
                    <w:highlight w:val="none"/>
                  </w:rPr>
                </m:ctrlPr>
              </m:sub>
            </m:sSub>
            <m:r>
              <m:rPr/>
              <w:rPr>
                <w:rFonts w:hint="default" w:ascii="Cambria Math" w:hAnsi="Cambria Math"/>
                <w:kern w:val="0"/>
                <w:szCs w:val="21"/>
                <w:highlight w:val="none"/>
                <w:lang w:val="en-US" w:eastAsia="zh-CN"/>
              </w:rPr>
              <m:t>i</m:t>
            </m:r>
            <m:ctrlPr>
              <w:rPr>
                <w:rFonts w:hint="default" w:ascii="Cambria Math" w:hAnsi="Cambria Math"/>
                <w:i/>
                <w:highlight w:val="none"/>
                <w:lang w:val="en-US" w:eastAsia="zh-CN"/>
              </w:rPr>
            </m:ctrlPr>
          </m:num>
          <m:den>
            <m:rad>
              <m:radPr>
                <m:degHide m:val="1"/>
                <m:ctrlPr>
                  <w:rPr>
                    <w:rFonts w:hint="default" w:ascii="Cambria Math" w:hAnsi="Cambria Math"/>
                    <w:i/>
                    <w:iCs w:val="0"/>
                    <w:kern w:val="0"/>
                    <w:szCs w:val="21"/>
                    <w:highlight w:val="none"/>
                    <w:vertAlign w:val="baseline"/>
                    <w:lang w:val="en-US" w:eastAsia="zh-CN"/>
                  </w:rPr>
                </m:ctrlPr>
              </m:radPr>
              <m:deg>
                <m:ctrlPr>
                  <w:rPr>
                    <w:rFonts w:hint="default" w:ascii="Cambria Math" w:hAnsi="Cambria Math"/>
                    <w:i/>
                    <w:iCs w:val="0"/>
                    <w:kern w:val="0"/>
                    <w:szCs w:val="21"/>
                    <w:highlight w:val="none"/>
                    <w:vertAlign w:val="baseline"/>
                    <w:lang w:val="en-US" w:eastAsia="zh-CN"/>
                  </w:rPr>
                </m:ctrlPr>
              </m:deg>
              <m:e>
                <m:sSup>
                  <m:sSupPr>
                    <m:ctrlPr>
                      <w:rPr>
                        <w:rFonts w:hint="default" w:ascii="Cambria Math" w:hAnsi="Cambria Math"/>
                        <w:i/>
                        <w:iCs w:val="0"/>
                        <w:kern w:val="0"/>
                        <w:szCs w:val="21"/>
                        <w:highlight w:val="none"/>
                        <w:vertAlign w:val="baseline"/>
                        <w:lang w:val="en-US" w:eastAsia="zh-CN"/>
                      </w:rPr>
                    </m:ctrlPr>
                  </m:sSupPr>
                  <m:e>
                    <m:sSub>
                      <m:sSubPr>
                        <m:ctrlPr>
                          <w:rPr>
                            <w:rFonts w:hint="default" w:ascii="Cambria Math" w:hAnsi="Cambria Math"/>
                            <w:i/>
                            <w:iCs w:val="0"/>
                            <w:kern w:val="0"/>
                            <w:szCs w:val="21"/>
                            <w:highlight w:val="none"/>
                            <w:vertAlign w:val="baseline"/>
                            <w:lang w:val="en-US" w:eastAsia="zh-CN"/>
                          </w:rPr>
                        </m:ctrlPr>
                      </m:sSubPr>
                      <m:e>
                        <m:r>
                          <m:rPr/>
                          <w:rPr>
                            <w:rFonts w:hint="default" w:ascii="Cambria Math" w:hAnsi="Cambria Math"/>
                            <w:kern w:val="0"/>
                            <w:szCs w:val="21"/>
                            <w:highlight w:val="none"/>
                            <w:vertAlign w:val="baseline"/>
                            <w:lang w:val="en-US" w:eastAsia="zh-CN"/>
                          </w:rPr>
                          <m:t>x</m:t>
                        </m:r>
                        <m:ctrlPr>
                          <w:rPr>
                            <w:rFonts w:hint="default" w:ascii="Cambria Math" w:hAnsi="Cambria Math"/>
                            <w:i/>
                            <w:iCs w:val="0"/>
                            <w:kern w:val="0"/>
                            <w:szCs w:val="21"/>
                            <w:highlight w:val="none"/>
                            <w:vertAlign w:val="baseline"/>
                            <w:lang w:val="en-US" w:eastAsia="zh-CN"/>
                          </w:rPr>
                        </m:ctrlPr>
                      </m:e>
                      <m:sub>
                        <m:r>
                          <m:rPr>
                            <m:sty m:val="p"/>
                          </m:rPr>
                          <w:rPr>
                            <w:rFonts w:hint="default" w:ascii="Cambria Math" w:hAnsi="Cambria Math"/>
                            <w:kern w:val="0"/>
                            <w:szCs w:val="21"/>
                            <w:highlight w:val="none"/>
                            <w:vertAlign w:val="baseline"/>
                            <w:lang w:val="en-US" w:eastAsia="zh-CN"/>
                          </w:rPr>
                          <m:t>E</m:t>
                        </m:r>
                        <m:ctrlPr>
                          <w:rPr>
                            <w:rFonts w:hint="default" w:ascii="Cambria Math" w:hAnsi="Cambria Math"/>
                            <w:i/>
                            <w:iCs w:val="0"/>
                            <w:kern w:val="0"/>
                            <w:szCs w:val="21"/>
                            <w:highlight w:val="none"/>
                            <w:vertAlign w:val="baseline"/>
                            <w:lang w:val="en-US" w:eastAsia="zh-CN"/>
                          </w:rPr>
                        </m:ctrlPr>
                      </m:sub>
                    </m:sSub>
                    <m:r>
                      <m:rPr/>
                      <w:rPr>
                        <w:rFonts w:hint="default" w:ascii="Cambria Math" w:hAnsi="Cambria Math"/>
                        <w:kern w:val="0"/>
                        <w:szCs w:val="21"/>
                        <w:highlight w:val="none"/>
                        <w:vertAlign w:val="baseline"/>
                        <w:lang w:val="en-US" w:eastAsia="zh-CN"/>
                      </w:rPr>
                      <m:t>(t)</m:t>
                    </m:r>
                    <m:ctrlPr>
                      <w:rPr>
                        <w:rFonts w:hint="default" w:ascii="Cambria Math" w:hAnsi="Cambria Math"/>
                        <w:i/>
                        <w:iCs w:val="0"/>
                        <w:kern w:val="0"/>
                        <w:szCs w:val="21"/>
                        <w:highlight w:val="none"/>
                        <w:vertAlign w:val="baseline"/>
                        <w:lang w:val="en-US" w:eastAsia="zh-CN"/>
                      </w:rPr>
                    </m:ctrlPr>
                  </m:e>
                  <m:sup>
                    <m:r>
                      <m:rPr/>
                      <w:rPr>
                        <w:rFonts w:hint="default" w:ascii="Cambria Math" w:hAnsi="Cambria Math"/>
                        <w:kern w:val="0"/>
                        <w:szCs w:val="21"/>
                        <w:highlight w:val="none"/>
                        <w:vertAlign w:val="baseline"/>
                        <w:lang w:val="en-US" w:eastAsia="zh-CN"/>
                      </w:rPr>
                      <m:t>2</m:t>
                    </m:r>
                    <m:ctrlPr>
                      <w:rPr>
                        <w:rFonts w:hint="default" w:ascii="Cambria Math" w:hAnsi="Cambria Math"/>
                        <w:i/>
                        <w:iCs w:val="0"/>
                        <w:kern w:val="0"/>
                        <w:szCs w:val="21"/>
                        <w:highlight w:val="none"/>
                        <w:vertAlign w:val="baseline"/>
                        <w:lang w:val="en-US" w:eastAsia="zh-CN"/>
                      </w:rPr>
                    </m:ctrlPr>
                  </m:sup>
                </m:sSup>
                <m:r>
                  <m:rPr/>
                  <w:rPr>
                    <w:rFonts w:hint="default" w:ascii="Cambria Math" w:hAnsi="Cambria Math"/>
                    <w:kern w:val="0"/>
                    <w:szCs w:val="21"/>
                    <w:highlight w:val="none"/>
                    <w:vertAlign w:val="baseline"/>
                    <w:lang w:val="en-US" w:eastAsia="zh-CN"/>
                  </w:rPr>
                  <m:t>+</m:t>
                </m:r>
                <m:sSup>
                  <m:sSupPr>
                    <m:ctrlPr>
                      <w:rPr>
                        <w:rFonts w:hint="default" w:ascii="Cambria Math" w:hAnsi="Cambria Math"/>
                        <w:i/>
                        <w:iCs w:val="0"/>
                        <w:kern w:val="0"/>
                        <w:szCs w:val="21"/>
                        <w:highlight w:val="none"/>
                        <w:vertAlign w:val="baseline"/>
                        <w:lang w:val="en-US" w:eastAsia="zh-CN"/>
                      </w:rPr>
                    </m:ctrlPr>
                  </m:sSupPr>
                  <m:e>
                    <m:sSub>
                      <m:sSubPr>
                        <m:ctrlPr>
                          <w:rPr>
                            <w:rFonts w:hint="default" w:ascii="Cambria Math" w:hAnsi="Cambria Math"/>
                            <w:i/>
                            <w:iCs w:val="0"/>
                            <w:kern w:val="0"/>
                            <w:szCs w:val="21"/>
                            <w:highlight w:val="none"/>
                            <w:vertAlign w:val="baseline"/>
                            <w:lang w:val="en-US" w:eastAsia="zh-CN"/>
                          </w:rPr>
                        </m:ctrlPr>
                      </m:sSubPr>
                      <m:e>
                        <m:r>
                          <m:rPr/>
                          <w:rPr>
                            <w:rFonts w:hint="default" w:ascii="Cambria Math" w:hAnsi="Cambria Math"/>
                            <w:kern w:val="0"/>
                            <w:szCs w:val="21"/>
                            <w:highlight w:val="none"/>
                            <w:vertAlign w:val="baseline"/>
                            <w:lang w:val="en-US" w:eastAsia="zh-CN"/>
                          </w:rPr>
                          <m:t>y</m:t>
                        </m:r>
                        <m:ctrlPr>
                          <w:rPr>
                            <w:rFonts w:hint="default" w:ascii="Cambria Math" w:hAnsi="Cambria Math"/>
                            <w:i/>
                            <w:iCs w:val="0"/>
                            <w:kern w:val="0"/>
                            <w:szCs w:val="21"/>
                            <w:highlight w:val="none"/>
                            <w:vertAlign w:val="baseline"/>
                            <w:lang w:val="en-US" w:eastAsia="zh-CN"/>
                          </w:rPr>
                        </m:ctrlPr>
                      </m:e>
                      <m:sub>
                        <m:r>
                          <m:rPr>
                            <m:sty m:val="p"/>
                          </m:rPr>
                          <w:rPr>
                            <w:rFonts w:hint="default" w:ascii="Cambria Math" w:hAnsi="Cambria Math"/>
                            <w:kern w:val="0"/>
                            <w:szCs w:val="21"/>
                            <w:highlight w:val="none"/>
                            <w:vertAlign w:val="baseline"/>
                            <w:lang w:val="en-US" w:eastAsia="zh-CN"/>
                          </w:rPr>
                          <m:t>E</m:t>
                        </m:r>
                        <m:ctrlPr>
                          <w:rPr>
                            <w:rFonts w:hint="default" w:ascii="Cambria Math" w:hAnsi="Cambria Math"/>
                            <w:i/>
                            <w:iCs w:val="0"/>
                            <w:kern w:val="0"/>
                            <w:szCs w:val="21"/>
                            <w:highlight w:val="none"/>
                            <w:vertAlign w:val="baseline"/>
                            <w:lang w:val="en-US" w:eastAsia="zh-CN"/>
                          </w:rPr>
                        </m:ctrlPr>
                      </m:sub>
                    </m:sSub>
                    <m:r>
                      <m:rPr/>
                      <w:rPr>
                        <w:rFonts w:hint="default" w:ascii="Cambria Math" w:hAnsi="Cambria Math"/>
                        <w:kern w:val="0"/>
                        <w:szCs w:val="21"/>
                        <w:highlight w:val="none"/>
                        <w:vertAlign w:val="baseline"/>
                        <w:lang w:val="en-US" w:eastAsia="zh-CN"/>
                      </w:rPr>
                      <m:t>(t)</m:t>
                    </m:r>
                    <m:ctrlPr>
                      <w:rPr>
                        <w:rFonts w:hint="default" w:ascii="Cambria Math" w:hAnsi="Cambria Math"/>
                        <w:i/>
                        <w:iCs w:val="0"/>
                        <w:kern w:val="0"/>
                        <w:szCs w:val="21"/>
                        <w:highlight w:val="none"/>
                        <w:vertAlign w:val="baseline"/>
                        <w:lang w:val="en-US" w:eastAsia="zh-CN"/>
                      </w:rPr>
                    </m:ctrlPr>
                  </m:e>
                  <m:sup>
                    <m:r>
                      <m:rPr/>
                      <w:rPr>
                        <w:rFonts w:hint="default" w:ascii="Cambria Math" w:hAnsi="Cambria Math"/>
                        <w:kern w:val="0"/>
                        <w:szCs w:val="21"/>
                        <w:highlight w:val="none"/>
                        <w:vertAlign w:val="baseline"/>
                        <w:lang w:val="en-US" w:eastAsia="zh-CN"/>
                      </w:rPr>
                      <m:t>2</m:t>
                    </m:r>
                    <m:ctrlPr>
                      <w:rPr>
                        <w:rFonts w:hint="default" w:ascii="Cambria Math" w:hAnsi="Cambria Math"/>
                        <w:i/>
                        <w:iCs w:val="0"/>
                        <w:kern w:val="0"/>
                        <w:szCs w:val="21"/>
                        <w:highlight w:val="none"/>
                        <w:vertAlign w:val="baseline"/>
                        <w:lang w:val="en-US" w:eastAsia="zh-CN"/>
                      </w:rPr>
                    </m:ctrlPr>
                  </m:sup>
                </m:sSup>
                <m:ctrlPr>
                  <w:rPr>
                    <w:rFonts w:hint="default" w:ascii="Cambria Math" w:hAnsi="Cambria Math"/>
                    <w:i/>
                    <w:iCs w:val="0"/>
                    <w:kern w:val="0"/>
                    <w:szCs w:val="21"/>
                    <w:highlight w:val="none"/>
                    <w:vertAlign w:val="baseline"/>
                    <w:lang w:val="en-US" w:eastAsia="zh-CN"/>
                  </w:rPr>
                </m:ctrlPr>
              </m:e>
            </m:rad>
            <m:ctrlPr>
              <w:rPr>
                <w:rFonts w:hint="default" w:ascii="Cambria Math" w:hAnsi="Cambria Math"/>
                <w:i/>
                <w:highlight w:val="none"/>
                <w:lang w:val="en-US" w:eastAsia="zh-CN"/>
              </w:rPr>
            </m:ctrlPr>
          </m:den>
        </m:f>
      </m:oMath>
      <w:r>
        <w:rPr>
          <w:rFonts w:hint="eastAsia" w:hAnsi="Cambria Math"/>
          <w:i w:val="0"/>
          <w:highlight w:val="none"/>
          <w:lang w:val="en-US" w:eastAsia="zh-CN"/>
        </w:rPr>
        <w:tab/>
      </w:r>
      <w:r>
        <w:rPr>
          <w:rFonts w:hint="eastAsia" w:hAnsi="Cambria Math"/>
          <w:i w:val="0"/>
          <w:highlight w:val="none"/>
          <w:lang w:val="en-US" w:eastAsia="zh-CN"/>
        </w:rPr>
        <w:tab/>
      </w:r>
      <w:r>
        <w:rPr>
          <w:rFonts w:hint="eastAsia" w:hAnsi="Cambria Math"/>
          <w:i w:val="0"/>
          <w:highlight w:val="none"/>
          <w:lang w:val="en-US" w:eastAsia="zh-CN"/>
        </w:rPr>
        <w:tab/>
      </w:r>
      <w:r>
        <w:rPr>
          <w:rFonts w:hint="eastAsia" w:ascii="Times New Roman" w:hAnsi="Times New Roman"/>
          <w:kern w:val="0"/>
          <w:sz w:val="21"/>
          <w:szCs w:val="21"/>
          <w:highlight w:val="none"/>
          <w:lang w:val="en-US" w:eastAsia="zh-CN"/>
          <w:rPrChange w:id="1468" w:author="lg" w:date="2026-01-14T17:24:29Z">
            <w:rPr>
              <w:rFonts w:hint="eastAsia" w:ascii="Times New Roman" w:hAnsi="Times New Roman"/>
              <w:kern w:val="0"/>
              <w:sz w:val="20"/>
              <w:szCs w:val="20"/>
              <w:highlight w:val="none"/>
              <w:lang w:val="en-US" w:eastAsia="zh-CN"/>
            </w:rPr>
          </w:rPrChange>
        </w:rPr>
        <w:t>(</w:t>
      </w:r>
      <w:r>
        <w:rPr>
          <w:rFonts w:hint="eastAsia"/>
          <w:kern w:val="0"/>
          <w:sz w:val="21"/>
          <w:szCs w:val="21"/>
          <w:highlight w:val="none"/>
          <w:lang w:val="en-US" w:eastAsia="zh-CN"/>
          <w:rPrChange w:id="1469" w:author="lg" w:date="2026-01-14T17:24:29Z">
            <w:rPr>
              <w:rFonts w:hint="eastAsia"/>
              <w:kern w:val="0"/>
              <w:sz w:val="20"/>
              <w:szCs w:val="20"/>
              <w:highlight w:val="none"/>
              <w:lang w:val="en-US" w:eastAsia="zh-CN"/>
            </w:rPr>
          </w:rPrChange>
        </w:rPr>
        <w:t>12</w:t>
      </w:r>
      <w:r>
        <w:rPr>
          <w:rFonts w:hint="eastAsia" w:ascii="Times New Roman" w:hAnsi="Times New Roman"/>
          <w:kern w:val="0"/>
          <w:sz w:val="21"/>
          <w:szCs w:val="21"/>
          <w:highlight w:val="none"/>
          <w:lang w:val="en-US" w:eastAsia="zh-CN"/>
          <w:rPrChange w:id="1470" w:author="lg" w:date="2026-01-14T17:24:29Z">
            <w:rPr>
              <w:rFonts w:hint="eastAsia" w:ascii="Times New Roman" w:hAnsi="Times New Roman"/>
              <w:kern w:val="0"/>
              <w:sz w:val="20"/>
              <w:szCs w:val="20"/>
              <w:highlight w:val="none"/>
              <w:lang w:val="en-US" w:eastAsia="zh-CN"/>
            </w:rPr>
          </w:rPrChange>
        </w:rPr>
        <w:t>)</w:t>
      </w:r>
    </w:p>
    <w:p w14:paraId="34C07938">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eastAsia" w:ascii="Times New Roman" w:hAnsi="Times New Roman" w:eastAsia="宋体"/>
          <w:kern w:val="0"/>
          <w:szCs w:val="21"/>
          <w:highlight w:val="none"/>
          <w:lang w:eastAsia="zh-CN"/>
        </w:rPr>
      </w:pPr>
      <w:r>
        <w:rPr>
          <w:rFonts w:hint="eastAsia" w:ascii="Times New Roman" w:hAnsi="Times New Roman"/>
          <w:kern w:val="0"/>
          <w:szCs w:val="21"/>
          <w:highlight w:val="none"/>
          <w:lang w:val="en-US" w:eastAsia="zh-CN"/>
        </w:rPr>
        <w:t>应用</w:t>
      </w:r>
      <w:r>
        <w:rPr>
          <w:rFonts w:hint="eastAsia" w:eastAsia="宋体"/>
          <w:kern w:val="0"/>
          <w:szCs w:val="21"/>
          <w:highlight w:val="none"/>
          <w:lang w:val="en-US" w:eastAsia="zh-CN" w:bidi="ar"/>
          <w:rPrChange w:id="1471" w:author="lg" w:date="2026-01-14T17:24:29Z">
            <w:rPr>
              <w:rFonts w:hint="eastAsia" w:eastAsia="宋体"/>
              <w:kern w:val="0"/>
              <w:szCs w:val="20"/>
              <w:highlight w:val="none"/>
              <w:lang w:val="en-US" w:eastAsia="zh-CN" w:bidi="ar"/>
            </w:rPr>
          </w:rPrChange>
        </w:rPr>
        <w:t>Python</w:t>
      </w:r>
      <w:r>
        <w:rPr>
          <w:rFonts w:hint="eastAsia" w:ascii="Times New Roman" w:hAnsi="Times New Roman"/>
          <w:kern w:val="0"/>
          <w:szCs w:val="21"/>
          <w:highlight w:val="none"/>
        </w:rPr>
        <w:t>绘制剪切力</w:t>
      </w:r>
      <w:r>
        <w:rPr>
          <w:rFonts w:hint="eastAsia" w:ascii="Times New Roman" w:hAnsi="Times New Roman"/>
          <w:kern w:val="0"/>
          <w:szCs w:val="21"/>
          <w:highlight w:val="none"/>
          <w:lang w:val="en-US" w:eastAsia="zh-CN"/>
        </w:rPr>
        <w:t>变化</w:t>
      </w:r>
      <w:r>
        <w:rPr>
          <w:rFonts w:hint="eastAsia" w:ascii="Times New Roman" w:hAnsi="Times New Roman"/>
          <w:kern w:val="0"/>
          <w:szCs w:val="21"/>
          <w:highlight w:val="none"/>
        </w:rPr>
        <w:t>曲线</w:t>
      </w:r>
      <w:r>
        <w:rPr>
          <w:rFonts w:hint="eastAsia" w:ascii="Times New Roman" w:hAnsi="Times New Roman"/>
          <w:kern w:val="0"/>
          <w:szCs w:val="21"/>
          <w:highlight w:val="none"/>
          <w:lang w:eastAsia="zh-CN"/>
        </w:rPr>
        <w:t>，</w:t>
      </w:r>
      <w:r>
        <w:rPr>
          <w:rFonts w:hint="eastAsia" w:ascii="Times New Roman" w:hAnsi="Times New Roman"/>
          <w:kern w:val="0"/>
          <w:szCs w:val="21"/>
          <w:highlight w:val="none"/>
          <w:lang w:val="en-US" w:eastAsia="zh-CN"/>
        </w:rPr>
        <w:t>如图</w:t>
      </w:r>
      <w:r>
        <w:rPr>
          <w:rFonts w:hint="eastAsia"/>
          <w:kern w:val="0"/>
          <w:szCs w:val="21"/>
          <w:highlight w:val="none"/>
          <w:lang w:val="en-US" w:eastAsia="zh-CN"/>
        </w:rPr>
        <w:t>8</w:t>
      </w:r>
      <w:r>
        <w:rPr>
          <w:rFonts w:hint="eastAsia" w:ascii="Times New Roman" w:hAnsi="Times New Roman"/>
          <w:kern w:val="0"/>
          <w:szCs w:val="21"/>
          <w:highlight w:val="none"/>
          <w:lang w:val="en-US" w:eastAsia="zh-CN"/>
        </w:rPr>
        <w:t>所示，</w:t>
      </w:r>
      <w:r>
        <w:rPr>
          <w:rFonts w:hint="eastAsia" w:ascii="Times New Roman" w:hAnsi="Times New Roman"/>
          <w:kern w:val="0"/>
          <w:szCs w:val="21"/>
          <w:highlight w:val="none"/>
        </w:rPr>
        <w:t>可知剪切力变化范围为</w:t>
      </w:r>
      <w:r>
        <w:rPr>
          <w:rFonts w:hint="eastAsia"/>
          <w:kern w:val="0"/>
          <w:szCs w:val="21"/>
          <w:highlight w:val="none"/>
          <w:lang w:val="en-US" w:eastAsia="zh-CN"/>
        </w:rPr>
        <w:t>68.78~358.72</w:t>
      </w:r>
      <w:r>
        <w:rPr>
          <w:rFonts w:hint="eastAsia" w:ascii="Times New Roman" w:hAnsi="Times New Roman"/>
          <w:kern w:val="0"/>
          <w:szCs w:val="21"/>
          <w:highlight w:val="none"/>
          <w:lang w:val="en-US" w:eastAsia="zh-CN"/>
        </w:rPr>
        <w:t>N</w:t>
      </w:r>
      <w:r>
        <w:rPr>
          <w:rFonts w:hint="eastAsia"/>
          <w:kern w:val="0"/>
          <w:szCs w:val="21"/>
          <w:highlight w:val="none"/>
          <w:lang w:val="en-US" w:eastAsia="zh-CN"/>
        </w:rPr>
        <w:t>，离转动中心</w:t>
      </w:r>
      <w:r>
        <w:rPr>
          <w:rFonts w:hint="eastAsia"/>
          <w:i/>
          <w:iCs/>
          <w:kern w:val="0"/>
          <w:szCs w:val="21"/>
          <w:highlight w:val="none"/>
          <w:lang w:val="en-US" w:eastAsia="zh-CN"/>
        </w:rPr>
        <w:t>O</w:t>
      </w:r>
      <w:r>
        <w:rPr>
          <w:rFonts w:hint="eastAsia"/>
          <w:kern w:val="0"/>
          <w:szCs w:val="21"/>
          <w:highlight w:val="none"/>
          <w:lang w:val="en-US" w:eastAsia="zh-CN"/>
        </w:rPr>
        <w:t>越近，剪切力越大，反之越小。剪切力平均值为213.75N，大于剪断</w:t>
      </w:r>
      <w:r>
        <w:rPr>
          <w:rFonts w:hint="eastAsia" w:cs="Times New Roman"/>
          <w:color w:val="000000"/>
          <w:szCs w:val="21"/>
          <w:highlight w:val="none"/>
          <w:lang w:val="en-US" w:eastAsia="zh-CN"/>
          <w:rPrChange w:id="1472" w:author="lg" w:date="2026-01-14T17:24:29Z">
            <w:rPr>
              <w:rFonts w:hint="eastAsia" w:cs="Times New Roman"/>
              <w:color w:val="000000"/>
              <w:szCs w:val="20"/>
              <w:highlight w:val="none"/>
              <w:lang w:val="en-US" w:eastAsia="zh-CN"/>
            </w:rPr>
          </w:rPrChange>
        </w:rPr>
        <w:t>结果枝</w:t>
      </w:r>
      <w:r>
        <w:rPr>
          <w:rFonts w:hint="eastAsia"/>
          <w:kern w:val="0"/>
          <w:szCs w:val="21"/>
          <w:highlight w:val="none"/>
          <w:lang w:val="en-US" w:eastAsia="zh-CN"/>
        </w:rPr>
        <w:t>所需的最大剪切力73.01N，因此该执行器满足采摘机器人的剪切需求。</w:t>
      </w:r>
    </w:p>
    <w:p w14:paraId="21F5B29C">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kern w:val="0"/>
          <w:sz w:val="21"/>
          <w:szCs w:val="21"/>
          <w:highlight w:val="none"/>
          <w:lang w:val="en-US" w:eastAsia="zh-CN"/>
          <w:rPrChange w:id="1473" w:author="lg" w:date="2026-01-14T17:24:29Z">
            <w:rPr>
              <w:rFonts w:hint="default" w:ascii="Times New Roman" w:hAnsi="Times New Roman"/>
              <w:kern w:val="0"/>
              <w:sz w:val="20"/>
              <w:szCs w:val="20"/>
              <w:highlight w:val="none"/>
              <w:lang w:val="en-US" w:eastAsia="zh-CN"/>
            </w:rPr>
          </w:rPrChange>
        </w:rPr>
      </w:pPr>
    </w:p>
    <w:p w14:paraId="0ACC8A8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kern w:val="0"/>
          <w:szCs w:val="21"/>
          <w:highlight w:val="none"/>
          <w:lang w:eastAsia="zh-CN"/>
        </w:rPr>
      </w:pPr>
      <w:ins w:id="1474" w:author="lg" w:date="2026-01-13T22:02:36Z">
        <w:r>
          <w:rPr>
            <w:rFonts w:hint="eastAsia" w:ascii="Times New Roman" w:hAnsi="Times New Roman" w:eastAsia="宋体"/>
            <w:kern w:val="0"/>
            <w:szCs w:val="21"/>
            <w:highlight w:val="none"/>
            <w:lang w:eastAsia="zh-CN"/>
          </w:rPr>
          <w:drawing>
            <wp:inline distT="0" distB="0" distL="114300" distR="114300">
              <wp:extent cx="1914525" cy="2435225"/>
              <wp:effectExtent l="0" t="0" r="3175" b="3175"/>
              <wp:docPr id="14" name="图片 14" descr="机构运动简图-剪切力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机构运动简图-剪切力分析"/>
                      <pic:cNvPicPr>
                        <a:picLocks noChangeAspect="1"/>
                      </pic:cNvPicPr>
                    </pic:nvPicPr>
                    <pic:blipFill>
                      <a:blip r:embed="rId24"/>
                      <a:stretch>
                        <a:fillRect/>
                      </a:stretch>
                    </pic:blipFill>
                    <pic:spPr>
                      <a:xfrm>
                        <a:off x="0" y="0"/>
                        <a:ext cx="1914525" cy="2435225"/>
                      </a:xfrm>
                      <a:prstGeom prst="rect">
                        <a:avLst/>
                      </a:prstGeom>
                    </pic:spPr>
                  </pic:pic>
                </a:graphicData>
              </a:graphic>
            </wp:inline>
          </w:drawing>
        </w:r>
      </w:ins>
      <w:del w:id="1476" w:author="lg" w:date="2026-01-13T22:02:28Z">
        <w:r>
          <w:rPr>
            <w:rFonts w:hint="eastAsia" w:ascii="Times New Roman" w:hAnsi="Times New Roman" w:eastAsia="宋体"/>
            <w:kern w:val="0"/>
            <w:szCs w:val="21"/>
            <w:highlight w:val="none"/>
            <w:lang w:eastAsia="zh-CN"/>
          </w:rPr>
          <w:drawing>
            <wp:inline distT="0" distB="0" distL="114300" distR="114300">
              <wp:extent cx="1918335" cy="2440940"/>
              <wp:effectExtent l="0" t="0" r="12065" b="10160"/>
              <wp:docPr id="15" name="图片 15" descr="机构运动简图-剪切力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机构运动简图-剪切力分析"/>
                      <pic:cNvPicPr>
                        <a:picLocks noChangeAspect="1"/>
                      </pic:cNvPicPr>
                    </pic:nvPicPr>
                    <pic:blipFill>
                      <a:blip r:embed="rId25"/>
                      <a:stretch>
                        <a:fillRect/>
                      </a:stretch>
                    </pic:blipFill>
                    <pic:spPr>
                      <a:xfrm>
                        <a:off x="0" y="0"/>
                        <a:ext cx="1918335" cy="2440940"/>
                      </a:xfrm>
                      <a:prstGeom prst="rect">
                        <a:avLst/>
                      </a:prstGeom>
                    </pic:spPr>
                  </pic:pic>
                </a:graphicData>
              </a:graphic>
            </wp:inline>
          </w:drawing>
        </w:r>
      </w:del>
    </w:p>
    <w:p w14:paraId="777A486C">
      <w:pPr>
        <w:pStyle w:val="41"/>
        <w:bidi w:val="0"/>
        <w:rPr>
          <w:rFonts w:hint="eastAsia"/>
          <w:sz w:val="21"/>
          <w:szCs w:val="21"/>
          <w:highlight w:val="none"/>
          <w:rPrChange w:id="1478" w:author="lg" w:date="2026-01-14T17:24:29Z">
            <w:rPr>
              <w:rFonts w:hint="eastAsia"/>
              <w:highlight w:val="none"/>
            </w:rPr>
          </w:rPrChange>
        </w:rPr>
      </w:pPr>
      <w:r>
        <w:rPr>
          <w:rFonts w:hint="eastAsia"/>
          <w:sz w:val="21"/>
          <w:szCs w:val="21"/>
          <w:highlight w:val="none"/>
          <w:rPrChange w:id="1479" w:author="lg" w:date="2026-01-14T17:24:29Z">
            <w:rPr>
              <w:rFonts w:hint="eastAsia"/>
              <w:highlight w:val="none"/>
            </w:rPr>
          </w:rPrChange>
        </w:rPr>
        <w:t>图</w:t>
      </w:r>
      <w:r>
        <w:rPr>
          <w:rFonts w:hint="eastAsia"/>
          <w:sz w:val="21"/>
          <w:szCs w:val="21"/>
          <w:highlight w:val="none"/>
          <w:lang w:val="en-US" w:eastAsia="zh-CN"/>
          <w:rPrChange w:id="1480" w:author="lg" w:date="2026-01-14T17:24:29Z">
            <w:rPr>
              <w:rFonts w:hint="eastAsia"/>
              <w:highlight w:val="none"/>
              <w:lang w:val="en-US" w:eastAsia="zh-CN"/>
            </w:rPr>
          </w:rPrChange>
        </w:rPr>
        <w:t>7</w:t>
      </w:r>
      <w:r>
        <w:rPr>
          <w:rFonts w:hint="eastAsia"/>
          <w:sz w:val="21"/>
          <w:szCs w:val="21"/>
          <w:highlight w:val="none"/>
          <w:rPrChange w:id="1481" w:author="lg" w:date="2026-01-14T17:24:29Z">
            <w:rPr>
              <w:rFonts w:hint="eastAsia"/>
              <w:highlight w:val="none"/>
            </w:rPr>
          </w:rPrChange>
        </w:rPr>
        <w:t xml:space="preserve"> 剪切力分析图</w:t>
      </w:r>
    </w:p>
    <w:p w14:paraId="16371DE5">
      <w:pPr>
        <w:pStyle w:val="41"/>
        <w:bidi w:val="0"/>
        <w:rPr>
          <w:del w:id="1482" w:author="lg" w:date="2026-01-14T15:36:13Z"/>
          <w:rFonts w:hint="eastAsia"/>
          <w:b w:val="0"/>
          <w:bCs w:val="0"/>
          <w:sz w:val="21"/>
          <w:szCs w:val="21"/>
          <w:highlight w:val="none"/>
          <w:rPrChange w:id="1483" w:author="lg" w:date="2026-01-14T17:24:29Z">
            <w:rPr>
              <w:del w:id="1484" w:author="lg" w:date="2026-01-14T15:36:13Z"/>
              <w:rFonts w:hint="eastAsia"/>
              <w:b w:val="0"/>
              <w:bCs w:val="0"/>
              <w:highlight w:val="none"/>
            </w:rPr>
          </w:rPrChange>
        </w:rPr>
      </w:pPr>
      <w:r>
        <w:rPr>
          <w:rFonts w:hint="eastAsia"/>
          <w:b w:val="0"/>
          <w:bCs w:val="0"/>
          <w:sz w:val="21"/>
          <w:szCs w:val="21"/>
          <w:highlight w:val="none"/>
          <w:rPrChange w:id="1485" w:author="lg" w:date="2026-01-14T17:24:29Z">
            <w:rPr>
              <w:rFonts w:hint="eastAsia"/>
              <w:b w:val="0"/>
              <w:bCs w:val="0"/>
              <w:highlight w:val="none"/>
            </w:rPr>
          </w:rPrChange>
        </w:rPr>
        <w:t>FIG.7 Shear force analysis</w:t>
      </w:r>
    </w:p>
    <w:p w14:paraId="251EDDD3">
      <w:pPr>
        <w:pStyle w:val="41"/>
        <w:keepNext w:val="0"/>
        <w:keepLines w:val="0"/>
        <w:pageBreakBefore w:val="0"/>
        <w:widowControl w:val="0"/>
        <w:kinsoku/>
        <w:wordWrap/>
        <w:overflowPunct/>
        <w:topLinePunct w:val="0"/>
        <w:autoSpaceDE/>
        <w:autoSpaceDN/>
        <w:bidi w:val="0"/>
        <w:adjustRightInd/>
        <w:snapToGrid/>
        <w:ind w:firstLineChars="200"/>
        <w:jc w:val="both"/>
        <w:textAlignment w:val="auto"/>
        <w:rPr>
          <w:rFonts w:hint="eastAsia" w:ascii="Times New Roman" w:hAnsi="Times New Roman"/>
          <w:kern w:val="0"/>
          <w:sz w:val="21"/>
          <w:szCs w:val="21"/>
          <w:highlight w:val="none"/>
          <w:lang w:val="en-US" w:eastAsia="zh-CN"/>
          <w:rPrChange w:id="1487" w:author="lg" w:date="2026-01-14T17:24:29Z">
            <w:rPr>
              <w:rFonts w:hint="eastAsia" w:ascii="Times New Roman" w:hAnsi="Times New Roman"/>
              <w:kern w:val="0"/>
              <w:szCs w:val="21"/>
              <w:highlight w:val="none"/>
              <w:lang w:val="en-US" w:eastAsia="zh-CN"/>
            </w:rPr>
          </w:rPrChange>
        </w:rPr>
        <w:pPrChange w:id="1486" w:author="lg" w:date="2026-01-14T21:03:46Z">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pPr>
        </w:pPrChange>
      </w:pPr>
    </w:p>
    <w:p w14:paraId="38D3C0A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kern w:val="0"/>
          <w:szCs w:val="21"/>
          <w:highlight w:val="none"/>
          <w:lang w:eastAsia="zh-CN"/>
        </w:rPr>
      </w:pPr>
      <w:r>
        <w:drawing>
          <wp:inline distT="0" distB="0" distL="114300" distR="114300">
            <wp:extent cx="1800225" cy="1357630"/>
            <wp:effectExtent l="0" t="0" r="3175" b="1270"/>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26"/>
                    <a:stretch>
                      <a:fillRect/>
                    </a:stretch>
                  </pic:blipFill>
                  <pic:spPr>
                    <a:xfrm>
                      <a:off x="0" y="0"/>
                      <a:ext cx="1800225" cy="1357630"/>
                    </a:xfrm>
                    <a:prstGeom prst="rect">
                      <a:avLst/>
                    </a:prstGeom>
                    <a:noFill/>
                    <a:ln>
                      <a:noFill/>
                    </a:ln>
                  </pic:spPr>
                </pic:pic>
              </a:graphicData>
            </a:graphic>
          </wp:inline>
        </w:drawing>
      </w:r>
    </w:p>
    <w:p w14:paraId="50E30779">
      <w:pPr>
        <w:pStyle w:val="41"/>
        <w:bidi w:val="0"/>
        <w:rPr>
          <w:rFonts w:hint="eastAsia" w:eastAsia="宋体"/>
          <w:sz w:val="21"/>
          <w:szCs w:val="21"/>
          <w:highlight w:val="none"/>
          <w:lang w:val="en-US" w:eastAsia="zh-CN"/>
          <w:rPrChange w:id="1488" w:author="lg" w:date="2026-01-14T17:24:29Z">
            <w:rPr>
              <w:rFonts w:hint="default" w:eastAsia="宋体"/>
              <w:highlight w:val="none"/>
              <w:lang w:val="en-US" w:eastAsia="zh-CN"/>
            </w:rPr>
          </w:rPrChange>
        </w:rPr>
      </w:pPr>
      <w:r>
        <w:rPr>
          <w:rFonts w:hint="eastAsia"/>
          <w:sz w:val="21"/>
          <w:szCs w:val="21"/>
          <w:highlight w:val="none"/>
          <w:rPrChange w:id="1489" w:author="lg" w:date="2026-01-14T17:24:29Z">
            <w:rPr>
              <w:rFonts w:hint="eastAsia"/>
              <w:highlight w:val="none"/>
            </w:rPr>
          </w:rPrChange>
        </w:rPr>
        <w:t>图</w:t>
      </w:r>
      <w:r>
        <w:rPr>
          <w:rFonts w:hint="eastAsia"/>
          <w:sz w:val="21"/>
          <w:szCs w:val="21"/>
          <w:highlight w:val="none"/>
          <w:lang w:val="en-US" w:eastAsia="zh-CN"/>
          <w:rPrChange w:id="1490" w:author="lg" w:date="2026-01-14T17:24:29Z">
            <w:rPr>
              <w:rFonts w:hint="eastAsia"/>
              <w:highlight w:val="none"/>
              <w:lang w:val="en-US" w:eastAsia="zh-CN"/>
            </w:rPr>
          </w:rPrChange>
        </w:rPr>
        <w:t>8</w:t>
      </w:r>
      <w:r>
        <w:rPr>
          <w:rFonts w:hint="eastAsia"/>
          <w:sz w:val="21"/>
          <w:szCs w:val="21"/>
          <w:highlight w:val="none"/>
          <w:rPrChange w:id="1491" w:author="lg" w:date="2026-01-14T17:24:29Z">
            <w:rPr>
              <w:rFonts w:hint="eastAsia"/>
              <w:highlight w:val="none"/>
            </w:rPr>
          </w:rPrChange>
        </w:rPr>
        <w:t xml:space="preserve"> 剪切力随</w:t>
      </w:r>
      <w:r>
        <w:rPr>
          <w:rFonts w:hint="eastAsia"/>
          <w:sz w:val="21"/>
          <w:szCs w:val="21"/>
          <w:highlight w:val="none"/>
          <w:lang w:val="en-US" w:eastAsia="zh-CN"/>
          <w:rPrChange w:id="1492" w:author="lg" w:date="2026-01-14T17:24:29Z">
            <w:rPr>
              <w:rFonts w:hint="eastAsia"/>
              <w:highlight w:val="none"/>
              <w:lang w:val="en-US" w:eastAsia="zh-CN"/>
            </w:rPr>
          </w:rPrChange>
        </w:rPr>
        <w:t>时间</w:t>
      </w:r>
      <w:r>
        <w:rPr>
          <w:rFonts w:hint="eastAsia"/>
          <w:sz w:val="21"/>
          <w:szCs w:val="21"/>
          <w:highlight w:val="none"/>
          <w:rPrChange w:id="1493" w:author="lg" w:date="2026-01-14T17:24:29Z">
            <w:rPr>
              <w:rFonts w:hint="eastAsia"/>
              <w:highlight w:val="none"/>
            </w:rPr>
          </w:rPrChange>
        </w:rPr>
        <w:t>变化曲线</w:t>
      </w:r>
    </w:p>
    <w:p w14:paraId="3BA6C828">
      <w:pPr>
        <w:pStyle w:val="41"/>
        <w:bidi w:val="0"/>
        <w:rPr>
          <w:rFonts w:hint="eastAsia"/>
          <w:b w:val="0"/>
          <w:bCs w:val="0"/>
          <w:sz w:val="21"/>
          <w:szCs w:val="21"/>
          <w:highlight w:val="none"/>
          <w:lang w:val="en-US"/>
          <w:rPrChange w:id="1494" w:author="lg" w:date="2026-01-14T17:24:29Z">
            <w:rPr>
              <w:rFonts w:hint="eastAsia"/>
              <w:b w:val="0"/>
              <w:bCs w:val="0"/>
              <w:highlight w:val="none"/>
              <w:lang w:val="en-US"/>
            </w:rPr>
          </w:rPrChange>
        </w:rPr>
      </w:pPr>
      <w:r>
        <w:rPr>
          <w:rFonts w:hint="eastAsia"/>
          <w:b w:val="0"/>
          <w:bCs w:val="0"/>
          <w:sz w:val="21"/>
          <w:szCs w:val="21"/>
          <w:highlight w:val="none"/>
          <w:rPrChange w:id="1495" w:author="lg" w:date="2026-01-14T17:24:29Z">
            <w:rPr>
              <w:rFonts w:hint="eastAsia"/>
              <w:b w:val="0"/>
              <w:bCs w:val="0"/>
              <w:highlight w:val="none"/>
            </w:rPr>
          </w:rPrChange>
        </w:rPr>
        <w:t>FIG.</w:t>
      </w:r>
      <w:r>
        <w:rPr>
          <w:rFonts w:hint="eastAsia"/>
          <w:b w:val="0"/>
          <w:bCs w:val="0"/>
          <w:sz w:val="21"/>
          <w:szCs w:val="21"/>
          <w:highlight w:val="none"/>
          <w:lang w:val="en-US"/>
          <w:rPrChange w:id="1496" w:author="lg" w:date="2026-01-14T17:24:29Z">
            <w:rPr>
              <w:rFonts w:hint="eastAsia"/>
              <w:b w:val="0"/>
              <w:bCs w:val="0"/>
              <w:highlight w:val="none"/>
              <w:lang w:val="en-US"/>
            </w:rPr>
          </w:rPrChange>
        </w:rPr>
        <w:t>8. Shear force variation with time</w:t>
      </w:r>
    </w:p>
    <w:p w14:paraId="78885B3C">
      <w:pPr>
        <w:bidi w:val="0"/>
        <w:ind w:firstLine="420" w:firstLineChars="0"/>
        <w:rPr>
          <w:rFonts w:hint="default" w:ascii="Times New Roman" w:hAnsi="Times New Roman" w:cs="Times New Roman"/>
          <w:color w:val="auto"/>
          <w:kern w:val="2"/>
          <w:szCs w:val="21"/>
          <w:highlight w:val="none"/>
        </w:rPr>
      </w:pPr>
    </w:p>
    <w:p w14:paraId="20381345">
      <w:pPr>
        <w:bidi w:val="0"/>
        <w:ind w:firstLine="420" w:firstLineChars="0"/>
        <w:jc w:val="both"/>
        <w:rPr>
          <w:rFonts w:hint="eastAsia" w:ascii="宋体" w:hAnsi="宋体" w:cs="宋体"/>
          <w:color w:val="000000"/>
          <w:kern w:val="0"/>
          <w:szCs w:val="21"/>
          <w:highlight w:val="none"/>
        </w:rPr>
      </w:pPr>
      <w:r>
        <w:rPr>
          <w:rFonts w:hint="eastAsia"/>
          <w:highlight w:val="none"/>
          <w:lang w:val="en-US" w:eastAsia="zh-CN"/>
        </w:rPr>
        <w:t>夹剪机构使用EVA弹性泡棉对</w:t>
      </w:r>
      <w:r>
        <w:rPr>
          <w:rFonts w:hint="eastAsia" w:cs="Times New Roman"/>
          <w:color w:val="000000"/>
          <w:szCs w:val="21"/>
          <w:highlight w:val="none"/>
          <w:lang w:val="en-US" w:eastAsia="zh-CN"/>
          <w:rPrChange w:id="1497" w:author="lg" w:date="2026-01-14T17:24:29Z">
            <w:rPr>
              <w:rFonts w:hint="eastAsia" w:cs="Times New Roman"/>
              <w:color w:val="000000"/>
              <w:szCs w:val="20"/>
              <w:highlight w:val="none"/>
              <w:lang w:val="en-US" w:eastAsia="zh-CN"/>
            </w:rPr>
          </w:rPrChange>
        </w:rPr>
        <w:t>结果枝</w:t>
      </w:r>
      <w:r>
        <w:rPr>
          <w:rFonts w:hint="eastAsia"/>
          <w:highlight w:val="none"/>
          <w:lang w:val="en-US" w:eastAsia="zh-CN"/>
        </w:rPr>
        <w:t>进行夹持。</w:t>
      </w:r>
      <w:r>
        <w:rPr>
          <w:rFonts w:hint="eastAsia"/>
          <w:highlight w:val="none"/>
        </w:rPr>
        <w:t>该材料</w:t>
      </w:r>
      <w:r>
        <w:rPr>
          <w:rFonts w:hint="eastAsia"/>
          <w:highlight w:val="none"/>
          <w:lang w:val="en-US" w:eastAsia="zh-CN"/>
        </w:rPr>
        <w:t>弹性好</w:t>
      </w:r>
      <w:r>
        <w:rPr>
          <w:rFonts w:hint="eastAsia"/>
          <w:highlight w:val="none"/>
        </w:rPr>
        <w:t>，</w:t>
      </w:r>
      <w:r>
        <w:rPr>
          <w:rFonts w:hint="eastAsia"/>
          <w:highlight w:val="none"/>
          <w:lang w:val="en-US" w:eastAsia="zh-CN"/>
        </w:rPr>
        <w:t>经</w:t>
      </w:r>
      <w:r>
        <w:rPr>
          <w:rFonts w:hint="eastAsia"/>
          <w:highlight w:val="none"/>
        </w:rPr>
        <w:t>多次压缩循环后仍保持一定的缓冲性能</w:t>
      </w:r>
      <w:r>
        <w:rPr>
          <w:rFonts w:hint="eastAsia"/>
          <w:highlight w:val="none"/>
          <w:lang w:eastAsia="zh-CN"/>
        </w:rPr>
        <w:t>。</w:t>
      </w:r>
      <w:r>
        <w:rPr>
          <w:rFonts w:hint="eastAsia"/>
          <w:highlight w:val="none"/>
          <w:lang w:val="en-US" w:eastAsia="zh-CN"/>
        </w:rPr>
        <w:t>作业时，它</w:t>
      </w:r>
      <w:r>
        <w:rPr>
          <w:rFonts w:hint="eastAsia"/>
          <w:highlight w:val="none"/>
        </w:rPr>
        <w:t>与</w:t>
      </w:r>
      <w:r>
        <w:rPr>
          <w:rFonts w:hint="eastAsia" w:cs="Times New Roman"/>
          <w:color w:val="000000"/>
          <w:szCs w:val="21"/>
          <w:highlight w:val="none"/>
          <w:lang w:val="en-US" w:eastAsia="zh-CN"/>
          <w:rPrChange w:id="1498" w:author="lg" w:date="2026-01-14T17:24:29Z">
            <w:rPr>
              <w:rFonts w:hint="eastAsia" w:cs="Times New Roman"/>
              <w:color w:val="000000"/>
              <w:szCs w:val="20"/>
              <w:highlight w:val="none"/>
              <w:lang w:val="en-US" w:eastAsia="zh-CN"/>
            </w:rPr>
          </w:rPrChange>
        </w:rPr>
        <w:t>结果枝</w:t>
      </w:r>
      <w:r>
        <w:rPr>
          <w:rFonts w:hint="eastAsia"/>
          <w:highlight w:val="none"/>
          <w:lang w:val="en-US" w:eastAsia="zh-CN"/>
        </w:rPr>
        <w:t>相互挤压产生弹性变形，所形成的摩擦力确保果实不掉落，受力情况</w:t>
      </w:r>
      <w:r>
        <w:rPr>
          <w:rFonts w:hint="eastAsia"/>
          <w:highlight w:val="none"/>
        </w:rPr>
        <w:t>分析如图</w:t>
      </w:r>
      <w:r>
        <w:rPr>
          <w:rFonts w:hint="default" w:ascii="Times New Roman" w:hAnsi="Times New Roman" w:cs="Times New Roman"/>
          <w:color w:val="auto"/>
          <w:kern w:val="2"/>
          <w:szCs w:val="21"/>
          <w:highlight w:val="none"/>
        </w:rPr>
        <w:t>9</w:t>
      </w:r>
      <w:r>
        <w:rPr>
          <w:rFonts w:hint="eastAsia"/>
          <w:highlight w:val="none"/>
        </w:rPr>
        <w:t>所示</w:t>
      </w:r>
      <w:r>
        <w:rPr>
          <w:rFonts w:hint="eastAsia"/>
          <w:highlight w:val="none"/>
          <w:lang w:eastAsia="zh-CN"/>
        </w:rPr>
        <w:t>。</w:t>
      </w:r>
      <w:r>
        <w:rPr>
          <w:rFonts w:hint="eastAsia"/>
          <w:highlight w:val="none"/>
        </w:rPr>
        <w:t>令</w:t>
      </w:r>
      <w:r>
        <w:rPr>
          <w:rFonts w:hint="eastAsia" w:cs="Times New Roman"/>
          <w:i/>
          <w:iCs/>
          <w:color w:val="auto"/>
          <w:kern w:val="2"/>
          <w:szCs w:val="21"/>
          <w:highlight w:val="none"/>
          <w:lang w:val="en-US" w:eastAsia="zh-CN"/>
        </w:rPr>
        <w:t>f</w:t>
      </w:r>
      <w:r>
        <w:rPr>
          <w:rFonts w:hint="eastAsia"/>
          <w:highlight w:val="none"/>
        </w:rPr>
        <w:t>表示</w:t>
      </w:r>
      <w:r>
        <w:rPr>
          <w:rFonts w:hint="eastAsia" w:cs="Times New Roman"/>
          <w:color w:val="000000"/>
          <w:szCs w:val="21"/>
          <w:highlight w:val="none"/>
          <w:lang w:val="en-US" w:eastAsia="zh-CN"/>
          <w:rPrChange w:id="1499" w:author="lg" w:date="2026-01-14T17:24:29Z">
            <w:rPr>
              <w:rFonts w:hint="eastAsia" w:cs="Times New Roman"/>
              <w:color w:val="000000"/>
              <w:szCs w:val="20"/>
              <w:highlight w:val="none"/>
              <w:lang w:val="en-US" w:eastAsia="zh-CN"/>
            </w:rPr>
          </w:rPrChange>
        </w:rPr>
        <w:t>结果枝</w:t>
      </w:r>
      <w:r>
        <w:rPr>
          <w:rFonts w:hint="eastAsia"/>
          <w:highlight w:val="none"/>
        </w:rPr>
        <w:t>受到的摩擦力</w:t>
      </w:r>
      <w:r>
        <w:rPr>
          <w:rFonts w:hint="eastAsia"/>
          <w:highlight w:val="none"/>
          <w:lang w:eastAsia="zh-CN"/>
        </w:rPr>
        <w:t>（</w:t>
      </w:r>
      <w:r>
        <w:rPr>
          <w:rFonts w:hint="eastAsia"/>
          <w:highlight w:val="none"/>
          <w:lang w:val="en-US" w:eastAsia="zh-CN"/>
        </w:rPr>
        <w:t>即夹持力</w:t>
      </w:r>
      <w:r>
        <w:rPr>
          <w:rFonts w:hint="eastAsia"/>
          <w:highlight w:val="none"/>
          <w:lang w:eastAsia="zh-CN"/>
        </w:rPr>
        <w:t>）</w:t>
      </w:r>
      <w:r>
        <w:rPr>
          <w:rFonts w:hint="eastAsia"/>
          <w:highlight w:val="none"/>
        </w:rPr>
        <w:t>，</w:t>
      </w:r>
      <w:r>
        <w:rPr>
          <w:rFonts w:hint="default" w:ascii="Times New Roman" w:hAnsi="Times New Roman" w:cs="Times New Roman"/>
          <w:i/>
          <w:iCs/>
          <w:color w:val="auto"/>
          <w:kern w:val="2"/>
          <w:szCs w:val="21"/>
          <w:highlight w:val="none"/>
        </w:rPr>
        <w:t>d</w:t>
      </w:r>
      <w:r>
        <w:rPr>
          <w:rFonts w:hint="eastAsia"/>
          <w:highlight w:val="none"/>
        </w:rPr>
        <w:t>为</w:t>
      </w:r>
      <w:r>
        <w:rPr>
          <w:rFonts w:hint="eastAsia" w:cs="Times New Roman"/>
          <w:color w:val="000000"/>
          <w:szCs w:val="21"/>
          <w:highlight w:val="none"/>
          <w:lang w:val="en-US" w:eastAsia="zh-CN"/>
          <w:rPrChange w:id="1500" w:author="lg" w:date="2026-01-14T17:24:29Z">
            <w:rPr>
              <w:rFonts w:hint="eastAsia" w:cs="Times New Roman"/>
              <w:color w:val="000000"/>
              <w:szCs w:val="20"/>
              <w:highlight w:val="none"/>
              <w:lang w:val="en-US" w:eastAsia="zh-CN"/>
            </w:rPr>
          </w:rPrChange>
        </w:rPr>
        <w:t>结果枝</w:t>
      </w:r>
      <w:r>
        <w:rPr>
          <w:rFonts w:hint="eastAsia"/>
          <w:highlight w:val="none"/>
        </w:rPr>
        <w:t>直径，弹性泡棉的弹性系数</w:t>
      </w:r>
      <m:oMath>
        <m:r>
          <m:rPr/>
          <w:rPr>
            <w:rFonts w:hint="default" w:ascii="Cambria Math" w:hAnsi="Cambria Math"/>
            <w:highlight w:val="none"/>
          </w:rPr>
          <m:t>μ</m:t>
        </m:r>
      </m:oMath>
      <w:r>
        <w:rPr>
          <w:rFonts w:hint="eastAsia" w:hAnsi="Cambria Math"/>
          <w:i w:val="0"/>
          <w:highlight w:val="none"/>
          <w:vertAlign w:val="subscript"/>
          <w:lang w:val="en-US" w:eastAsia="zh-CN"/>
        </w:rPr>
        <w:t>1</w:t>
      </w:r>
      <w:r>
        <w:rPr>
          <w:rFonts w:hint="eastAsia"/>
          <w:highlight w:val="none"/>
        </w:rPr>
        <w:t>为</w:t>
      </w:r>
      <w:r>
        <w:rPr>
          <w:rFonts w:hint="default" w:ascii="Times New Roman" w:hAnsi="Times New Roman" w:cs="Times New Roman"/>
          <w:color w:val="auto"/>
          <w:kern w:val="2"/>
          <w:szCs w:val="21"/>
          <w:highlight w:val="none"/>
        </w:rPr>
        <w:t>130N/cm</w:t>
      </w:r>
      <w:r>
        <w:rPr>
          <w:rFonts w:hint="eastAsia"/>
          <w:highlight w:val="none"/>
        </w:rPr>
        <w:t>，</w:t>
      </w:r>
      <w:r>
        <w:rPr>
          <w:rFonts w:hint="eastAsia" w:cs="Times New Roman"/>
          <w:color w:val="000000"/>
          <w:szCs w:val="21"/>
          <w:highlight w:val="none"/>
          <w:lang w:val="en-US" w:eastAsia="zh-CN"/>
          <w:rPrChange w:id="1501" w:author="lg" w:date="2026-01-14T17:24:29Z">
            <w:rPr>
              <w:rFonts w:hint="eastAsia" w:cs="Times New Roman"/>
              <w:color w:val="000000"/>
              <w:szCs w:val="20"/>
              <w:highlight w:val="none"/>
              <w:lang w:val="en-US" w:eastAsia="zh-CN"/>
            </w:rPr>
          </w:rPrChange>
        </w:rPr>
        <w:t>结果枝</w:t>
      </w:r>
      <w:r>
        <w:rPr>
          <w:rFonts w:hint="eastAsia"/>
          <w:highlight w:val="none"/>
          <w:lang w:val="en-US" w:eastAsia="zh-CN"/>
        </w:rPr>
        <w:t>与弹性泡棉间的</w:t>
      </w:r>
      <w:r>
        <w:rPr>
          <w:rFonts w:hint="eastAsia"/>
          <w:highlight w:val="none"/>
        </w:rPr>
        <w:t>摩擦系数</w:t>
      </w:r>
      <m:oMath>
        <m:r>
          <m:rPr/>
          <w:rPr>
            <w:rFonts w:hint="default" w:ascii="Cambria Math" w:hAnsi="Cambria Math"/>
            <w:highlight w:val="none"/>
          </w:rPr>
          <m:t>μ</m:t>
        </m:r>
      </m:oMath>
      <w:r>
        <w:rPr>
          <w:rFonts w:hint="eastAsia" w:hAnsi="Cambria Math"/>
          <w:i w:val="0"/>
          <w:highlight w:val="none"/>
          <w:vertAlign w:val="subscript"/>
          <w:lang w:val="en-US" w:eastAsia="zh-CN"/>
        </w:rPr>
        <w:t>2</w:t>
      </w:r>
      <w:r>
        <w:rPr>
          <w:rFonts w:hint="eastAsia"/>
          <w:highlight w:val="none"/>
        </w:rPr>
        <w:t>为</w:t>
      </w:r>
      <w:r>
        <w:rPr>
          <w:rFonts w:hint="default" w:ascii="Times New Roman" w:hAnsi="Times New Roman" w:cs="Times New Roman"/>
          <w:color w:val="auto"/>
          <w:kern w:val="2"/>
          <w:szCs w:val="21"/>
          <w:highlight w:val="none"/>
        </w:rPr>
        <w:t>0.4</w:t>
      </w:r>
      <w:r>
        <w:rPr>
          <w:rFonts w:hint="eastAsia"/>
          <w:highlight w:val="none"/>
        </w:rPr>
        <w:t>。</w:t>
      </w:r>
      <w:r>
        <w:rPr>
          <w:rFonts w:hint="eastAsia" w:ascii="宋体" w:hAnsi="宋体" w:cs="宋体"/>
          <w:color w:val="000000"/>
          <w:kern w:val="0"/>
          <w:szCs w:val="21"/>
          <w:highlight w:val="none"/>
        </w:rPr>
        <w:t>当刀</w:t>
      </w:r>
      <w:r>
        <w:rPr>
          <w:rFonts w:hint="eastAsia" w:ascii="Times New Roman" w:hAnsi="Times New Roman" w:cs="Times New Roman"/>
          <w:color w:val="000000"/>
          <w:kern w:val="0"/>
          <w:szCs w:val="21"/>
          <w:highlight w:val="none"/>
        </w:rPr>
        <w:t>具闭合时，</w:t>
      </w:r>
      <w:r>
        <w:rPr>
          <w:rFonts w:hint="eastAsia" w:cs="Times New Roman"/>
          <w:color w:val="000000"/>
          <w:szCs w:val="21"/>
          <w:highlight w:val="none"/>
          <w:lang w:val="en-US" w:eastAsia="zh-CN"/>
          <w:rPrChange w:id="1502" w:author="lg" w:date="2026-01-14T17:24:29Z">
            <w:rPr>
              <w:rFonts w:hint="eastAsia" w:cs="Times New Roman"/>
              <w:color w:val="000000"/>
              <w:szCs w:val="20"/>
              <w:highlight w:val="none"/>
              <w:lang w:val="en-US" w:eastAsia="zh-CN"/>
            </w:rPr>
          </w:rPrChange>
        </w:rPr>
        <w:t>结果枝</w:t>
      </w:r>
      <w:r>
        <w:rPr>
          <w:rFonts w:hint="eastAsia" w:cs="Times New Roman"/>
          <w:color w:val="000000"/>
          <w:kern w:val="0"/>
          <w:szCs w:val="21"/>
          <w:highlight w:val="none"/>
          <w:lang w:val="en-US" w:eastAsia="zh-CN"/>
        </w:rPr>
        <w:t>挤压</w:t>
      </w:r>
      <w:r>
        <w:rPr>
          <w:rFonts w:hint="eastAsia" w:ascii="Times New Roman" w:hAnsi="Times New Roman" w:cs="Times New Roman"/>
          <w:color w:val="000000"/>
          <w:kern w:val="0"/>
          <w:szCs w:val="21"/>
          <w:highlight w:val="none"/>
        </w:rPr>
        <w:t>弹性泡棉，其变形量等于</w:t>
      </w:r>
      <w:r>
        <w:rPr>
          <w:rFonts w:hint="eastAsia" w:cs="Times New Roman"/>
          <w:color w:val="000000"/>
          <w:szCs w:val="21"/>
          <w:highlight w:val="none"/>
          <w:lang w:val="en-US" w:eastAsia="zh-CN"/>
          <w:rPrChange w:id="1503" w:author="lg" w:date="2026-01-14T17:24:29Z">
            <w:rPr>
              <w:rFonts w:hint="eastAsia" w:cs="Times New Roman"/>
              <w:color w:val="000000"/>
              <w:szCs w:val="20"/>
              <w:highlight w:val="none"/>
              <w:lang w:val="en-US" w:eastAsia="zh-CN"/>
            </w:rPr>
          </w:rPrChange>
        </w:rPr>
        <w:t>结果枝</w:t>
      </w:r>
      <w:r>
        <w:rPr>
          <w:rFonts w:hint="eastAsia" w:ascii="Times New Roman" w:hAnsi="Times New Roman" w:cs="Times New Roman"/>
          <w:color w:val="000000"/>
          <w:kern w:val="0"/>
          <w:szCs w:val="21"/>
          <w:highlight w:val="none"/>
        </w:rPr>
        <w:t>直径</w:t>
      </w:r>
      <w:r>
        <w:rPr>
          <w:rFonts w:ascii="Times New Roman" w:hAnsi="Times New Roman" w:cs="Times New Roman"/>
          <w:i/>
          <w:iCs/>
          <w:color w:val="000000"/>
          <w:kern w:val="0"/>
          <w:szCs w:val="21"/>
          <w:highlight w:val="none"/>
        </w:rPr>
        <w:t>d</w:t>
      </w:r>
      <w:r>
        <w:rPr>
          <w:rFonts w:hint="eastAsia" w:ascii="Times New Roman" w:hAnsi="Times New Roman" w:cs="Times New Roman"/>
          <w:color w:val="000000"/>
          <w:kern w:val="0"/>
          <w:szCs w:val="21"/>
          <w:highlight w:val="none"/>
        </w:rPr>
        <w:t>。由胡克定律可知弹性泡棉产生的</w:t>
      </w:r>
      <w:r>
        <w:rPr>
          <w:rFonts w:hint="eastAsia" w:cs="Times New Roman"/>
          <w:color w:val="000000"/>
          <w:kern w:val="0"/>
          <w:szCs w:val="21"/>
          <w:highlight w:val="none"/>
          <w:lang w:val="en-US" w:eastAsia="zh-CN"/>
        </w:rPr>
        <w:t>压</w:t>
      </w:r>
      <w:r>
        <w:rPr>
          <w:rFonts w:hint="eastAsia" w:ascii="Times New Roman" w:hAnsi="Times New Roman" w:cs="Times New Roman"/>
          <w:color w:val="000000"/>
          <w:kern w:val="0"/>
          <w:szCs w:val="21"/>
          <w:highlight w:val="none"/>
        </w:rPr>
        <w:t>力为</w:t>
      </w:r>
      <w:r>
        <w:rPr>
          <w:rFonts w:hint="eastAsia" w:cs="Times New Roman"/>
          <w:i/>
          <w:iCs/>
          <w:color w:val="000000"/>
          <w:kern w:val="0"/>
          <w:szCs w:val="21"/>
          <w:highlight w:val="none"/>
          <w:lang w:val="en-US" w:eastAsia="zh-CN"/>
        </w:rPr>
        <w:t>F=</w:t>
      </w:r>
      <m:oMath>
        <m:r>
          <m:rPr/>
          <w:rPr>
            <w:rFonts w:hint="default" w:ascii="Cambria Math" w:hAnsi="Cambria Math"/>
            <w:highlight w:val="none"/>
          </w:rPr>
          <m:t>μ</m:t>
        </m:r>
      </m:oMath>
      <w:r>
        <w:rPr>
          <w:rFonts w:hint="eastAsia" w:hAnsi="Cambria Math"/>
          <w:i w:val="0"/>
          <w:highlight w:val="none"/>
          <w:vertAlign w:val="subscript"/>
          <w:lang w:val="en-US" w:eastAsia="zh-CN"/>
        </w:rPr>
        <w:t>1</w:t>
      </w:r>
      <w:r>
        <w:rPr>
          <w:rFonts w:hint="eastAsia" w:cs="Times New Roman"/>
          <w:i/>
          <w:iCs/>
          <w:color w:val="000000"/>
          <w:kern w:val="0"/>
          <w:szCs w:val="21"/>
          <w:highlight w:val="none"/>
          <w:lang w:val="en-US" w:eastAsia="zh-CN"/>
        </w:rPr>
        <w:t>d</w:t>
      </w:r>
      <w:r>
        <w:rPr>
          <w:rFonts w:hint="eastAsia" w:cs="Times New Roman"/>
          <w:color w:val="000000"/>
          <w:kern w:val="0"/>
          <w:szCs w:val="21"/>
          <w:highlight w:val="none"/>
          <w:lang w:eastAsia="zh-CN"/>
        </w:rPr>
        <w:t>。</w:t>
      </w:r>
      <w:r>
        <w:rPr>
          <w:rFonts w:hint="eastAsia"/>
          <w:highlight w:val="none"/>
          <w:lang w:val="en-US" w:eastAsia="zh-CN"/>
        </w:rPr>
        <w:t>代入</w:t>
      </w:r>
      <w:r>
        <w:rPr>
          <w:rFonts w:hint="eastAsia" w:cs="Times New Roman"/>
          <w:color w:val="000000"/>
          <w:szCs w:val="21"/>
          <w:highlight w:val="none"/>
          <w:lang w:val="en-US" w:eastAsia="zh-CN"/>
          <w:rPrChange w:id="1504" w:author="lg" w:date="2026-01-14T17:24:29Z">
            <w:rPr>
              <w:rFonts w:hint="eastAsia" w:cs="Times New Roman"/>
              <w:color w:val="000000"/>
              <w:szCs w:val="20"/>
              <w:highlight w:val="none"/>
              <w:lang w:val="en-US" w:eastAsia="zh-CN"/>
            </w:rPr>
          </w:rPrChange>
        </w:rPr>
        <w:t>结果枝</w:t>
      </w:r>
      <w:r>
        <w:rPr>
          <w:rFonts w:hint="eastAsia"/>
          <w:highlight w:val="none"/>
        </w:rPr>
        <w:t>最小直径</w:t>
      </w:r>
      <w:r>
        <w:rPr>
          <w:rFonts w:hint="eastAsia"/>
          <w:highlight w:val="none"/>
          <w:lang w:val="en-US" w:eastAsia="zh-CN"/>
        </w:rPr>
        <w:t>1.83mm得到最小的压</w:t>
      </w:r>
      <w:r>
        <w:rPr>
          <w:rFonts w:hint="eastAsia" w:cs="Times New Roman"/>
          <w:color w:val="000000"/>
          <w:kern w:val="0"/>
          <w:szCs w:val="21"/>
          <w:highlight w:val="none"/>
          <w:lang w:val="en-US" w:eastAsia="zh-CN"/>
        </w:rPr>
        <w:t>力</w:t>
      </w:r>
      <w:r>
        <w:rPr>
          <w:rFonts w:hint="eastAsia"/>
          <w:highlight w:val="none"/>
          <w:lang w:val="en-US" w:eastAsia="zh-CN"/>
        </w:rPr>
        <w:t>为23.79N，所产生的有效摩擦力为</w:t>
      </w:r>
      <m:oMath>
        <m:r>
          <m:rPr/>
          <w:rPr>
            <w:rFonts w:hint="default" w:ascii="Cambria Math" w:hAnsi="Cambria Math"/>
            <w:highlight w:val="none"/>
            <w:lang w:val="en-US" w:eastAsia="zh-CN"/>
          </w:rPr>
          <m:t>f</m:t>
        </m:r>
        <m:r>
          <m:rPr>
            <m:sty m:val="p"/>
          </m:rPr>
          <w:rPr>
            <w:rFonts w:hint="default" w:ascii="Cambria Math" w:hAnsi="Cambria Math"/>
            <w:highlight w:val="none"/>
            <w:lang w:val="en-US" w:eastAsia="zh-CN"/>
          </w:rPr>
          <m:t>=</m:t>
        </m:r>
        <m:sSub>
          <m:sSubPr>
            <m:ctrlPr>
              <w:rPr>
                <w:rFonts w:hint="default" w:ascii="Cambria Math" w:hAnsi="Cambria Math"/>
                <w:i/>
                <w:highlight w:val="none"/>
              </w:rPr>
            </m:ctrlPr>
          </m:sSubPr>
          <m:e>
            <m:r>
              <m:rPr/>
              <w:rPr>
                <w:rFonts w:hint="default" w:ascii="Cambria Math" w:hAnsi="Cambria Math"/>
                <w:highlight w:val="none"/>
              </w:rPr>
              <m:t>μ</m:t>
            </m:r>
            <m:ctrlPr>
              <w:rPr>
                <w:rFonts w:hint="default" w:ascii="Cambria Math" w:hAnsi="Cambria Math"/>
                <w:i/>
                <w:highlight w:val="none"/>
              </w:rPr>
            </m:ctrlPr>
          </m:e>
          <m:sub>
            <m:r>
              <m:rPr/>
              <w:rPr>
                <w:rFonts w:hint="default" w:ascii="Cambria Math" w:hAnsi="Cambria Math"/>
                <w:highlight w:val="none"/>
                <w:lang w:val="en-US" w:eastAsia="zh-CN"/>
              </w:rPr>
              <m:t>2</m:t>
            </m:r>
            <m:ctrlPr>
              <w:rPr>
                <w:rFonts w:hint="default" w:ascii="Cambria Math" w:hAnsi="Cambria Math"/>
                <w:i/>
                <w:highlight w:val="none"/>
              </w:rPr>
            </m:ctrlPr>
          </m:sub>
        </m:sSub>
        <m:r>
          <m:rPr/>
          <w:rPr>
            <w:rFonts w:hint="default" w:ascii="Cambria Math" w:hAnsi="Cambria Math"/>
            <w:highlight w:val="none"/>
            <w:lang w:val="en-US" w:eastAsia="zh-CN"/>
          </w:rPr>
          <m:t>F</m:t>
        </m:r>
        <m:r>
          <m:rPr>
            <m:sty m:val="p"/>
          </m:rPr>
          <w:rPr>
            <w:rFonts w:ascii="Cambria Math" w:hAnsi="Cambria Math"/>
            <w:highlight w:val="none"/>
          </w:rPr>
          <m:t>=9.52N</m:t>
        </m:r>
      </m:oMath>
      <w:r>
        <w:rPr>
          <w:rFonts w:hint="eastAsia" w:hAnsi="Cambria Math"/>
          <w:b w:val="0"/>
          <w:i w:val="0"/>
          <w:highlight w:val="none"/>
          <w:lang w:eastAsia="zh-CN"/>
        </w:rPr>
        <w:t>，</w:t>
      </w:r>
      <w:r>
        <w:rPr>
          <w:rFonts w:hint="eastAsia"/>
          <w:highlight w:val="none"/>
        </w:rPr>
        <w:t>大于果实的最大重量</w:t>
      </w:r>
      <w:r>
        <w:rPr>
          <w:highlight w:val="none"/>
        </w:rPr>
        <w:t>4.75N，满足</w:t>
      </w:r>
      <w:r>
        <w:rPr>
          <w:rFonts w:hint="eastAsia"/>
          <w:kern w:val="0"/>
          <w:szCs w:val="21"/>
          <w:highlight w:val="none"/>
          <w:lang w:val="en-US" w:eastAsia="zh-CN"/>
        </w:rPr>
        <w:t>采摘机器人的夹持需求</w:t>
      </w:r>
      <w:r>
        <w:rPr>
          <w:rFonts w:hint="eastAsia"/>
          <w:highlight w:val="none"/>
        </w:rPr>
        <w:t>。</w:t>
      </w:r>
    </w:p>
    <w:p w14:paraId="2E77C88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000000"/>
          <w:kern w:val="0"/>
          <w:szCs w:val="21"/>
          <w:highlight w:val="none"/>
          <w:lang w:eastAsia="zh-CN"/>
        </w:rPr>
      </w:pPr>
      <w:r>
        <w:rPr>
          <w:rFonts w:hint="eastAsia" w:ascii="宋体" w:hAnsi="宋体" w:eastAsia="宋体" w:cs="宋体"/>
          <w:color w:val="000000"/>
          <w:kern w:val="0"/>
          <w:szCs w:val="21"/>
          <w:highlight w:val="none"/>
          <w:lang w:eastAsia="zh-CN"/>
        </w:rPr>
        <w:drawing>
          <wp:inline distT="0" distB="0" distL="114300" distR="114300">
            <wp:extent cx="2734310" cy="1118235"/>
            <wp:effectExtent l="0" t="0" r="0" b="0"/>
            <wp:docPr id="17" name="图片 17" descr="夹持受力分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夹持受力分析图"/>
                    <pic:cNvPicPr>
                      <a:picLocks noChangeAspect="1"/>
                    </pic:cNvPicPr>
                  </pic:nvPicPr>
                  <pic:blipFill>
                    <a:blip r:embed="rId27"/>
                    <a:srcRect r="5570"/>
                    <a:stretch>
                      <a:fillRect/>
                    </a:stretch>
                  </pic:blipFill>
                  <pic:spPr>
                    <a:xfrm>
                      <a:off x="0" y="0"/>
                      <a:ext cx="2734310" cy="1118235"/>
                    </a:xfrm>
                    <a:prstGeom prst="rect">
                      <a:avLst/>
                    </a:prstGeom>
                  </pic:spPr>
                </pic:pic>
              </a:graphicData>
            </a:graphic>
          </wp:inline>
        </w:drawing>
      </w:r>
    </w:p>
    <w:p w14:paraId="540060B6">
      <w:pPr>
        <w:pStyle w:val="41"/>
        <w:numPr>
          <w:ilvl w:val="0"/>
          <w:numId w:val="0"/>
        </w:numPr>
        <w:bidi w:val="0"/>
        <w:rPr>
          <w:rFonts w:hint="eastAsia"/>
          <w:sz w:val="21"/>
          <w:szCs w:val="21"/>
          <w:highlight w:val="none"/>
          <w:rPrChange w:id="1505" w:author="lg" w:date="2026-01-14T17:24:29Z">
            <w:rPr>
              <w:rFonts w:hint="eastAsia"/>
              <w:highlight w:val="none"/>
            </w:rPr>
          </w:rPrChange>
        </w:rPr>
      </w:pPr>
      <w:r>
        <w:rPr>
          <w:rFonts w:hint="eastAsia" w:ascii="Times New Roman" w:hAnsi="Times New Roman" w:eastAsia="宋体" w:cs="Times New Roman"/>
          <w:kern w:val="0"/>
          <w:sz w:val="21"/>
          <w:szCs w:val="21"/>
          <w:highlight w:val="none"/>
          <w:lang w:val="en-US" w:eastAsia="zh-CN" w:bidi="ar-SA"/>
          <w:rPrChange w:id="1506" w:author="lg" w:date="2026-01-14T17:24:29Z">
            <w:rPr>
              <w:rFonts w:hint="eastAsia" w:ascii="Times New Roman" w:hAnsi="Times New Roman" w:eastAsia="宋体" w:cs="Times New Roman"/>
              <w:kern w:val="0"/>
              <w:sz w:val="18"/>
              <w:szCs w:val="18"/>
              <w:highlight w:val="none"/>
              <w:lang w:val="en-US" w:eastAsia="zh-CN" w:bidi="ar-SA"/>
            </w:rPr>
          </w:rPrChange>
        </w:rPr>
        <w:t>(a)</w:t>
      </w:r>
      <w:r>
        <w:rPr>
          <w:rFonts w:hint="eastAsia"/>
          <w:sz w:val="21"/>
          <w:szCs w:val="21"/>
          <w:highlight w:val="none"/>
          <w:rPrChange w:id="1507" w:author="lg" w:date="2026-01-14T17:24:29Z">
            <w:rPr>
              <w:rFonts w:hint="eastAsia"/>
              <w:highlight w:val="none"/>
            </w:rPr>
          </w:rPrChange>
        </w:rPr>
        <w:t>初始状态</w:t>
      </w:r>
      <w:r>
        <w:rPr>
          <w:rFonts w:hint="eastAsia"/>
          <w:sz w:val="21"/>
          <w:szCs w:val="21"/>
          <w:highlight w:val="none"/>
          <w:lang w:val="en-US" w:eastAsia="zh-CN"/>
          <w:rPrChange w:id="1508" w:author="lg" w:date="2026-01-14T17:24:29Z">
            <w:rPr>
              <w:rFonts w:hint="eastAsia"/>
              <w:highlight w:val="none"/>
              <w:lang w:val="en-US" w:eastAsia="zh-CN"/>
            </w:rPr>
          </w:rPrChange>
        </w:rPr>
        <w:tab/>
      </w:r>
      <w:r>
        <w:rPr>
          <w:rFonts w:hint="eastAsia"/>
          <w:sz w:val="21"/>
          <w:szCs w:val="21"/>
          <w:highlight w:val="none"/>
          <w:lang w:val="en-US" w:eastAsia="zh-CN"/>
          <w:rPrChange w:id="1509" w:author="lg" w:date="2026-01-14T17:24:29Z">
            <w:rPr>
              <w:rFonts w:hint="eastAsia"/>
              <w:highlight w:val="none"/>
              <w:lang w:val="en-US" w:eastAsia="zh-CN"/>
            </w:rPr>
          </w:rPrChange>
        </w:rPr>
        <w:tab/>
      </w:r>
      <w:r>
        <w:rPr>
          <w:rFonts w:hint="eastAsia"/>
          <w:sz w:val="21"/>
          <w:szCs w:val="21"/>
          <w:highlight w:val="none"/>
          <w:rPrChange w:id="1510" w:author="lg" w:date="2026-01-14T17:24:29Z">
            <w:rPr>
              <w:rFonts w:hint="default"/>
              <w:highlight w:val="none"/>
            </w:rPr>
          </w:rPrChange>
        </w:rPr>
        <w:t>(b)</w:t>
      </w:r>
      <w:r>
        <w:rPr>
          <w:rFonts w:hint="eastAsia"/>
          <w:sz w:val="21"/>
          <w:szCs w:val="21"/>
          <w:highlight w:val="none"/>
          <w:lang w:val="en-US" w:eastAsia="zh-CN"/>
          <w:rPrChange w:id="1511" w:author="lg" w:date="2026-01-14T17:24:29Z">
            <w:rPr>
              <w:rFonts w:hint="eastAsia"/>
              <w:highlight w:val="none"/>
              <w:lang w:val="en-US" w:eastAsia="zh-CN"/>
            </w:rPr>
          </w:rPrChange>
        </w:rPr>
        <w:t xml:space="preserve"> </w:t>
      </w:r>
      <w:r>
        <w:rPr>
          <w:rFonts w:hint="eastAsia"/>
          <w:sz w:val="21"/>
          <w:szCs w:val="21"/>
          <w:highlight w:val="none"/>
          <w:rPrChange w:id="1512" w:author="lg" w:date="2026-01-14T17:24:29Z">
            <w:rPr>
              <w:rFonts w:hint="eastAsia"/>
              <w:highlight w:val="none"/>
            </w:rPr>
          </w:rPrChange>
        </w:rPr>
        <w:t>夹持状态</w:t>
      </w:r>
    </w:p>
    <w:p w14:paraId="7B2642F8">
      <w:pPr>
        <w:pStyle w:val="41"/>
        <w:numPr>
          <w:ilvl w:val="-1"/>
          <w:numId w:val="0"/>
        </w:numPr>
        <w:bidi w:val="0"/>
        <w:jc w:val="center"/>
        <w:rPr>
          <w:rFonts w:hint="eastAsia"/>
          <w:sz w:val="21"/>
          <w:szCs w:val="21"/>
          <w:highlight w:val="none"/>
          <w:rPrChange w:id="1514" w:author="lg" w:date="2026-01-14T17:24:29Z">
            <w:rPr>
              <w:rFonts w:hint="eastAsia"/>
              <w:highlight w:val="none"/>
            </w:rPr>
          </w:rPrChange>
        </w:rPr>
        <w:pPrChange w:id="1513" w:author="lg" w:date="2026-01-14T21:04:00Z">
          <w:pPr>
            <w:pStyle w:val="41"/>
            <w:numPr>
              <w:ilvl w:val="0"/>
              <w:numId w:val="0"/>
            </w:numPr>
            <w:bidi w:val="0"/>
            <w:jc w:val="center"/>
          </w:pPr>
        </w:pPrChange>
      </w:pPr>
      <w:r>
        <w:rPr>
          <w:rFonts w:hint="eastAsia" w:ascii="Times New Roman" w:hAnsi="Times New Roman" w:eastAsia="宋体" w:cs="Times New Roman"/>
          <w:kern w:val="0"/>
          <w:sz w:val="21"/>
          <w:szCs w:val="21"/>
          <w:highlight w:val="none"/>
          <w:lang w:val="en-US" w:eastAsia="zh-CN" w:bidi="ar-SA"/>
          <w:rPrChange w:id="1515" w:author="lg" w:date="2026-01-14T17:24:29Z">
            <w:rPr>
              <w:rFonts w:hint="eastAsia" w:ascii="Times New Roman" w:hAnsi="Times New Roman" w:eastAsia="宋体" w:cs="Times New Roman"/>
              <w:kern w:val="0"/>
              <w:sz w:val="18"/>
              <w:szCs w:val="18"/>
              <w:highlight w:val="none"/>
              <w:lang w:val="en-US" w:eastAsia="zh-CN" w:bidi="ar-SA"/>
            </w:rPr>
          </w:rPrChange>
        </w:rPr>
        <w:t>(a)</w:t>
      </w:r>
      <w:r>
        <w:rPr>
          <w:rFonts w:hint="eastAsia"/>
          <w:sz w:val="21"/>
          <w:szCs w:val="21"/>
          <w:highlight w:val="none"/>
          <w:rPrChange w:id="1516" w:author="lg" w:date="2026-01-14T17:24:29Z">
            <w:rPr>
              <w:rFonts w:hint="eastAsia"/>
              <w:highlight w:val="none"/>
            </w:rPr>
          </w:rPrChange>
        </w:rPr>
        <w:t>Initial state</w:t>
      </w:r>
      <w:r>
        <w:rPr>
          <w:rFonts w:hint="eastAsia"/>
          <w:sz w:val="21"/>
          <w:szCs w:val="21"/>
          <w:highlight w:val="none"/>
          <w:lang w:val="en-US" w:eastAsia="zh-CN"/>
          <w:rPrChange w:id="1517" w:author="lg" w:date="2026-01-14T17:24:29Z">
            <w:rPr>
              <w:rFonts w:hint="eastAsia"/>
              <w:highlight w:val="none"/>
              <w:lang w:val="en-US" w:eastAsia="zh-CN"/>
            </w:rPr>
          </w:rPrChange>
        </w:rPr>
        <w:tab/>
      </w:r>
      <w:r>
        <w:rPr>
          <w:rFonts w:hint="eastAsia"/>
          <w:sz w:val="21"/>
          <w:szCs w:val="21"/>
          <w:highlight w:val="none"/>
          <w:lang w:val="en-US" w:eastAsia="zh-CN"/>
          <w:rPrChange w:id="1518" w:author="lg" w:date="2026-01-14T17:24:29Z">
            <w:rPr>
              <w:rFonts w:hint="eastAsia"/>
              <w:highlight w:val="none"/>
              <w:lang w:val="en-US" w:eastAsia="zh-CN"/>
            </w:rPr>
          </w:rPrChange>
        </w:rPr>
        <w:tab/>
      </w:r>
      <w:r>
        <w:rPr>
          <w:rFonts w:hint="eastAsia"/>
          <w:sz w:val="21"/>
          <w:szCs w:val="21"/>
          <w:highlight w:val="none"/>
          <w:rPrChange w:id="1519" w:author="lg" w:date="2026-01-14T17:24:29Z">
            <w:rPr>
              <w:rFonts w:hint="eastAsia"/>
              <w:highlight w:val="none"/>
            </w:rPr>
          </w:rPrChange>
        </w:rPr>
        <w:t xml:space="preserve"> (b) </w:t>
      </w:r>
      <w:r>
        <w:rPr>
          <w:rFonts w:hint="eastAsia"/>
          <w:sz w:val="21"/>
          <w:szCs w:val="21"/>
          <w:highlight w:val="none"/>
          <w:lang w:val="en-US" w:eastAsia="zh-CN"/>
          <w:rPrChange w:id="1520" w:author="lg" w:date="2026-01-14T17:24:29Z">
            <w:rPr>
              <w:rFonts w:hint="eastAsia"/>
              <w:highlight w:val="none"/>
              <w:lang w:val="en-US" w:eastAsia="zh-CN"/>
            </w:rPr>
          </w:rPrChange>
        </w:rPr>
        <w:t>C</w:t>
      </w:r>
      <w:r>
        <w:rPr>
          <w:rFonts w:hint="eastAsia"/>
          <w:sz w:val="21"/>
          <w:szCs w:val="21"/>
          <w:highlight w:val="none"/>
          <w:rPrChange w:id="1521" w:author="lg" w:date="2026-01-14T17:24:29Z">
            <w:rPr>
              <w:rFonts w:hint="eastAsia"/>
              <w:highlight w:val="none"/>
            </w:rPr>
          </w:rPrChange>
        </w:rPr>
        <w:t>lamping state</w:t>
      </w:r>
    </w:p>
    <w:p w14:paraId="009C2DF6">
      <w:pPr>
        <w:pStyle w:val="41"/>
        <w:bidi w:val="0"/>
        <w:rPr>
          <w:rFonts w:hint="eastAsia"/>
          <w:sz w:val="21"/>
          <w:szCs w:val="21"/>
          <w:highlight w:val="none"/>
          <w:lang w:val="en-US" w:eastAsia="zh-CN"/>
          <w:rPrChange w:id="1522" w:author="lg" w:date="2026-01-14T17:24:29Z">
            <w:rPr>
              <w:rFonts w:hint="default"/>
              <w:highlight w:val="none"/>
              <w:lang w:val="en-US" w:eastAsia="zh-CN"/>
            </w:rPr>
          </w:rPrChange>
        </w:rPr>
      </w:pPr>
      <w:r>
        <w:rPr>
          <w:rFonts w:hint="eastAsia"/>
          <w:sz w:val="21"/>
          <w:szCs w:val="21"/>
          <w:highlight w:val="none"/>
          <w:rPrChange w:id="1523" w:author="lg" w:date="2026-01-14T17:24:29Z">
            <w:rPr>
              <w:rFonts w:hint="eastAsia"/>
              <w:highlight w:val="none"/>
            </w:rPr>
          </w:rPrChange>
        </w:rPr>
        <w:t>图</w:t>
      </w:r>
      <w:r>
        <w:rPr>
          <w:rFonts w:hint="eastAsia"/>
          <w:sz w:val="21"/>
          <w:szCs w:val="21"/>
          <w:highlight w:val="none"/>
          <w:lang w:val="en-US" w:eastAsia="zh-CN"/>
          <w:rPrChange w:id="1524" w:author="lg" w:date="2026-01-14T17:24:29Z">
            <w:rPr>
              <w:rFonts w:hint="eastAsia"/>
              <w:highlight w:val="none"/>
              <w:lang w:val="en-US" w:eastAsia="zh-CN"/>
            </w:rPr>
          </w:rPrChange>
        </w:rPr>
        <w:t>9</w:t>
      </w:r>
      <w:r>
        <w:rPr>
          <w:rFonts w:hint="eastAsia"/>
          <w:sz w:val="21"/>
          <w:szCs w:val="21"/>
          <w:highlight w:val="none"/>
          <w:rPrChange w:id="1525" w:author="lg" w:date="2026-01-14T17:24:29Z">
            <w:rPr>
              <w:rFonts w:hint="eastAsia"/>
              <w:highlight w:val="none"/>
            </w:rPr>
          </w:rPrChange>
        </w:rPr>
        <w:t xml:space="preserve"> </w:t>
      </w:r>
      <w:r>
        <w:rPr>
          <w:rFonts w:hint="eastAsia" w:cs="Times New Roman"/>
          <w:color w:val="auto"/>
          <w:sz w:val="21"/>
          <w:szCs w:val="21"/>
          <w:highlight w:val="none"/>
          <w:lang w:val="en-US" w:eastAsia="zh-CN"/>
          <w:rPrChange w:id="1526" w:author="lg" w:date="2026-01-14T17:24:29Z">
            <w:rPr>
              <w:rFonts w:hint="eastAsia" w:cs="Times New Roman"/>
              <w:color w:val="000000"/>
              <w:szCs w:val="20"/>
              <w:highlight w:val="none"/>
              <w:lang w:val="en-US" w:eastAsia="zh-CN"/>
            </w:rPr>
          </w:rPrChange>
        </w:rPr>
        <w:t>结果枝</w:t>
      </w:r>
      <w:r>
        <w:rPr>
          <w:rFonts w:hint="eastAsia"/>
          <w:sz w:val="21"/>
          <w:szCs w:val="21"/>
          <w:highlight w:val="none"/>
          <w:rPrChange w:id="1527" w:author="lg" w:date="2026-01-14T17:24:29Z">
            <w:rPr>
              <w:rFonts w:hint="eastAsia"/>
              <w:highlight w:val="none"/>
            </w:rPr>
          </w:rPrChange>
        </w:rPr>
        <w:t>受力分析</w:t>
      </w:r>
    </w:p>
    <w:p w14:paraId="63585ECD">
      <w:pPr>
        <w:pStyle w:val="41"/>
        <w:bidi w:val="0"/>
        <w:rPr>
          <w:rFonts w:hint="eastAsia"/>
          <w:b w:val="0"/>
          <w:bCs w:val="0"/>
          <w:sz w:val="21"/>
          <w:szCs w:val="21"/>
          <w:highlight w:val="none"/>
          <w:rPrChange w:id="1528" w:author="lg" w:date="2026-01-14T17:24:29Z">
            <w:rPr>
              <w:rFonts w:hint="eastAsia"/>
              <w:b w:val="0"/>
              <w:bCs w:val="0"/>
              <w:highlight w:val="none"/>
            </w:rPr>
          </w:rPrChange>
        </w:rPr>
      </w:pPr>
      <w:r>
        <w:rPr>
          <w:rFonts w:hint="eastAsia"/>
          <w:b w:val="0"/>
          <w:bCs w:val="0"/>
          <w:sz w:val="21"/>
          <w:szCs w:val="21"/>
          <w:highlight w:val="none"/>
          <w:rPrChange w:id="1529" w:author="lg" w:date="2026-01-14T17:24:29Z">
            <w:rPr>
              <w:rFonts w:hint="eastAsia"/>
              <w:b w:val="0"/>
              <w:bCs w:val="0"/>
              <w:highlight w:val="none"/>
            </w:rPr>
          </w:rPrChange>
        </w:rPr>
        <w:t>FIG. 9 Stress analysis of fruiting branches</w:t>
      </w:r>
    </w:p>
    <w:p w14:paraId="39CE7D27">
      <w:pPr>
        <w:spacing w:before="156" w:beforeLines="50" w:after="0" w:afterLines="0"/>
        <w:rPr>
          <w:rFonts w:hint="eastAsia" w:ascii="黑体" w:hAnsi="黑体" w:eastAsia="黑体" w:cs="黑体"/>
          <w:color w:val="000000"/>
          <w:kern w:val="0"/>
          <w:szCs w:val="21"/>
          <w:highlight w:val="none"/>
        </w:rPr>
        <w:pPrChange w:id="1530" w:author="lg" w:date="2026-01-14T15:44:14Z">
          <w:pPr>
            <w:spacing w:before="156" w:beforeLines="50" w:after="156" w:afterLines="50"/>
          </w:pPr>
        </w:pPrChange>
      </w:pPr>
      <w:r>
        <w:rPr>
          <w:rFonts w:hint="default" w:ascii="Times New Roman" w:hAnsi="Times New Roman" w:eastAsia="黑体" w:cs="Times New Roman"/>
          <w:color w:val="000000"/>
          <w:kern w:val="0"/>
          <w:szCs w:val="21"/>
          <w:highlight w:val="none"/>
        </w:rPr>
        <w:t>2.3</w:t>
      </w:r>
      <w:r>
        <w:rPr>
          <w:rFonts w:hint="eastAsia" w:eastAsia="黑体" w:cs="Times New Roman"/>
          <w:color w:val="000000"/>
          <w:kern w:val="0"/>
          <w:szCs w:val="21"/>
          <w:highlight w:val="none"/>
          <w:lang w:val="en-US" w:eastAsia="zh-CN"/>
        </w:rPr>
        <w:tab/>
      </w:r>
      <w:r>
        <w:rPr>
          <w:rFonts w:hint="eastAsia" w:ascii="黑体" w:hAnsi="黑体" w:eastAsia="黑体" w:cs="黑体"/>
          <w:color w:val="000000"/>
          <w:kern w:val="0"/>
          <w:szCs w:val="21"/>
          <w:highlight w:val="none"/>
        </w:rPr>
        <w:t>传动</w:t>
      </w:r>
      <w:r>
        <w:rPr>
          <w:rFonts w:hint="eastAsia" w:ascii="黑体" w:hAnsi="黑体" w:eastAsia="黑体" w:cs="黑体"/>
          <w:color w:val="000000"/>
          <w:kern w:val="0"/>
          <w:szCs w:val="21"/>
          <w:highlight w:val="none"/>
          <w:lang w:val="en-US" w:eastAsia="zh-CN"/>
        </w:rPr>
        <w:t>机构</w:t>
      </w:r>
      <w:r>
        <w:rPr>
          <w:rFonts w:hint="eastAsia" w:ascii="黑体" w:hAnsi="黑体" w:eastAsia="黑体" w:cs="黑体"/>
          <w:color w:val="000000"/>
          <w:kern w:val="0"/>
          <w:szCs w:val="21"/>
          <w:highlight w:val="none"/>
        </w:rPr>
        <w:t>和收集机构设计</w:t>
      </w:r>
    </w:p>
    <w:p w14:paraId="15538D7C">
      <w:pPr>
        <w:spacing w:before="0" w:beforeLines="0" w:after="0" w:afterLines="0"/>
        <w:rPr>
          <w:rFonts w:hint="eastAsia" w:ascii="宋体" w:hAnsi="宋体" w:eastAsia="宋体" w:cs="宋体"/>
          <w:color w:val="000000"/>
          <w:kern w:val="0"/>
          <w:sz w:val="21"/>
          <w:szCs w:val="21"/>
          <w:highlight w:val="none"/>
        </w:rPr>
      </w:pPr>
      <w:r>
        <w:rPr>
          <w:rFonts w:hint="default" w:ascii="Times New Roman" w:hAnsi="Times New Roman" w:eastAsia="宋体" w:cs="Times New Roman"/>
          <w:color w:val="000000"/>
          <w:kern w:val="0"/>
          <w:sz w:val="21"/>
          <w:szCs w:val="21"/>
          <w:highlight w:val="none"/>
        </w:rPr>
        <w:t>2.3.1</w:t>
      </w:r>
      <w:r>
        <w:rPr>
          <w:rFonts w:hint="eastAsia" w:cs="Times New Roman"/>
          <w:color w:val="000000"/>
          <w:kern w:val="0"/>
          <w:sz w:val="21"/>
          <w:szCs w:val="21"/>
          <w:highlight w:val="none"/>
          <w:lang w:val="en-US" w:eastAsia="zh-CN"/>
        </w:rPr>
        <w:t xml:space="preserve">  传动机构</w:t>
      </w:r>
      <w:r>
        <w:rPr>
          <w:rFonts w:hint="eastAsia" w:ascii="宋体" w:hAnsi="宋体" w:eastAsia="宋体" w:cs="宋体"/>
          <w:color w:val="000000"/>
          <w:kern w:val="0"/>
          <w:sz w:val="21"/>
          <w:szCs w:val="21"/>
          <w:highlight w:val="none"/>
        </w:rPr>
        <w:t>设计</w:t>
      </w:r>
    </w:p>
    <w:p w14:paraId="04B7C756">
      <w:pPr>
        <w:spacing w:before="0" w:beforeLines="0" w:after="0" w:afterLines="0"/>
        <w:ind w:firstLine="420" w:firstLineChars="0"/>
        <w:jc w:val="both"/>
        <w:rPr>
          <w:rFonts w:hint="default" w:ascii="Times New Roman" w:hAnsi="Times New Roman" w:cs="Times New Roman"/>
          <w:color w:val="auto"/>
          <w:kern w:val="2"/>
          <w:szCs w:val="21"/>
          <w:highlight w:val="none"/>
          <w:lang w:val="en-US" w:eastAsia="zh-CN"/>
        </w:rPr>
      </w:pPr>
      <w:r>
        <w:rPr>
          <w:rFonts w:hint="eastAsia"/>
          <w:highlight w:val="none"/>
          <w:lang w:val="en-US" w:eastAsia="zh-CN"/>
        </w:rPr>
        <w:t>传</w:t>
      </w:r>
      <w:r>
        <w:rPr>
          <w:rFonts w:hint="default" w:ascii="Times New Roman" w:hAnsi="Times New Roman" w:cs="Times New Roman"/>
          <w:color w:val="auto"/>
          <w:kern w:val="2"/>
          <w:szCs w:val="21"/>
          <w:highlight w:val="none"/>
          <w:lang w:val="en-US" w:eastAsia="zh-CN"/>
        </w:rPr>
        <w:t>动机构使用一对齿轮进行传动</w:t>
      </w:r>
      <w:r>
        <w:rPr>
          <w:rFonts w:hint="eastAsia" w:cs="Times New Roman"/>
          <w:color w:val="auto"/>
          <w:kern w:val="2"/>
          <w:szCs w:val="21"/>
          <w:highlight w:val="none"/>
          <w:lang w:val="en-US" w:eastAsia="zh-CN"/>
        </w:rPr>
        <w:t>。</w:t>
      </w:r>
      <w:r>
        <w:rPr>
          <w:rFonts w:hint="default" w:ascii="Times New Roman" w:hAnsi="Times New Roman" w:cs="Times New Roman"/>
          <w:color w:val="auto"/>
          <w:kern w:val="2"/>
          <w:szCs w:val="21"/>
          <w:highlight w:val="none"/>
          <w:lang w:val="en-US" w:eastAsia="zh-CN"/>
        </w:rPr>
        <w:t>主动齿轮模数为0.8，齿数为30齿，分度圆直径为24mm；从动齿轮采用不完全齿轮设计，模数为0.8，齿数为70齿，分度圆直径为56mm。</w:t>
      </w:r>
      <w:r>
        <w:rPr>
          <w:rFonts w:hint="eastAsia" w:cs="Times New Roman"/>
          <w:color w:val="auto"/>
          <w:kern w:val="2"/>
          <w:szCs w:val="21"/>
          <w:highlight w:val="none"/>
          <w:lang w:val="en-US" w:eastAsia="zh-CN"/>
        </w:rPr>
        <w:t>该齿轮机构的传动比为</w:t>
      </w:r>
      <w:r>
        <w:rPr>
          <w:rFonts w:hint="eastAsia" w:cs="Times New Roman"/>
          <w:i/>
          <w:iCs/>
          <w:color w:val="auto"/>
          <w:kern w:val="2"/>
          <w:szCs w:val="21"/>
          <w:highlight w:val="none"/>
          <w:lang w:val="en-US" w:eastAsia="zh-CN"/>
        </w:rPr>
        <w:t>i</w:t>
      </w:r>
      <w:r>
        <w:rPr>
          <w:rFonts w:hint="eastAsia" w:cs="Times New Roman"/>
          <w:color w:val="auto"/>
          <w:kern w:val="2"/>
          <w:szCs w:val="21"/>
          <w:highlight w:val="none"/>
          <w:lang w:val="en-US" w:eastAsia="zh-CN"/>
        </w:rPr>
        <w:t>=56/24=2.33。</w:t>
      </w:r>
    </w:p>
    <w:p w14:paraId="4C273131">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000000"/>
          <w:kern w:val="0"/>
          <w:sz w:val="21"/>
          <w:szCs w:val="21"/>
          <w:highlight w:val="none"/>
        </w:rPr>
      </w:pPr>
      <w:r>
        <w:rPr>
          <w:rFonts w:hint="default" w:ascii="Times New Roman" w:hAnsi="Times New Roman" w:eastAsia="宋体" w:cs="Times New Roman"/>
          <w:color w:val="000000"/>
          <w:kern w:val="0"/>
          <w:sz w:val="21"/>
          <w:szCs w:val="21"/>
          <w:highlight w:val="none"/>
        </w:rPr>
        <w:t>2.3.2</w:t>
      </w:r>
      <w:r>
        <w:rPr>
          <w:rFonts w:hint="eastAsia" w:cs="Times New Roman"/>
          <w:color w:val="000000"/>
          <w:kern w:val="0"/>
          <w:sz w:val="21"/>
          <w:szCs w:val="21"/>
          <w:highlight w:val="none"/>
          <w:lang w:val="en-US" w:eastAsia="zh-CN"/>
        </w:rPr>
        <w:t xml:space="preserve">  </w:t>
      </w:r>
      <w:r>
        <w:rPr>
          <w:rFonts w:hint="eastAsia" w:ascii="宋体" w:hAnsi="宋体" w:eastAsia="宋体" w:cs="宋体"/>
          <w:color w:val="000000"/>
          <w:kern w:val="0"/>
          <w:sz w:val="21"/>
          <w:szCs w:val="21"/>
          <w:highlight w:val="none"/>
        </w:rPr>
        <w:t>收集机构设计</w:t>
      </w:r>
    </w:p>
    <w:p w14:paraId="3D13E719">
      <w:pPr>
        <w:bidi w:val="0"/>
        <w:ind w:firstLine="420" w:firstLineChars="0"/>
        <w:jc w:val="both"/>
        <w:rPr>
          <w:rFonts w:hint="default"/>
          <w:highlight w:val="none"/>
        </w:rPr>
      </w:pPr>
      <w:r>
        <w:rPr>
          <w:rFonts w:hint="eastAsia"/>
          <w:highlight w:val="none"/>
          <w:lang w:val="en-US" w:eastAsia="zh-CN"/>
        </w:rPr>
        <w:t>收集机构主要由收集舵机、收集管口、收集管等零件组成。当末端执行器夹持到番石榴果实时，收集舵机顺时针旋转，带动收集管口从后端旋转至前端，接着夹剪机构张开，番石榴果实掉入收集管中，然后收集舵机反向旋转使收集管口复位，如图10所示。</w:t>
      </w:r>
    </w:p>
    <w:p w14:paraId="7E2FA8CF">
      <w:pPr>
        <w:spacing w:before="156" w:beforeLines="50" w:after="156" w:afterLines="50"/>
        <w:jc w:val="center"/>
        <w:rPr>
          <w:rFonts w:hint="eastAsia" w:ascii="宋体" w:hAnsi="宋体" w:eastAsia="宋体" w:cs="宋体"/>
          <w:color w:val="000000"/>
          <w:kern w:val="0"/>
          <w:szCs w:val="21"/>
          <w:highlight w:val="none"/>
          <w:lang w:eastAsia="zh-CN"/>
        </w:rPr>
      </w:pPr>
      <w:del w:id="1531" w:author="lg" w:date="2026-01-14T15:47:03Z">
        <w:r>
          <w:rPr>
            <w:rFonts w:hint="eastAsia" w:ascii="宋体" w:hAnsi="宋体" w:eastAsia="宋体" w:cs="宋体"/>
            <w:color w:val="000000"/>
            <w:kern w:val="0"/>
            <w:szCs w:val="21"/>
            <w:highlight w:val="none"/>
            <w:lang w:eastAsia="zh-CN"/>
          </w:rPr>
          <w:drawing>
            <wp:inline distT="0" distB="0" distL="114300" distR="114300">
              <wp:extent cx="2513965" cy="923925"/>
              <wp:effectExtent l="0" t="0" r="635" b="3175"/>
              <wp:docPr id="28" name="图片 28" descr="收集机构运动简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收集机构运动简图"/>
                      <pic:cNvPicPr>
                        <a:picLocks noChangeAspect="1"/>
                      </pic:cNvPicPr>
                    </pic:nvPicPr>
                    <pic:blipFill>
                      <a:blip r:embed="rId28"/>
                      <a:stretch>
                        <a:fillRect/>
                      </a:stretch>
                    </pic:blipFill>
                    <pic:spPr>
                      <a:xfrm>
                        <a:off x="0" y="0"/>
                        <a:ext cx="2513965" cy="923925"/>
                      </a:xfrm>
                      <a:prstGeom prst="rect">
                        <a:avLst/>
                      </a:prstGeom>
                    </pic:spPr>
                  </pic:pic>
                </a:graphicData>
              </a:graphic>
            </wp:inline>
          </w:drawing>
        </w:r>
      </w:del>
      <w:ins w:id="1533" w:author="lg" w:date="2026-01-14T15:47:03Z">
        <w:r>
          <w:rPr>
            <w:rFonts w:hint="eastAsia" w:ascii="宋体" w:hAnsi="宋体" w:eastAsia="宋体" w:cs="宋体"/>
            <w:color w:val="000000"/>
            <w:kern w:val="0"/>
            <w:szCs w:val="21"/>
            <w:highlight w:val="none"/>
            <w:lang w:eastAsia="zh-CN"/>
          </w:rPr>
          <w:drawing>
            <wp:inline distT="0" distB="0" distL="114300" distR="114300">
              <wp:extent cx="2513965" cy="923925"/>
              <wp:effectExtent l="0" t="0" r="635" b="3175"/>
              <wp:docPr id="31" name="图片 31" descr="收集机构运动简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收集机构运动简图"/>
                      <pic:cNvPicPr>
                        <a:picLocks noChangeAspect="1"/>
                      </pic:cNvPicPr>
                    </pic:nvPicPr>
                    <pic:blipFill>
                      <a:blip r:embed="rId28"/>
                      <a:stretch>
                        <a:fillRect/>
                      </a:stretch>
                    </pic:blipFill>
                    <pic:spPr>
                      <a:xfrm>
                        <a:off x="0" y="0"/>
                        <a:ext cx="2513965" cy="923925"/>
                      </a:xfrm>
                      <a:prstGeom prst="rect">
                        <a:avLst/>
                      </a:prstGeom>
                    </pic:spPr>
                  </pic:pic>
                </a:graphicData>
              </a:graphic>
            </wp:inline>
          </w:drawing>
        </w:r>
      </w:ins>
    </w:p>
    <w:p w14:paraId="33FCEF38">
      <w:pPr>
        <w:pStyle w:val="41"/>
        <w:bidi w:val="0"/>
        <w:rPr>
          <w:rFonts w:hint="eastAsia"/>
          <w:sz w:val="21"/>
          <w:szCs w:val="21"/>
          <w:highlight w:val="none"/>
          <w:rPrChange w:id="1535" w:author="lg" w:date="2026-01-14T17:24:29Z">
            <w:rPr>
              <w:rFonts w:hint="eastAsia"/>
              <w:highlight w:val="none"/>
            </w:rPr>
          </w:rPrChange>
        </w:rPr>
      </w:pPr>
      <w:r>
        <w:rPr>
          <w:rFonts w:hint="eastAsia"/>
          <w:sz w:val="21"/>
          <w:szCs w:val="21"/>
          <w:highlight w:val="none"/>
          <w:rPrChange w:id="1536" w:author="lg" w:date="2026-01-14T17:24:29Z">
            <w:rPr>
              <w:rFonts w:hint="eastAsia"/>
              <w:highlight w:val="none"/>
            </w:rPr>
          </w:rPrChange>
        </w:rPr>
        <w:t>图</w:t>
      </w:r>
      <w:r>
        <w:rPr>
          <w:rFonts w:hint="eastAsia"/>
          <w:sz w:val="21"/>
          <w:szCs w:val="21"/>
          <w:highlight w:val="none"/>
          <w:lang w:val="en-US" w:eastAsia="zh-CN"/>
          <w:rPrChange w:id="1537" w:author="lg" w:date="2026-01-14T17:24:29Z">
            <w:rPr>
              <w:rFonts w:hint="eastAsia"/>
              <w:highlight w:val="none"/>
              <w:lang w:val="en-US" w:eastAsia="zh-CN"/>
            </w:rPr>
          </w:rPrChange>
        </w:rPr>
        <w:t>10</w:t>
      </w:r>
      <w:r>
        <w:rPr>
          <w:rFonts w:hint="eastAsia"/>
          <w:sz w:val="21"/>
          <w:szCs w:val="21"/>
          <w:highlight w:val="none"/>
          <w:rPrChange w:id="1538" w:author="lg" w:date="2026-01-14T17:24:29Z">
            <w:rPr>
              <w:rFonts w:hint="eastAsia"/>
              <w:highlight w:val="none"/>
            </w:rPr>
          </w:rPrChange>
        </w:rPr>
        <w:t xml:space="preserve"> 收集机构运动简图</w:t>
      </w:r>
    </w:p>
    <w:p w14:paraId="766FF7E5">
      <w:pPr>
        <w:pStyle w:val="41"/>
        <w:bidi w:val="0"/>
        <w:rPr>
          <w:rFonts w:hint="eastAsia" w:ascii="Times New Roman" w:hAnsi="Times New Roman" w:cs="Times New Roman"/>
          <w:b w:val="0"/>
          <w:bCs w:val="0"/>
          <w:sz w:val="21"/>
          <w:szCs w:val="21"/>
          <w:highlight w:val="none"/>
          <w:lang w:val="en-US" w:eastAsia="zh-CN"/>
          <w:rPrChange w:id="1539" w:author="lg" w:date="2026-01-14T17:24:29Z">
            <w:rPr>
              <w:rFonts w:hint="default" w:ascii="Times New Roman" w:hAnsi="Times New Roman" w:cs="Times New Roman"/>
              <w:b w:val="0"/>
              <w:bCs w:val="0"/>
              <w:sz w:val="18"/>
              <w:szCs w:val="18"/>
              <w:highlight w:val="none"/>
              <w:lang w:val="en-US" w:eastAsia="zh-CN"/>
            </w:rPr>
          </w:rPrChange>
        </w:rPr>
      </w:pPr>
      <w:r>
        <w:rPr>
          <w:rFonts w:hint="eastAsia" w:ascii="Times New Roman" w:hAnsi="Times New Roman" w:cs="Times New Roman"/>
          <w:b w:val="0"/>
          <w:bCs w:val="0"/>
          <w:sz w:val="21"/>
          <w:szCs w:val="21"/>
          <w:highlight w:val="none"/>
          <w:rPrChange w:id="1540" w:author="lg" w:date="2026-01-14T17:24:29Z">
            <w:rPr>
              <w:rFonts w:hint="default" w:ascii="Times New Roman" w:hAnsi="Times New Roman" w:cs="Times New Roman"/>
              <w:b w:val="0"/>
              <w:bCs w:val="0"/>
              <w:sz w:val="18"/>
              <w:szCs w:val="18"/>
              <w:highlight w:val="none"/>
            </w:rPr>
          </w:rPrChange>
        </w:rPr>
        <w:t>FIG.</w:t>
      </w:r>
      <w:r>
        <w:rPr>
          <w:rFonts w:hint="eastAsia" w:ascii="Times New Roman" w:hAnsi="Times New Roman" w:cs="Times New Roman"/>
          <w:b w:val="0"/>
          <w:bCs w:val="0"/>
          <w:sz w:val="21"/>
          <w:szCs w:val="21"/>
          <w:highlight w:val="none"/>
          <w:lang w:val="en-US" w:eastAsia="zh-CN"/>
          <w:rPrChange w:id="1541" w:author="lg" w:date="2026-01-14T17:24:29Z">
            <w:rPr>
              <w:rFonts w:hint="default" w:ascii="Times New Roman" w:hAnsi="Times New Roman" w:cs="Times New Roman"/>
              <w:b w:val="0"/>
              <w:bCs w:val="0"/>
              <w:sz w:val="18"/>
              <w:szCs w:val="18"/>
              <w:highlight w:val="none"/>
              <w:lang w:val="en-US" w:eastAsia="zh-CN"/>
            </w:rPr>
          </w:rPrChange>
        </w:rPr>
        <w:t>10 Schematic diagram of the collection mechanism movement</w:t>
      </w:r>
    </w:p>
    <w:p w14:paraId="45C14AE6">
      <w:pPr>
        <w:spacing w:before="0" w:beforeLines="0" w:after="0" w:afterLines="0"/>
        <w:rPr>
          <w:rFonts w:hint="eastAsia" w:ascii="黑体" w:hAnsi="黑体" w:eastAsia="黑体" w:cs="黑体"/>
          <w:color w:val="000000"/>
          <w:kern w:val="0"/>
          <w:szCs w:val="21"/>
          <w:highlight w:val="none"/>
        </w:rPr>
        <w:pPrChange w:id="1542" w:author="lg" w:date="2026-01-14T15:32:23Z">
          <w:pPr>
            <w:spacing w:before="156" w:beforeLines="50" w:after="156" w:afterLines="50"/>
          </w:pPr>
        </w:pPrChange>
      </w:pPr>
      <w:r>
        <w:rPr>
          <w:rFonts w:hint="eastAsia" w:ascii="黑体" w:hAnsi="黑体" w:eastAsia="黑体" w:cs="黑体"/>
          <w:color w:val="000000"/>
          <w:kern w:val="0"/>
          <w:szCs w:val="21"/>
          <w:highlight w:val="none"/>
          <w:lang w:val="en-US" w:eastAsia="zh-CN"/>
        </w:rPr>
        <w:t>2.4</w:t>
      </w:r>
      <w:r>
        <w:rPr>
          <w:rFonts w:hint="eastAsia" w:ascii="黑体" w:hAnsi="黑体" w:eastAsia="黑体" w:cs="黑体"/>
          <w:color w:val="000000"/>
          <w:kern w:val="0"/>
          <w:szCs w:val="21"/>
          <w:highlight w:val="none"/>
          <w:lang w:val="en-US" w:eastAsia="zh-CN"/>
        </w:rPr>
        <w:tab/>
      </w:r>
      <w:r>
        <w:rPr>
          <w:rFonts w:hint="eastAsia" w:ascii="黑体" w:hAnsi="黑体" w:eastAsia="黑体" w:cs="黑体"/>
          <w:color w:val="000000"/>
          <w:kern w:val="0"/>
          <w:szCs w:val="21"/>
          <w:highlight w:val="none"/>
        </w:rPr>
        <w:t>控制系统设计</w:t>
      </w:r>
    </w:p>
    <w:p w14:paraId="61C6848D">
      <w:pPr>
        <w:spacing w:before="0" w:beforeLines="0" w:after="0" w:afterLines="0"/>
        <w:ind w:firstLine="420" w:firstLineChars="200"/>
        <w:rPr>
          <w:highlight w:val="none"/>
        </w:rPr>
        <w:pPrChange w:id="1543" w:author="lg" w:date="2026-01-14T15:33:58Z">
          <w:pPr>
            <w:spacing w:before="156" w:beforeLines="50" w:after="156" w:afterLines="50"/>
            <w:ind w:firstLine="420" w:firstLineChars="200"/>
          </w:pPr>
        </w:pPrChange>
      </w:pPr>
      <w:r>
        <w:rPr>
          <w:highlight w:val="none"/>
        </w:rPr>
        <w:t>该研究的控制系统</w:t>
      </w:r>
      <w:r>
        <w:rPr>
          <w:rFonts w:ascii="Times New Roman" w:hAnsi="Times New Roman" w:eastAsia="宋体" w:cs="Times New Roman"/>
          <w:sz w:val="21"/>
          <w:szCs w:val="21"/>
          <w:highlight w:val="none"/>
        </w:rPr>
        <w:t>以 STC89C51 单片机为核心，协同控制 2 个 LD20MG 舵机，配备 12V 供电电池及按键外接模块，实现夹剪机构与收集机构的协调作业</w:t>
      </w:r>
      <w:r>
        <w:rPr>
          <w:highlight w:val="none"/>
        </w:rPr>
        <w:t>。</w:t>
      </w:r>
      <w:r>
        <w:rPr>
          <w:rFonts w:hint="eastAsia"/>
          <w:highlight w:val="none"/>
          <w:lang w:val="en-US" w:eastAsia="zh-CN"/>
        </w:rPr>
        <w:t>工作原理是：首先，当末端执行器到达指定剪切位置时，</w:t>
      </w:r>
      <w:r>
        <w:rPr>
          <w:highlight w:val="none"/>
        </w:rPr>
        <w:t>单片机输出PWM信号</w:t>
      </w:r>
      <w:r>
        <w:rPr>
          <w:rFonts w:hint="eastAsia"/>
          <w:highlight w:val="none"/>
          <w:lang w:eastAsia="zh-CN"/>
        </w:rPr>
        <w:t>，</w:t>
      </w:r>
      <w:r>
        <w:rPr>
          <w:rFonts w:hint="eastAsia"/>
          <w:highlight w:val="none"/>
          <w:lang w:val="en-US" w:eastAsia="zh-CN"/>
        </w:rPr>
        <w:t>其脉冲宽度由</w:t>
      </w:r>
      <w:r>
        <w:rPr>
          <w:highlight w:val="none"/>
        </w:rPr>
        <w:t>0.5ms</w:t>
      </w:r>
      <w:r>
        <w:rPr>
          <w:rFonts w:hint="eastAsia"/>
          <w:highlight w:val="none"/>
          <w:lang w:val="en-US" w:eastAsia="zh-CN"/>
        </w:rPr>
        <w:t>线性</w:t>
      </w:r>
      <w:r>
        <w:rPr>
          <w:highlight w:val="none"/>
        </w:rPr>
        <w:t>增加到</w:t>
      </w:r>
      <w:r>
        <w:rPr>
          <w:rFonts w:hint="eastAsia"/>
          <w:highlight w:val="none"/>
          <w:lang w:val="en-US" w:eastAsia="zh-CN"/>
        </w:rPr>
        <w:t>1.47</w:t>
      </w:r>
      <w:r>
        <w:rPr>
          <w:highlight w:val="none"/>
        </w:rPr>
        <w:t>ms，</w:t>
      </w:r>
      <w:r>
        <w:rPr>
          <w:rFonts w:hint="eastAsia"/>
          <w:highlight w:val="none"/>
          <w:lang w:val="en-US" w:eastAsia="zh-CN"/>
        </w:rPr>
        <w:t>驱动传动</w:t>
      </w:r>
      <w:r>
        <w:rPr>
          <w:highlight w:val="none"/>
        </w:rPr>
        <w:t>舵机</w:t>
      </w:r>
      <w:r>
        <w:rPr>
          <w:rFonts w:hint="eastAsia"/>
          <w:highlight w:val="none"/>
          <w:lang w:val="en-US" w:eastAsia="zh-CN"/>
        </w:rPr>
        <w:t>实现</w:t>
      </w:r>
      <w:r>
        <w:rPr>
          <w:highlight w:val="none"/>
        </w:rPr>
        <w:t>0</w:t>
      </w:r>
      <w:r>
        <w:rPr>
          <w:rFonts w:hint="eastAsia"/>
          <w:highlight w:val="none"/>
          <w:lang w:val="en-US" w:eastAsia="zh-CN"/>
        </w:rPr>
        <w:t>°至88.67°的角度位移，从而完成结果枝夹持和剪切。随后，单片机切换至收集机构控制通道，输出PWM信号脉宽由0.5ms增至2.5ms，驱动</w:t>
      </w:r>
      <w:r>
        <w:rPr>
          <w:highlight w:val="none"/>
        </w:rPr>
        <w:t>收集管口</w:t>
      </w:r>
      <w:r>
        <w:rPr>
          <w:rFonts w:hint="eastAsia"/>
          <w:highlight w:val="none"/>
          <w:lang w:val="en-US" w:eastAsia="zh-CN"/>
        </w:rPr>
        <w:t>顺时针旋转</w:t>
      </w:r>
      <w:r>
        <w:rPr>
          <w:highlight w:val="none"/>
        </w:rPr>
        <w:t>180</w:t>
      </w:r>
      <w:r>
        <w:rPr>
          <w:rFonts w:hint="eastAsia"/>
          <w:highlight w:val="none"/>
          <w:lang w:val="en-US" w:eastAsia="zh-CN"/>
        </w:rPr>
        <w:t>°</w:t>
      </w:r>
      <w:r>
        <w:rPr>
          <w:highlight w:val="none"/>
        </w:rPr>
        <w:t>到达待收集果实下方</w:t>
      </w:r>
      <w:r>
        <w:rPr>
          <w:rFonts w:hint="eastAsia"/>
          <w:highlight w:val="none"/>
          <w:lang w:eastAsia="zh-CN"/>
        </w:rPr>
        <w:t>。</w:t>
      </w:r>
      <w:r>
        <w:rPr>
          <w:rFonts w:hint="eastAsia"/>
          <w:highlight w:val="none"/>
          <w:lang w:val="en-US" w:eastAsia="zh-CN"/>
        </w:rPr>
        <w:t>然后，将传动舵机的PWM信号脉宽由1.47 ms递减至0 ms，使夹剪机构张开。最后，</w:t>
      </w:r>
      <w:r>
        <w:rPr>
          <w:highlight w:val="none"/>
        </w:rPr>
        <w:t>控制收集舵机</w:t>
      </w:r>
      <w:r>
        <w:rPr>
          <w:rFonts w:hint="eastAsia"/>
          <w:highlight w:val="none"/>
          <w:lang w:val="en-US" w:eastAsia="zh-CN"/>
        </w:rPr>
        <w:t>逆时针旋转</w:t>
      </w:r>
      <w:r>
        <w:rPr>
          <w:highlight w:val="none"/>
        </w:rPr>
        <w:t>返回初始位置，完成一个完整工作周期。</w:t>
      </w:r>
    </w:p>
    <w:p w14:paraId="717A67AF">
      <w:pPr>
        <w:spacing w:before="156" w:beforeLines="50" w:after="156" w:afterLines="50"/>
        <w:rPr>
          <w:rFonts w:hint="eastAsia" w:ascii="黑体" w:hAnsi="黑体" w:eastAsia="黑体" w:cs="黑体"/>
          <w:color w:val="000000"/>
          <w:kern w:val="0"/>
          <w:sz w:val="21"/>
          <w:szCs w:val="21"/>
          <w:highlight w:val="none"/>
          <w:rPrChange w:id="1544" w:author="lg" w:date="2026-01-14T17:24:29Z">
            <w:rPr>
              <w:rFonts w:hint="eastAsia" w:ascii="黑体" w:hAnsi="黑体" w:eastAsia="黑体" w:cs="黑体"/>
              <w:color w:val="000000"/>
              <w:kern w:val="0"/>
              <w:sz w:val="24"/>
              <w:szCs w:val="24"/>
              <w:highlight w:val="none"/>
            </w:rPr>
          </w:rPrChange>
        </w:rPr>
      </w:pPr>
      <w:r>
        <w:rPr>
          <w:rFonts w:hint="eastAsia" w:eastAsia="黑体" w:cs="Times New Roman"/>
          <w:color w:val="000000"/>
          <w:kern w:val="0"/>
          <w:sz w:val="21"/>
          <w:szCs w:val="21"/>
          <w:highlight w:val="none"/>
          <w:lang w:val="en-US" w:eastAsia="zh-CN"/>
          <w:rPrChange w:id="1545" w:author="lg" w:date="2026-01-14T17:24:29Z">
            <w:rPr>
              <w:rFonts w:hint="eastAsia" w:eastAsia="黑体" w:cs="Times New Roman"/>
              <w:color w:val="000000"/>
              <w:kern w:val="0"/>
              <w:sz w:val="24"/>
              <w:szCs w:val="24"/>
              <w:highlight w:val="none"/>
              <w:lang w:val="en-US" w:eastAsia="zh-CN"/>
            </w:rPr>
          </w:rPrChange>
        </w:rPr>
        <w:t>3</w:t>
      </w:r>
      <w:r>
        <w:rPr>
          <w:rFonts w:hint="eastAsia" w:eastAsia="黑体" w:cs="Times New Roman"/>
          <w:color w:val="000000"/>
          <w:kern w:val="0"/>
          <w:sz w:val="21"/>
          <w:szCs w:val="21"/>
          <w:highlight w:val="none"/>
          <w:lang w:val="en-US" w:eastAsia="zh-CN"/>
          <w:rPrChange w:id="1546" w:author="lg" w:date="2026-01-14T17:24:29Z">
            <w:rPr>
              <w:rFonts w:hint="eastAsia" w:eastAsia="黑体" w:cs="Times New Roman"/>
              <w:color w:val="000000"/>
              <w:kern w:val="0"/>
              <w:sz w:val="24"/>
              <w:szCs w:val="24"/>
              <w:highlight w:val="none"/>
              <w:lang w:val="en-US" w:eastAsia="zh-CN"/>
            </w:rPr>
          </w:rPrChange>
        </w:rPr>
        <w:tab/>
      </w:r>
      <w:r>
        <w:rPr>
          <w:rFonts w:hint="eastAsia" w:ascii="黑体" w:hAnsi="黑体" w:eastAsia="黑体" w:cs="黑体"/>
          <w:color w:val="000000"/>
          <w:kern w:val="0"/>
          <w:sz w:val="21"/>
          <w:szCs w:val="21"/>
          <w:highlight w:val="none"/>
          <w:rPrChange w:id="1547" w:author="lg" w:date="2026-01-14T17:24:29Z">
            <w:rPr>
              <w:rFonts w:hint="eastAsia" w:ascii="黑体" w:hAnsi="黑体" w:eastAsia="黑体" w:cs="黑体"/>
              <w:color w:val="000000"/>
              <w:kern w:val="0"/>
              <w:sz w:val="24"/>
              <w:szCs w:val="24"/>
              <w:highlight w:val="none"/>
            </w:rPr>
          </w:rPrChange>
        </w:rPr>
        <w:t>试验与结果</w:t>
      </w:r>
    </w:p>
    <w:p w14:paraId="3ED2CBEB">
      <w:pPr>
        <w:spacing w:before="0" w:beforeLines="0" w:after="0" w:afterLines="0"/>
        <w:rPr>
          <w:rFonts w:hint="eastAsia" w:ascii="黑体" w:hAnsi="黑体" w:eastAsia="黑体" w:cs="黑体"/>
          <w:color w:val="000000"/>
          <w:kern w:val="0"/>
          <w:szCs w:val="21"/>
          <w:highlight w:val="none"/>
          <w:lang w:val="en-US" w:eastAsia="zh-CN"/>
        </w:rPr>
        <w:pPrChange w:id="1548" w:author="lg" w:date="2026-01-14T15:32:35Z">
          <w:pPr>
            <w:spacing w:before="156" w:beforeLines="50" w:after="156" w:afterLines="50"/>
          </w:pPr>
        </w:pPrChange>
      </w:pPr>
      <w:r>
        <w:rPr>
          <w:rFonts w:hint="eastAsia" w:eastAsia="黑体" w:cs="Times New Roman"/>
          <w:color w:val="000000"/>
          <w:kern w:val="0"/>
          <w:szCs w:val="21"/>
          <w:highlight w:val="none"/>
          <w:lang w:val="en-US" w:eastAsia="zh-CN"/>
        </w:rPr>
        <w:t>3</w:t>
      </w:r>
      <w:r>
        <w:rPr>
          <w:rFonts w:hint="default" w:ascii="Times New Roman" w:hAnsi="Times New Roman" w:eastAsia="黑体" w:cs="Times New Roman"/>
          <w:color w:val="000000"/>
          <w:kern w:val="0"/>
          <w:szCs w:val="21"/>
          <w:highlight w:val="none"/>
          <w:lang w:val="en-US" w:eastAsia="zh-CN"/>
        </w:rPr>
        <w:t>.1</w:t>
      </w:r>
      <w:r>
        <w:rPr>
          <w:rFonts w:hint="eastAsia" w:ascii="黑体" w:hAnsi="黑体" w:eastAsia="黑体" w:cs="黑体"/>
          <w:color w:val="000000"/>
          <w:kern w:val="0"/>
          <w:szCs w:val="21"/>
          <w:highlight w:val="none"/>
          <w:lang w:val="en-US" w:eastAsia="zh-CN"/>
        </w:rPr>
        <w:tab/>
      </w:r>
      <w:r>
        <w:rPr>
          <w:rFonts w:hint="eastAsia" w:ascii="黑体" w:hAnsi="黑体" w:eastAsia="黑体" w:cs="黑体"/>
          <w:color w:val="000000"/>
          <w:kern w:val="0"/>
          <w:szCs w:val="21"/>
          <w:highlight w:val="none"/>
          <w:lang w:val="en-US" w:eastAsia="zh-CN"/>
        </w:rPr>
        <w:t>试验方法</w:t>
      </w:r>
    </w:p>
    <w:p w14:paraId="17313A04">
      <w:pPr>
        <w:bidi w:val="0"/>
        <w:ind w:firstLine="420" w:firstLineChars="0"/>
        <w:jc w:val="both"/>
        <w:rPr>
          <w:rFonts w:hint="eastAsia"/>
          <w:highlight w:val="none"/>
          <w:lang w:val="en-US" w:eastAsia="zh-CN"/>
        </w:rPr>
      </w:pPr>
      <w:r>
        <w:rPr>
          <w:rFonts w:hint="eastAsia"/>
          <w:highlight w:val="none"/>
        </w:rPr>
        <w:t>为</w:t>
      </w:r>
      <w:r>
        <w:rPr>
          <w:rFonts w:hint="eastAsia"/>
          <w:highlight w:val="none"/>
          <w:lang w:val="en-US" w:eastAsia="zh-CN"/>
        </w:rPr>
        <w:t>了</w:t>
      </w:r>
      <w:r>
        <w:rPr>
          <w:rFonts w:hint="eastAsia"/>
          <w:highlight w:val="none"/>
        </w:rPr>
        <w:t>验证末端执行器的性能，</w:t>
      </w:r>
      <w:r>
        <w:rPr>
          <w:rFonts w:hint="eastAsia"/>
          <w:highlight w:val="none"/>
          <w:lang w:val="en-US" w:eastAsia="zh-CN"/>
        </w:rPr>
        <w:t>在广东省广州市番禺区佳硕农场开展测试试验，</w:t>
      </w:r>
      <w:r>
        <w:rPr>
          <w:highlight w:val="none"/>
        </w:rPr>
        <w:t>试验时间</w:t>
      </w:r>
      <w:r>
        <w:rPr>
          <w:rFonts w:hint="eastAsia"/>
          <w:highlight w:val="none"/>
        </w:rPr>
        <w:t>为</w:t>
      </w:r>
      <w:r>
        <w:rPr>
          <w:highlight w:val="none"/>
        </w:rPr>
        <w:t>202</w:t>
      </w:r>
      <w:r>
        <w:rPr>
          <w:rFonts w:hint="eastAsia"/>
          <w:highlight w:val="none"/>
          <w:lang w:val="en-US" w:eastAsia="zh-CN"/>
        </w:rPr>
        <w:t>5</w:t>
      </w:r>
      <w:r>
        <w:rPr>
          <w:highlight w:val="none"/>
        </w:rPr>
        <w:t>年</w:t>
      </w:r>
      <w:r>
        <w:rPr>
          <w:rFonts w:hint="eastAsia"/>
          <w:highlight w:val="none"/>
          <w:lang w:val="en-US" w:eastAsia="zh-CN"/>
        </w:rPr>
        <w:t>9</w:t>
      </w:r>
      <w:r>
        <w:rPr>
          <w:highlight w:val="none"/>
        </w:rPr>
        <w:t>月</w:t>
      </w:r>
      <w:r>
        <w:rPr>
          <w:rFonts w:hint="eastAsia"/>
          <w:highlight w:val="none"/>
          <w:lang w:val="en-US" w:eastAsia="zh-CN"/>
        </w:rPr>
        <w:t>6</w:t>
      </w:r>
      <w:r>
        <w:rPr>
          <w:rFonts w:hint="eastAsia"/>
          <w:highlight w:val="none"/>
        </w:rPr>
        <w:t>日</w:t>
      </w:r>
      <w:r>
        <w:rPr>
          <w:rFonts w:hint="eastAsia"/>
          <w:highlight w:val="none"/>
          <w:lang w:val="en-US" w:eastAsia="zh-CN"/>
        </w:rPr>
        <w:t>。在真实场景中，番石榴</w:t>
      </w:r>
      <w:r>
        <w:rPr>
          <w:rFonts w:hint="eastAsia" w:cs="Times New Roman"/>
          <w:color w:val="000000"/>
          <w:szCs w:val="21"/>
          <w:highlight w:val="none"/>
          <w:lang w:val="en-US" w:eastAsia="zh-CN"/>
          <w:rPrChange w:id="1549" w:author="lg" w:date="2026-01-14T17:24:29Z">
            <w:rPr>
              <w:rFonts w:hint="eastAsia" w:cs="Times New Roman"/>
              <w:color w:val="000000"/>
              <w:szCs w:val="20"/>
              <w:highlight w:val="none"/>
              <w:lang w:val="en-US" w:eastAsia="zh-CN"/>
            </w:rPr>
          </w:rPrChange>
        </w:rPr>
        <w:t>结果枝</w:t>
      </w:r>
      <w:r>
        <w:rPr>
          <w:rFonts w:hint="eastAsia"/>
          <w:highlight w:val="none"/>
          <w:lang w:val="en-US" w:eastAsia="zh-CN"/>
        </w:rPr>
        <w:t>朝向各异，并且采摘机器人对</w:t>
      </w:r>
      <w:r>
        <w:rPr>
          <w:rFonts w:hint="eastAsia" w:cs="Times New Roman"/>
          <w:color w:val="000000"/>
          <w:szCs w:val="21"/>
          <w:highlight w:val="none"/>
          <w:lang w:val="en-US" w:eastAsia="zh-CN"/>
          <w:rPrChange w:id="1550" w:author="lg" w:date="2026-01-14T17:24:29Z">
            <w:rPr>
              <w:rFonts w:hint="eastAsia" w:cs="Times New Roman"/>
              <w:color w:val="000000"/>
              <w:szCs w:val="20"/>
              <w:highlight w:val="none"/>
              <w:lang w:val="en-US" w:eastAsia="zh-CN"/>
            </w:rPr>
          </w:rPrChange>
        </w:rPr>
        <w:t>结果枝</w:t>
      </w:r>
      <w:r>
        <w:rPr>
          <w:rFonts w:hint="eastAsia"/>
          <w:highlight w:val="none"/>
          <w:lang w:val="en-US" w:eastAsia="zh-CN"/>
        </w:rPr>
        <w:t>位姿的估计精度通常不高，因此将采摘方向(</w:t>
      </w:r>
      <w:r>
        <w:rPr>
          <w:rFonts w:hint="eastAsia"/>
          <w:i/>
          <w:iCs/>
          <w:highlight w:val="none"/>
          <w:lang w:val="en-US" w:eastAsia="zh-CN"/>
        </w:rPr>
        <w:t>X</w:t>
      </w:r>
      <w:r>
        <w:rPr>
          <w:rFonts w:hint="eastAsia"/>
          <w:highlight w:val="none"/>
          <w:vertAlign w:val="subscript"/>
          <w:lang w:val="en-US" w:eastAsia="zh-CN"/>
        </w:rPr>
        <w:t>1</w:t>
      </w:r>
      <w:r>
        <w:rPr>
          <w:rFonts w:hint="eastAsia"/>
          <w:highlight w:val="none"/>
          <w:lang w:val="en-US" w:eastAsia="zh-CN"/>
        </w:rPr>
        <w:t>)、</w:t>
      </w:r>
      <w:r>
        <w:rPr>
          <w:rFonts w:hint="eastAsia"/>
          <w:highlight w:val="none"/>
        </w:rPr>
        <w:t>剪切角度</w:t>
      </w:r>
      <w:r>
        <w:rPr>
          <w:rFonts w:hint="eastAsia"/>
          <w:highlight w:val="none"/>
          <w:lang w:val="en-US" w:eastAsia="zh-CN"/>
        </w:rPr>
        <w:t>(</w:t>
      </w:r>
      <w:r>
        <w:rPr>
          <w:rFonts w:hint="eastAsia"/>
          <w:i/>
          <w:iCs/>
          <w:highlight w:val="none"/>
          <w:lang w:val="en-US" w:eastAsia="zh-CN"/>
        </w:rPr>
        <w:t>X</w:t>
      </w:r>
      <w:r>
        <w:rPr>
          <w:rFonts w:hint="eastAsia"/>
          <w:highlight w:val="none"/>
          <w:vertAlign w:val="subscript"/>
          <w:lang w:val="en-US" w:eastAsia="zh-CN"/>
        </w:rPr>
        <w:t>2</w:t>
      </w:r>
      <w:r>
        <w:rPr>
          <w:rFonts w:hint="eastAsia"/>
          <w:highlight w:val="none"/>
          <w:lang w:val="en-US" w:eastAsia="zh-CN"/>
        </w:rPr>
        <w:t>)和喂入深度(</w:t>
      </w:r>
      <w:r>
        <w:rPr>
          <w:rFonts w:hint="eastAsia"/>
          <w:i/>
          <w:iCs/>
          <w:highlight w:val="none"/>
          <w:lang w:val="en-US" w:eastAsia="zh-CN"/>
        </w:rPr>
        <w:t>X</w:t>
      </w:r>
      <w:r>
        <w:rPr>
          <w:rFonts w:hint="eastAsia"/>
          <w:highlight w:val="none"/>
          <w:vertAlign w:val="subscript"/>
          <w:lang w:val="en-US" w:eastAsia="zh-CN"/>
        </w:rPr>
        <w:t>3</w:t>
      </w:r>
      <w:r>
        <w:rPr>
          <w:rFonts w:hint="eastAsia"/>
          <w:highlight w:val="none"/>
          <w:lang w:val="en-US" w:eastAsia="zh-CN"/>
        </w:rPr>
        <w:t>)作为试验因素。如图11所示，</w:t>
      </w:r>
      <w:bookmarkStart w:id="43" w:name="OLE_LINK36"/>
      <w:r>
        <w:rPr>
          <w:rFonts w:hint="eastAsia"/>
          <w:highlight w:val="none"/>
          <w:lang w:val="en-US" w:eastAsia="zh-CN"/>
        </w:rPr>
        <w:t>采摘方向(</w:t>
      </w:r>
      <w:bookmarkStart w:id="44" w:name="OLE_LINK34"/>
      <w:r>
        <w:rPr>
          <w:rFonts w:hint="eastAsia"/>
          <w:i/>
          <w:iCs/>
          <w:highlight w:val="none"/>
          <w:lang w:val="en-US" w:eastAsia="zh-CN"/>
        </w:rPr>
        <w:t>X</w:t>
      </w:r>
      <w:r>
        <w:rPr>
          <w:rFonts w:hint="eastAsia"/>
          <w:highlight w:val="none"/>
          <w:vertAlign w:val="subscript"/>
          <w:lang w:val="en-US" w:eastAsia="zh-CN"/>
        </w:rPr>
        <w:t>1</w:t>
      </w:r>
      <w:bookmarkEnd w:id="44"/>
      <w:r>
        <w:rPr>
          <w:rFonts w:hint="eastAsia"/>
          <w:highlight w:val="none"/>
          <w:lang w:val="en-US" w:eastAsia="zh-CN"/>
        </w:rPr>
        <w:t>)指以结果枝-结果母枝为基准平面，末端执行器朝向与该基准平面的夹角</w:t>
      </w:r>
      <w:bookmarkEnd w:id="43"/>
      <w:r>
        <w:rPr>
          <w:rFonts w:hint="eastAsia"/>
          <w:highlight w:val="none"/>
          <w:lang w:val="en-US" w:eastAsia="zh-CN"/>
        </w:rPr>
        <w:t>；</w:t>
      </w:r>
      <w:r>
        <w:rPr>
          <w:rFonts w:hint="eastAsia"/>
          <w:highlight w:val="none"/>
        </w:rPr>
        <w:t>剪切角度</w:t>
      </w:r>
      <w:r>
        <w:rPr>
          <w:rFonts w:hint="eastAsia"/>
          <w:highlight w:val="none"/>
          <w:lang w:val="en-US" w:eastAsia="zh-CN"/>
        </w:rPr>
        <w:t>(</w:t>
      </w:r>
      <w:r>
        <w:rPr>
          <w:rFonts w:hint="eastAsia"/>
          <w:i/>
          <w:iCs/>
          <w:highlight w:val="none"/>
          <w:lang w:val="en-US" w:eastAsia="zh-CN"/>
        </w:rPr>
        <w:t>X</w:t>
      </w:r>
      <w:r>
        <w:rPr>
          <w:rFonts w:hint="eastAsia"/>
          <w:highlight w:val="none"/>
          <w:vertAlign w:val="subscript"/>
          <w:lang w:val="en-US" w:eastAsia="zh-CN"/>
        </w:rPr>
        <w:t>2</w:t>
      </w:r>
      <w:r>
        <w:rPr>
          <w:rFonts w:hint="eastAsia"/>
          <w:highlight w:val="none"/>
          <w:lang w:val="en-US" w:eastAsia="zh-CN"/>
        </w:rPr>
        <w:t>)指刀具主平面与水平面之间的夹角(水平面以下为正)；喂入深度(</w:t>
      </w:r>
      <w:r>
        <w:rPr>
          <w:rFonts w:hint="eastAsia"/>
          <w:i/>
          <w:iCs/>
          <w:highlight w:val="none"/>
          <w:lang w:val="en-US" w:eastAsia="zh-CN"/>
        </w:rPr>
        <w:t>X</w:t>
      </w:r>
      <w:r>
        <w:rPr>
          <w:rFonts w:hint="eastAsia"/>
          <w:highlight w:val="none"/>
          <w:vertAlign w:val="subscript"/>
          <w:lang w:val="en-US" w:eastAsia="zh-CN"/>
        </w:rPr>
        <w:t>3</w:t>
      </w:r>
      <w:r>
        <w:rPr>
          <w:rFonts w:hint="eastAsia"/>
          <w:highlight w:val="none"/>
          <w:lang w:val="en-US" w:eastAsia="zh-CN"/>
        </w:rPr>
        <w:t>)指刀尖到</w:t>
      </w:r>
      <w:ins w:id="1551" w:author="lg" w:date="2026-01-14T21:18:53Z">
        <w:r>
          <w:rPr>
            <w:rFonts w:hint="eastAsia"/>
            <w:highlight w:val="none"/>
            <w:lang w:val="en-US" w:eastAsia="zh-CN"/>
          </w:rPr>
          <w:t>夹</w:t>
        </w:r>
      </w:ins>
      <w:r>
        <w:rPr>
          <w:rFonts w:hint="eastAsia"/>
          <w:highlight w:val="none"/>
          <w:lang w:val="en-US" w:eastAsia="zh-CN"/>
        </w:rPr>
        <w:t>剪</w:t>
      </w:r>
      <w:del w:id="1552" w:author="lg" w:date="2026-01-14T21:18:50Z">
        <w:r>
          <w:rPr>
            <w:rFonts w:hint="eastAsia"/>
            <w:highlight w:val="none"/>
            <w:lang w:val="en-US" w:eastAsia="zh-CN"/>
          </w:rPr>
          <w:delText>切</w:delText>
        </w:r>
      </w:del>
      <w:r>
        <w:rPr>
          <w:rFonts w:hint="eastAsia"/>
          <w:highlight w:val="none"/>
          <w:lang w:val="en-US" w:eastAsia="zh-CN"/>
        </w:rPr>
        <w:t>点间的直线距离。</w:t>
      </w:r>
      <w:r>
        <w:rPr>
          <w:rFonts w:hint="eastAsia"/>
          <w:kern w:val="2"/>
          <w:szCs w:val="21"/>
          <w:highlight w:val="none"/>
          <w:lang w:val="en-US" w:eastAsia="zh-CN"/>
        </w:rPr>
        <w:t>以采摘成功率(</w:t>
      </w:r>
      <w:r>
        <w:rPr>
          <w:highlight w:val="none"/>
          <w:lang w:val="en-US" w:eastAsia="zh-CN"/>
        </w:rPr>
        <w:t>成功采摘</w:t>
      </w:r>
      <w:r>
        <w:rPr>
          <w:rFonts w:hint="eastAsia"/>
          <w:highlight w:val="none"/>
          <w:lang w:val="en-US" w:eastAsia="zh-CN"/>
        </w:rPr>
        <w:t>的番石榴</w:t>
      </w:r>
      <w:r>
        <w:rPr>
          <w:highlight w:val="none"/>
          <w:lang w:val="en-US" w:eastAsia="zh-CN"/>
        </w:rPr>
        <w:t>个数</w:t>
      </w:r>
      <w:r>
        <w:rPr>
          <w:rFonts w:hint="default"/>
          <w:highlight w:val="none"/>
          <w:lang w:val="en-US" w:eastAsia="zh-CN"/>
        </w:rPr>
        <w:t>与总个数的百分比</w:t>
      </w:r>
      <w:r>
        <w:rPr>
          <w:rFonts w:hint="eastAsia"/>
          <w:kern w:val="2"/>
          <w:szCs w:val="21"/>
          <w:highlight w:val="none"/>
          <w:lang w:val="en-US" w:eastAsia="zh-CN"/>
        </w:rPr>
        <w:t>)作为评价指标</w:t>
      </w:r>
      <w:r>
        <w:rPr>
          <w:rFonts w:hint="eastAsia"/>
          <w:highlight w:val="none"/>
          <w:lang w:val="en-US" w:eastAsia="zh-CN"/>
        </w:rPr>
        <w:t>。</w:t>
      </w:r>
      <w:r>
        <w:rPr>
          <w:rFonts w:hint="default"/>
          <w:highlight w:val="none"/>
          <w:lang w:val="en-US" w:eastAsia="zh-CN"/>
        </w:rPr>
        <w:t>采摘成功的标准是</w:t>
      </w:r>
      <w:r>
        <w:rPr>
          <w:rFonts w:hint="eastAsia"/>
          <w:highlight w:val="none"/>
          <w:lang w:val="en-US" w:eastAsia="zh-CN"/>
        </w:rPr>
        <w:t>末端执行器能正确夹持和剪切</w:t>
      </w:r>
      <w:r>
        <w:rPr>
          <w:rFonts w:hint="eastAsia" w:cs="Times New Roman"/>
          <w:color w:val="000000"/>
          <w:szCs w:val="21"/>
          <w:highlight w:val="none"/>
          <w:lang w:val="en-US" w:eastAsia="zh-CN"/>
          <w:rPrChange w:id="1553" w:author="lg" w:date="2026-01-14T17:24:29Z">
            <w:rPr>
              <w:rFonts w:hint="eastAsia" w:cs="Times New Roman"/>
              <w:color w:val="000000"/>
              <w:szCs w:val="20"/>
              <w:highlight w:val="none"/>
              <w:lang w:val="en-US" w:eastAsia="zh-CN"/>
            </w:rPr>
          </w:rPrChange>
        </w:rPr>
        <w:t>结果枝</w:t>
      </w:r>
      <w:r>
        <w:rPr>
          <w:rFonts w:hint="eastAsia"/>
          <w:highlight w:val="none"/>
          <w:lang w:val="en-US" w:eastAsia="zh-CN"/>
        </w:rPr>
        <w:t>，以及收集果实。根据试验因素和评价指标选取Box-behnken试验设计方法</w:t>
      </w:r>
      <w:r>
        <w:rPr>
          <w:rFonts w:hint="eastAsia"/>
          <w:highlight w:val="none"/>
          <w:lang w:val="en-US" w:eastAsia="zh-CN"/>
        </w:rPr>
        <w:fldChar w:fldCharType="begin"/>
      </w:r>
      <w:r>
        <w:rPr>
          <w:rFonts w:hint="eastAsia"/>
          <w:highlight w:val="none"/>
          <w:lang w:val="en-US" w:eastAsia="zh-CN"/>
        </w:rPr>
        <w:instrText xml:space="preserve"> ADDIN NE.Ref.{5B2DBAF4-BDB8-45F8-A84D-F690579904A2}</w:instrText>
      </w:r>
      <w:r>
        <w:rPr>
          <w:rFonts w:hint="eastAsia"/>
          <w:highlight w:val="none"/>
          <w:lang w:val="en-US" w:eastAsia="zh-CN"/>
        </w:rPr>
        <w:fldChar w:fldCharType="separate"/>
      </w:r>
      <w:r>
        <w:rPr>
          <w:rFonts w:hint="eastAsia" w:ascii="宋体" w:hAnsi="宋体"/>
          <w:color w:val="080000"/>
          <w:sz w:val="21"/>
          <w:szCs w:val="21"/>
          <w:highlight w:val="none"/>
          <w:vertAlign w:val="superscript"/>
          <w:rPrChange w:id="1554" w:author="lg" w:date="2026-01-14T17:24:29Z">
            <w:rPr>
              <w:rFonts w:hint="eastAsia" w:ascii="宋体" w:hAnsi="宋体"/>
              <w:color w:val="080000"/>
              <w:sz w:val="21"/>
              <w:szCs w:val="24"/>
              <w:highlight w:val="none"/>
              <w:vertAlign w:val="superscript"/>
            </w:rPr>
          </w:rPrChange>
        </w:rPr>
        <w:t>[26]</w:t>
      </w:r>
      <w:r>
        <w:rPr>
          <w:rFonts w:hint="eastAsia"/>
          <w:highlight w:val="none"/>
          <w:lang w:val="en-US" w:eastAsia="zh-CN"/>
        </w:rPr>
        <w:fldChar w:fldCharType="end"/>
      </w:r>
      <w:r>
        <w:rPr>
          <w:rFonts w:hint="eastAsia"/>
          <w:highlight w:val="none"/>
          <w:lang w:val="en-US" w:eastAsia="zh-CN"/>
        </w:rPr>
        <w:t>，设置三因素三水平试验方案，试验一共17组，每组试验重复13次，如表3所示。试验过程如图12所示。</w:t>
      </w:r>
    </w:p>
    <w:p w14:paraId="1171F934">
      <w:pPr>
        <w:bidi w:val="0"/>
        <w:ind w:firstLine="0" w:firstLineChars="0"/>
        <w:jc w:val="center"/>
        <w:rPr>
          <w:rFonts w:hint="default"/>
          <w:highlight w:val="none"/>
          <w:lang w:val="en-US" w:eastAsia="zh-CN"/>
        </w:rPr>
      </w:pPr>
      <w:ins w:id="1555" w:author="lg" w:date="2026-01-14T16:31:52Z">
        <w:r>
          <w:rPr>
            <w:rFonts w:hint="eastAsia"/>
            <w:sz w:val="21"/>
            <w:szCs w:val="21"/>
            <w:highlight w:val="none"/>
            <w:lang w:val="en-US" w:eastAsia="zh-CN"/>
            <w:rPrChange w:id="1558" w:author="lg" w:date="2026-01-14T17:24:29Z">
              <w:rPr>
                <w:rFonts w:hint="eastAsia"/>
                <w:sz w:val="18"/>
                <w:szCs w:val="18"/>
                <w:highlight w:val="none"/>
                <w:lang w:val="en-US" w:eastAsia="zh-CN"/>
              </w:rPr>
            </w:rPrChange>
          </w:rPr>
          <w:drawing>
            <wp:inline distT="0" distB="0" distL="114300" distR="114300">
              <wp:extent cx="2272665" cy="2160270"/>
              <wp:effectExtent l="0" t="0" r="635" b="11430"/>
              <wp:docPr id="19" name="图片 19" descr="采摘方向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采摘方向示意图"/>
                      <pic:cNvPicPr>
                        <a:picLocks noChangeAspect="1"/>
                      </pic:cNvPicPr>
                    </pic:nvPicPr>
                    <pic:blipFill>
                      <a:blip r:embed="rId29"/>
                      <a:stretch>
                        <a:fillRect/>
                      </a:stretch>
                    </pic:blipFill>
                    <pic:spPr>
                      <a:xfrm>
                        <a:off x="0" y="0"/>
                        <a:ext cx="2272665" cy="2160270"/>
                      </a:xfrm>
                      <a:prstGeom prst="rect">
                        <a:avLst/>
                      </a:prstGeom>
                    </pic:spPr>
                  </pic:pic>
                </a:graphicData>
              </a:graphic>
            </wp:inline>
          </w:drawing>
        </w:r>
      </w:ins>
      <w:del w:id="1559" w:author="lg" w:date="2026-01-14T16:31:55Z">
        <w:r>
          <w:rPr>
            <w:rFonts w:hint="eastAsia"/>
            <w:sz w:val="21"/>
            <w:szCs w:val="21"/>
            <w:highlight w:val="none"/>
            <w:shd w:val="clear" w:color="FFFFFF" w:fill="D9D9D9"/>
            <w:lang w:val="en-US" w:eastAsia="zh-CN"/>
            <w:rPrChange w:id="1562" w:author="lg" w:date="2026-01-14T17:24:29Z">
              <w:rPr>
                <w:rFonts w:hint="eastAsia"/>
                <w:sz w:val="18"/>
                <w:szCs w:val="18"/>
                <w:highlight w:val="none"/>
                <w:lang w:val="en-US" w:eastAsia="zh-CN"/>
              </w:rPr>
            </w:rPrChange>
          </w:rPr>
          <w:drawing>
            <wp:inline distT="0" distB="0" distL="114300" distR="114300">
              <wp:extent cx="2272665" cy="2160270"/>
              <wp:effectExtent l="0" t="0" r="635" b="11430"/>
              <wp:docPr id="24" name="图片 24" descr="采摘方向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采摘方向示意图"/>
                      <pic:cNvPicPr>
                        <a:picLocks noChangeAspect="1"/>
                      </pic:cNvPicPr>
                    </pic:nvPicPr>
                    <pic:blipFill>
                      <a:blip r:embed="rId29">
                        <a:lum bright="-6000"/>
                      </a:blip>
                      <a:stretch>
                        <a:fillRect/>
                      </a:stretch>
                    </pic:blipFill>
                    <pic:spPr>
                      <a:xfrm>
                        <a:off x="0" y="0"/>
                        <a:ext cx="2272665" cy="2160270"/>
                      </a:xfrm>
                      <a:prstGeom prst="rect">
                        <a:avLst/>
                      </a:prstGeom>
                    </pic:spPr>
                  </pic:pic>
                </a:graphicData>
              </a:graphic>
            </wp:inline>
          </w:drawing>
        </w:r>
      </w:del>
    </w:p>
    <w:p w14:paraId="5629394D">
      <w:pPr>
        <w:numPr>
          <w:ilvl w:val="-1"/>
          <w:numId w:val="0"/>
        </w:numPr>
        <w:spacing w:before="0" w:beforeLines="-2147483648" w:after="0" w:afterLines="-2147483648"/>
        <w:jc w:val="center"/>
        <w:rPr>
          <w:rFonts w:hint="default"/>
          <w:kern w:val="0"/>
          <w:sz w:val="21"/>
          <w:szCs w:val="21"/>
          <w:highlight w:val="none"/>
          <w:lang w:val="en-US" w:eastAsia="zh-CN"/>
          <w:rPrChange w:id="1563" w:author="lg" w:date="2026-01-14T17:24:29Z">
            <w:rPr>
              <w:rFonts w:hint="default"/>
              <w:kern w:val="0"/>
              <w:sz w:val="18"/>
              <w:szCs w:val="18"/>
              <w:highlight w:val="none"/>
              <w:lang w:val="en-US" w:eastAsia="zh-CN"/>
            </w:rPr>
          </w:rPrChange>
        </w:rPr>
      </w:pPr>
      <w:r>
        <w:rPr>
          <w:rFonts w:hint="eastAsia"/>
          <w:kern w:val="0"/>
          <w:sz w:val="21"/>
          <w:szCs w:val="21"/>
          <w:highlight w:val="none"/>
          <w:lang w:val="en-US" w:eastAsia="zh-CN"/>
          <w:rPrChange w:id="1564" w:author="lg" w:date="2026-01-14T17:24:29Z">
            <w:rPr>
              <w:rFonts w:hint="eastAsia"/>
              <w:kern w:val="0"/>
              <w:sz w:val="18"/>
              <w:szCs w:val="18"/>
              <w:highlight w:val="none"/>
              <w:lang w:val="en-US" w:eastAsia="zh-CN"/>
            </w:rPr>
          </w:rPrChange>
        </w:rPr>
        <w:t>(a) 采摘方向</w:t>
      </w:r>
      <w:r>
        <w:rPr>
          <w:rFonts w:hint="eastAsia"/>
          <w:sz w:val="21"/>
          <w:szCs w:val="21"/>
          <w:highlight w:val="none"/>
          <w:lang w:val="en-US" w:eastAsia="zh-CN"/>
          <w:rPrChange w:id="1565" w:author="lg" w:date="2026-01-14T17:24:29Z">
            <w:rPr>
              <w:rFonts w:hint="eastAsia"/>
              <w:sz w:val="18"/>
              <w:szCs w:val="18"/>
              <w:highlight w:val="none"/>
              <w:lang w:val="en-US" w:eastAsia="zh-CN"/>
            </w:rPr>
          </w:rPrChange>
        </w:rPr>
        <w:t>(</w:t>
      </w:r>
      <w:r>
        <w:rPr>
          <w:rFonts w:hint="eastAsia"/>
          <w:i/>
          <w:iCs/>
          <w:sz w:val="21"/>
          <w:szCs w:val="21"/>
          <w:highlight w:val="none"/>
          <w:lang w:val="en-US" w:eastAsia="zh-CN"/>
          <w:rPrChange w:id="1566" w:author="lg" w:date="2026-01-14T17:24:29Z">
            <w:rPr>
              <w:rFonts w:hint="eastAsia"/>
              <w:i/>
              <w:iCs/>
              <w:sz w:val="18"/>
              <w:szCs w:val="18"/>
              <w:highlight w:val="none"/>
              <w:lang w:val="en-US" w:eastAsia="zh-CN"/>
            </w:rPr>
          </w:rPrChange>
        </w:rPr>
        <w:t>X</w:t>
      </w:r>
      <w:r>
        <w:rPr>
          <w:rFonts w:hint="eastAsia"/>
          <w:sz w:val="21"/>
          <w:szCs w:val="21"/>
          <w:highlight w:val="none"/>
          <w:vertAlign w:val="subscript"/>
          <w:lang w:val="en-US" w:eastAsia="zh-CN"/>
          <w:rPrChange w:id="1567" w:author="lg" w:date="2026-01-14T17:24:29Z">
            <w:rPr>
              <w:rFonts w:hint="eastAsia"/>
              <w:sz w:val="18"/>
              <w:szCs w:val="18"/>
              <w:highlight w:val="none"/>
              <w:vertAlign w:val="subscript"/>
              <w:lang w:val="en-US" w:eastAsia="zh-CN"/>
            </w:rPr>
          </w:rPrChange>
        </w:rPr>
        <w:t>1</w:t>
      </w:r>
      <w:r>
        <w:rPr>
          <w:rFonts w:hint="eastAsia"/>
          <w:sz w:val="21"/>
          <w:szCs w:val="21"/>
          <w:highlight w:val="none"/>
          <w:lang w:val="en-US" w:eastAsia="zh-CN"/>
          <w:rPrChange w:id="1568" w:author="lg" w:date="2026-01-14T17:24:29Z">
            <w:rPr>
              <w:rFonts w:hint="eastAsia"/>
              <w:sz w:val="18"/>
              <w:szCs w:val="18"/>
              <w:highlight w:val="none"/>
              <w:lang w:val="en-US" w:eastAsia="zh-CN"/>
            </w:rPr>
          </w:rPrChange>
        </w:rPr>
        <w:t>)</w:t>
      </w:r>
      <w:r>
        <w:rPr>
          <w:rFonts w:hint="eastAsia"/>
          <w:kern w:val="0"/>
          <w:sz w:val="21"/>
          <w:szCs w:val="21"/>
          <w:highlight w:val="none"/>
          <w:lang w:val="en-US" w:eastAsia="zh-CN"/>
          <w:rPrChange w:id="1569" w:author="lg" w:date="2026-01-14T17:24:29Z">
            <w:rPr>
              <w:rFonts w:hint="eastAsia"/>
              <w:kern w:val="0"/>
              <w:sz w:val="18"/>
              <w:szCs w:val="18"/>
              <w:highlight w:val="none"/>
              <w:lang w:val="en-US" w:eastAsia="zh-CN"/>
            </w:rPr>
          </w:rPrChange>
        </w:rPr>
        <w:t>示意图</w:t>
      </w:r>
    </w:p>
    <w:p w14:paraId="22A5F768">
      <w:pPr>
        <w:numPr>
          <w:ilvl w:val="-1"/>
          <w:numId w:val="0"/>
        </w:numPr>
        <w:spacing w:before="0" w:beforeLines="-2147483648" w:after="0" w:afterLines="-2147483648"/>
        <w:jc w:val="center"/>
        <w:rPr>
          <w:rFonts w:hint="eastAsia"/>
          <w:sz w:val="21"/>
          <w:szCs w:val="21"/>
          <w:highlight w:val="none"/>
          <w:lang w:val="en-US" w:eastAsia="zh-CN"/>
          <w:rPrChange w:id="1570" w:author="lg" w:date="2026-01-14T17:24:29Z">
            <w:rPr>
              <w:rFonts w:hint="eastAsia"/>
              <w:sz w:val="18"/>
              <w:szCs w:val="18"/>
              <w:highlight w:val="none"/>
              <w:lang w:val="en-US" w:eastAsia="zh-CN"/>
            </w:rPr>
          </w:rPrChange>
        </w:rPr>
      </w:pPr>
      <w:del w:id="1571" w:author="lg" w:date="2026-01-14T15:46:57Z">
        <w:r>
          <w:rPr>
            <w:rFonts w:hint="eastAsia"/>
            <w:sz w:val="21"/>
            <w:szCs w:val="21"/>
            <w:highlight w:val="none"/>
            <w:lang w:val="en-US" w:eastAsia="zh-CN"/>
            <w:rPrChange w:id="1574" w:author="lg" w:date="2026-01-14T17:24:29Z">
              <w:rPr>
                <w:rFonts w:hint="eastAsia"/>
                <w:sz w:val="18"/>
                <w:szCs w:val="18"/>
                <w:highlight w:val="none"/>
                <w:lang w:val="en-US" w:eastAsia="zh-CN"/>
              </w:rPr>
            </w:rPrChange>
          </w:rPr>
          <w:drawing>
            <wp:inline distT="0" distB="0" distL="114300" distR="114300">
              <wp:extent cx="2157095" cy="1225550"/>
              <wp:effectExtent l="0" t="0" r="14605" b="12700"/>
              <wp:docPr id="40" name="图片 40" descr="末端正交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末端正交示意图"/>
                      <pic:cNvPicPr>
                        <a:picLocks noChangeAspect="1"/>
                      </pic:cNvPicPr>
                    </pic:nvPicPr>
                    <pic:blipFill>
                      <a:blip r:embed="rId30"/>
                      <a:stretch>
                        <a:fillRect/>
                      </a:stretch>
                    </pic:blipFill>
                    <pic:spPr>
                      <a:xfrm>
                        <a:off x="0" y="0"/>
                        <a:ext cx="2157095" cy="1225550"/>
                      </a:xfrm>
                      <a:prstGeom prst="rect">
                        <a:avLst/>
                      </a:prstGeom>
                    </pic:spPr>
                  </pic:pic>
                </a:graphicData>
              </a:graphic>
            </wp:inline>
          </w:drawing>
        </w:r>
      </w:del>
      <w:ins w:id="1575" w:author="lg" w:date="2026-01-14T15:46:57Z">
        <w:r>
          <w:rPr>
            <w:rFonts w:hint="eastAsia"/>
            <w:sz w:val="21"/>
            <w:szCs w:val="21"/>
            <w:highlight w:val="none"/>
            <w:lang w:val="en-US" w:eastAsia="zh-CN"/>
            <w:rPrChange w:id="1578" w:author="lg" w:date="2026-01-14T17:24:29Z">
              <w:rPr>
                <w:rFonts w:hint="eastAsia"/>
                <w:sz w:val="18"/>
                <w:szCs w:val="18"/>
                <w:highlight w:val="none"/>
                <w:lang w:val="en-US" w:eastAsia="zh-CN"/>
              </w:rPr>
            </w:rPrChange>
          </w:rPr>
          <w:drawing>
            <wp:inline distT="0" distB="0" distL="114300" distR="114300">
              <wp:extent cx="2157095" cy="1225550"/>
              <wp:effectExtent l="0" t="0" r="1905" b="6350"/>
              <wp:docPr id="29" name="图片 29" descr="末端正交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末端正交示意图"/>
                      <pic:cNvPicPr>
                        <a:picLocks noChangeAspect="1"/>
                      </pic:cNvPicPr>
                    </pic:nvPicPr>
                    <pic:blipFill>
                      <a:blip r:embed="rId30"/>
                      <a:stretch>
                        <a:fillRect/>
                      </a:stretch>
                    </pic:blipFill>
                    <pic:spPr>
                      <a:xfrm>
                        <a:off x="0" y="0"/>
                        <a:ext cx="2157095" cy="1225550"/>
                      </a:xfrm>
                      <a:prstGeom prst="rect">
                        <a:avLst/>
                      </a:prstGeom>
                    </pic:spPr>
                  </pic:pic>
                </a:graphicData>
              </a:graphic>
            </wp:inline>
          </w:drawing>
        </w:r>
      </w:ins>
    </w:p>
    <w:p w14:paraId="4986C37C">
      <w:pPr>
        <w:numPr>
          <w:ilvl w:val="0"/>
          <w:numId w:val="0"/>
        </w:numPr>
        <w:spacing w:before="0" w:beforeLines="0" w:after="0" w:afterLines="0"/>
        <w:jc w:val="center"/>
        <w:rPr>
          <w:rFonts w:hint="eastAsia"/>
          <w:kern w:val="0"/>
          <w:sz w:val="21"/>
          <w:szCs w:val="21"/>
          <w:highlight w:val="none"/>
          <w:lang w:val="en-US" w:eastAsia="zh-CN"/>
          <w:rPrChange w:id="1579" w:author="lg" w:date="2026-01-14T17:24:29Z">
            <w:rPr>
              <w:rFonts w:hint="eastAsia"/>
              <w:kern w:val="0"/>
              <w:sz w:val="18"/>
              <w:szCs w:val="18"/>
              <w:highlight w:val="none"/>
              <w:lang w:val="en-US" w:eastAsia="zh-CN"/>
            </w:rPr>
          </w:rPrChange>
        </w:rPr>
      </w:pPr>
      <w:r>
        <w:rPr>
          <w:rFonts w:hint="eastAsia"/>
          <w:kern w:val="0"/>
          <w:sz w:val="21"/>
          <w:szCs w:val="21"/>
          <w:highlight w:val="none"/>
          <w:lang w:val="en-US" w:eastAsia="zh-CN"/>
          <w:rPrChange w:id="1580" w:author="lg" w:date="2026-01-14T17:24:29Z">
            <w:rPr>
              <w:rFonts w:hint="eastAsia"/>
              <w:kern w:val="0"/>
              <w:sz w:val="18"/>
              <w:szCs w:val="18"/>
              <w:highlight w:val="none"/>
              <w:lang w:val="en-US" w:eastAsia="zh-CN"/>
            </w:rPr>
          </w:rPrChange>
        </w:rPr>
        <w:t>(b)剪切角度</w:t>
      </w:r>
      <w:r>
        <w:rPr>
          <w:rFonts w:hint="eastAsia"/>
          <w:sz w:val="21"/>
          <w:szCs w:val="21"/>
          <w:highlight w:val="none"/>
          <w:lang w:val="en-US" w:eastAsia="zh-CN"/>
          <w:rPrChange w:id="1581" w:author="lg" w:date="2026-01-14T17:24:29Z">
            <w:rPr>
              <w:rFonts w:hint="eastAsia"/>
              <w:sz w:val="18"/>
              <w:szCs w:val="18"/>
              <w:highlight w:val="none"/>
              <w:lang w:val="en-US" w:eastAsia="zh-CN"/>
            </w:rPr>
          </w:rPrChange>
        </w:rPr>
        <w:t>(</w:t>
      </w:r>
      <w:r>
        <w:rPr>
          <w:rFonts w:hint="eastAsia"/>
          <w:i/>
          <w:iCs/>
          <w:sz w:val="21"/>
          <w:szCs w:val="21"/>
          <w:highlight w:val="none"/>
          <w:lang w:val="en-US" w:eastAsia="zh-CN"/>
          <w:rPrChange w:id="1582" w:author="lg" w:date="2026-01-14T17:24:29Z">
            <w:rPr>
              <w:rFonts w:hint="eastAsia"/>
              <w:i/>
              <w:iCs/>
              <w:sz w:val="18"/>
              <w:szCs w:val="18"/>
              <w:highlight w:val="none"/>
              <w:lang w:val="en-US" w:eastAsia="zh-CN"/>
            </w:rPr>
          </w:rPrChange>
        </w:rPr>
        <w:t>X</w:t>
      </w:r>
      <w:r>
        <w:rPr>
          <w:rFonts w:hint="eastAsia"/>
          <w:sz w:val="21"/>
          <w:szCs w:val="21"/>
          <w:highlight w:val="none"/>
          <w:vertAlign w:val="subscript"/>
          <w:lang w:val="en-US" w:eastAsia="zh-CN"/>
          <w:rPrChange w:id="1583" w:author="lg" w:date="2026-01-14T17:24:29Z">
            <w:rPr>
              <w:rFonts w:hint="eastAsia"/>
              <w:sz w:val="18"/>
              <w:szCs w:val="18"/>
              <w:highlight w:val="none"/>
              <w:vertAlign w:val="subscript"/>
              <w:lang w:val="en-US" w:eastAsia="zh-CN"/>
            </w:rPr>
          </w:rPrChange>
        </w:rPr>
        <w:t>2</w:t>
      </w:r>
      <w:r>
        <w:rPr>
          <w:rFonts w:hint="eastAsia"/>
          <w:sz w:val="21"/>
          <w:szCs w:val="21"/>
          <w:highlight w:val="none"/>
          <w:lang w:val="en-US" w:eastAsia="zh-CN"/>
          <w:rPrChange w:id="1584" w:author="lg" w:date="2026-01-14T17:24:29Z">
            <w:rPr>
              <w:rFonts w:hint="eastAsia"/>
              <w:sz w:val="18"/>
              <w:szCs w:val="18"/>
              <w:highlight w:val="none"/>
              <w:lang w:val="en-US" w:eastAsia="zh-CN"/>
            </w:rPr>
          </w:rPrChange>
        </w:rPr>
        <w:t>)</w:t>
      </w:r>
      <w:r>
        <w:rPr>
          <w:rFonts w:hint="eastAsia"/>
          <w:kern w:val="0"/>
          <w:sz w:val="21"/>
          <w:szCs w:val="21"/>
          <w:highlight w:val="none"/>
          <w:lang w:val="en-US" w:eastAsia="zh-CN"/>
          <w:rPrChange w:id="1585" w:author="lg" w:date="2026-01-14T17:24:29Z">
            <w:rPr>
              <w:rFonts w:hint="eastAsia"/>
              <w:kern w:val="0"/>
              <w:sz w:val="18"/>
              <w:szCs w:val="18"/>
              <w:highlight w:val="none"/>
              <w:lang w:val="en-US" w:eastAsia="zh-CN"/>
            </w:rPr>
          </w:rPrChange>
        </w:rPr>
        <w:t>和喂入深度</w:t>
      </w:r>
      <w:r>
        <w:rPr>
          <w:rFonts w:hint="eastAsia"/>
          <w:sz w:val="21"/>
          <w:szCs w:val="21"/>
          <w:highlight w:val="none"/>
          <w:lang w:val="en-US" w:eastAsia="zh-CN"/>
          <w:rPrChange w:id="1586" w:author="lg" w:date="2026-01-14T17:24:29Z">
            <w:rPr>
              <w:rFonts w:hint="eastAsia"/>
              <w:sz w:val="18"/>
              <w:szCs w:val="18"/>
              <w:highlight w:val="none"/>
              <w:lang w:val="en-US" w:eastAsia="zh-CN"/>
            </w:rPr>
          </w:rPrChange>
        </w:rPr>
        <w:t>(</w:t>
      </w:r>
      <w:r>
        <w:rPr>
          <w:rFonts w:hint="eastAsia"/>
          <w:i/>
          <w:iCs/>
          <w:sz w:val="21"/>
          <w:szCs w:val="21"/>
          <w:highlight w:val="none"/>
          <w:lang w:val="en-US" w:eastAsia="zh-CN"/>
          <w:rPrChange w:id="1587" w:author="lg" w:date="2026-01-14T17:24:29Z">
            <w:rPr>
              <w:rFonts w:hint="eastAsia"/>
              <w:i/>
              <w:iCs/>
              <w:sz w:val="18"/>
              <w:szCs w:val="18"/>
              <w:highlight w:val="none"/>
              <w:lang w:val="en-US" w:eastAsia="zh-CN"/>
            </w:rPr>
          </w:rPrChange>
        </w:rPr>
        <w:t>X</w:t>
      </w:r>
      <w:r>
        <w:rPr>
          <w:rFonts w:hint="eastAsia"/>
          <w:sz w:val="21"/>
          <w:szCs w:val="21"/>
          <w:highlight w:val="none"/>
          <w:vertAlign w:val="subscript"/>
          <w:lang w:val="en-US" w:eastAsia="zh-CN"/>
          <w:rPrChange w:id="1588" w:author="lg" w:date="2026-01-14T17:24:29Z">
            <w:rPr>
              <w:rFonts w:hint="eastAsia"/>
              <w:sz w:val="18"/>
              <w:szCs w:val="18"/>
              <w:highlight w:val="none"/>
              <w:vertAlign w:val="subscript"/>
              <w:lang w:val="en-US" w:eastAsia="zh-CN"/>
            </w:rPr>
          </w:rPrChange>
        </w:rPr>
        <w:t>3</w:t>
      </w:r>
      <w:r>
        <w:rPr>
          <w:rFonts w:hint="eastAsia"/>
          <w:sz w:val="21"/>
          <w:szCs w:val="21"/>
          <w:highlight w:val="none"/>
          <w:lang w:val="en-US" w:eastAsia="zh-CN"/>
          <w:rPrChange w:id="1589" w:author="lg" w:date="2026-01-14T17:24:29Z">
            <w:rPr>
              <w:rFonts w:hint="eastAsia"/>
              <w:sz w:val="18"/>
              <w:szCs w:val="18"/>
              <w:highlight w:val="none"/>
              <w:lang w:val="en-US" w:eastAsia="zh-CN"/>
            </w:rPr>
          </w:rPrChange>
        </w:rPr>
        <w:t>)</w:t>
      </w:r>
      <w:r>
        <w:rPr>
          <w:rFonts w:hint="eastAsia"/>
          <w:kern w:val="0"/>
          <w:sz w:val="21"/>
          <w:szCs w:val="21"/>
          <w:highlight w:val="none"/>
          <w:lang w:val="en-US" w:eastAsia="zh-CN"/>
          <w:rPrChange w:id="1590" w:author="lg" w:date="2026-01-14T17:24:29Z">
            <w:rPr>
              <w:rFonts w:hint="eastAsia"/>
              <w:kern w:val="0"/>
              <w:sz w:val="18"/>
              <w:szCs w:val="18"/>
              <w:highlight w:val="none"/>
              <w:lang w:val="en-US" w:eastAsia="zh-CN"/>
            </w:rPr>
          </w:rPrChange>
        </w:rPr>
        <w:t>示意图</w:t>
      </w:r>
    </w:p>
    <w:p w14:paraId="1DEBD9BD">
      <w:pPr>
        <w:pStyle w:val="41"/>
        <w:spacing w:before="0" w:beforeLines="0" w:after="0" w:afterLines="0"/>
        <w:jc w:val="center"/>
        <w:rPr>
          <w:rFonts w:hint="eastAsia"/>
          <w:sz w:val="21"/>
          <w:szCs w:val="21"/>
          <w:highlight w:val="none"/>
          <w:lang w:val="en-US" w:eastAsia="zh-CN"/>
          <w:rPrChange w:id="1592" w:author="lg" w:date="2026-01-14T17:24:29Z">
            <w:rPr>
              <w:rFonts w:hint="default"/>
              <w:highlight w:val="none"/>
              <w:lang w:val="en-US" w:eastAsia="zh-CN"/>
            </w:rPr>
          </w:rPrChange>
        </w:rPr>
        <w:pPrChange w:id="1591" w:author="lg" w:date="2026-01-14T17:22:59Z">
          <w:pPr>
            <w:numPr>
              <w:ilvl w:val="0"/>
              <w:numId w:val="0"/>
            </w:numPr>
            <w:spacing w:before="0" w:beforeLines="0" w:after="0" w:afterLines="0"/>
            <w:jc w:val="center"/>
          </w:pPr>
        </w:pPrChange>
      </w:pPr>
      <w:r>
        <w:rPr>
          <w:rFonts w:hint="eastAsia"/>
          <w:sz w:val="21"/>
          <w:szCs w:val="21"/>
          <w:highlight w:val="none"/>
          <w:lang w:val="en-US" w:eastAsia="zh-CN"/>
          <w:rPrChange w:id="1593" w:author="lg" w:date="2026-01-14T17:24:29Z">
            <w:rPr>
              <w:rFonts w:hint="eastAsia"/>
              <w:sz w:val="18"/>
              <w:szCs w:val="18"/>
              <w:highlight w:val="none"/>
              <w:lang w:val="en-US" w:eastAsia="zh-CN"/>
            </w:rPr>
          </w:rPrChange>
        </w:rPr>
        <w:t>图11采摘试验影响因素</w:t>
      </w:r>
    </w:p>
    <w:p w14:paraId="5AD90178">
      <w:pPr>
        <w:pStyle w:val="41"/>
        <w:spacing w:before="0" w:beforeLines="0" w:after="0" w:afterLines="0"/>
        <w:rPr>
          <w:rFonts w:hint="eastAsia"/>
          <w:sz w:val="21"/>
          <w:szCs w:val="21"/>
          <w:highlight w:val="none"/>
          <w:lang w:val="en-US" w:eastAsia="zh-CN"/>
          <w:rPrChange w:id="1594" w:author="lg" w:date="2026-01-14T17:24:29Z">
            <w:rPr>
              <w:rFonts w:hint="eastAsia"/>
              <w:highlight w:val="none"/>
              <w:lang w:val="en-US" w:eastAsia="zh-CN"/>
            </w:rPr>
          </w:rPrChange>
        </w:rPr>
      </w:pPr>
      <w:r>
        <w:rPr>
          <w:rFonts w:hint="eastAsia"/>
          <w:sz w:val="21"/>
          <w:szCs w:val="21"/>
          <w:highlight w:val="none"/>
          <w:rPrChange w:id="1595" w:author="lg" w:date="2026-01-14T17:24:29Z">
            <w:rPr>
              <w:rFonts w:hint="default"/>
              <w:highlight w:val="none"/>
            </w:rPr>
          </w:rPrChange>
        </w:rPr>
        <w:t>FIG.</w:t>
      </w:r>
      <w:r>
        <w:rPr>
          <w:rFonts w:hint="eastAsia"/>
          <w:sz w:val="21"/>
          <w:szCs w:val="21"/>
          <w:highlight w:val="none"/>
          <w:lang w:val="en-US" w:eastAsia="zh-CN"/>
          <w:rPrChange w:id="1596" w:author="lg" w:date="2026-01-14T17:24:29Z">
            <w:rPr>
              <w:rFonts w:hint="eastAsia"/>
              <w:highlight w:val="none"/>
              <w:lang w:val="en-US" w:eastAsia="zh-CN"/>
            </w:rPr>
          </w:rPrChange>
        </w:rPr>
        <w:t>11 Schematic diagram of picking test</w:t>
      </w:r>
    </w:p>
    <w:p w14:paraId="00133725">
      <w:pPr>
        <w:pStyle w:val="42"/>
        <w:spacing w:before="0" w:beforeLines="0" w:after="0" w:afterLines="0"/>
        <w:rPr>
          <w:rFonts w:hint="eastAsia"/>
          <w:b w:val="0"/>
          <w:bCs w:val="0"/>
          <w:sz w:val="21"/>
          <w:szCs w:val="21"/>
          <w:highlight w:val="none"/>
          <w:lang w:val="en-US" w:eastAsia="zh-CN"/>
          <w:rPrChange w:id="1597" w:author="lg" w:date="2026-01-14T17:24:29Z">
            <w:rPr>
              <w:rFonts w:hint="eastAsia"/>
              <w:b w:val="0"/>
              <w:bCs w:val="0"/>
              <w:highlight w:val="none"/>
              <w:lang w:val="en-US" w:eastAsia="zh-CN"/>
            </w:rPr>
          </w:rPrChange>
        </w:rPr>
      </w:pPr>
    </w:p>
    <w:p w14:paraId="14D41118">
      <w:pPr>
        <w:pStyle w:val="42"/>
        <w:spacing w:before="0" w:beforeLines="0" w:after="0" w:afterLines="0"/>
        <w:rPr>
          <w:rFonts w:hint="eastAsia"/>
          <w:sz w:val="21"/>
          <w:szCs w:val="21"/>
          <w:highlight w:val="none"/>
          <w:lang w:val="en-US" w:eastAsia="zh-CN"/>
          <w:rPrChange w:id="1598" w:author="lg" w:date="2026-01-14T17:23:11Z">
            <w:rPr>
              <w:rFonts w:hint="eastAsia"/>
              <w:highlight w:val="none"/>
              <w:lang w:val="en-US" w:eastAsia="zh-CN"/>
            </w:rPr>
          </w:rPrChange>
        </w:rPr>
      </w:pPr>
      <w:r>
        <w:rPr>
          <w:rFonts w:hint="eastAsia"/>
          <w:b w:val="0"/>
          <w:bCs w:val="0"/>
          <w:sz w:val="21"/>
          <w:szCs w:val="21"/>
          <w:highlight w:val="none"/>
          <w:lang w:val="en-US" w:eastAsia="zh-CN"/>
          <w:rPrChange w:id="1599" w:author="lg" w:date="2026-01-14T17:23:11Z">
            <w:rPr>
              <w:rFonts w:hint="eastAsia"/>
              <w:b w:val="0"/>
              <w:bCs w:val="0"/>
              <w:highlight w:val="none"/>
              <w:lang w:val="en-US" w:eastAsia="zh-CN"/>
            </w:rPr>
          </w:rPrChange>
        </w:rPr>
        <w:t>表</w:t>
      </w:r>
      <w:del w:id="1600" w:author="lg" w:date="2026-01-06T17:40:46Z">
        <w:r>
          <w:rPr>
            <w:rFonts w:hint="default"/>
            <w:b w:val="0"/>
            <w:bCs w:val="0"/>
            <w:sz w:val="21"/>
            <w:szCs w:val="21"/>
            <w:highlight w:val="none"/>
            <w:lang w:val="en-US" w:eastAsia="zh-CN"/>
            <w:rPrChange w:id="1601" w:author="lg" w:date="2026-01-14T17:23:11Z">
              <w:rPr>
                <w:rFonts w:hint="default"/>
                <w:b w:val="0"/>
                <w:bCs w:val="0"/>
                <w:highlight w:val="none"/>
                <w:lang w:val="en-US" w:eastAsia="zh-CN"/>
              </w:rPr>
            </w:rPrChange>
          </w:rPr>
          <w:delText>2</w:delText>
        </w:r>
      </w:del>
      <w:ins w:id="1602" w:author="lg" w:date="2026-01-06T17:40:46Z">
        <w:r>
          <w:rPr>
            <w:rFonts w:hint="eastAsia"/>
            <w:b w:val="0"/>
            <w:bCs w:val="0"/>
            <w:sz w:val="21"/>
            <w:szCs w:val="21"/>
            <w:highlight w:val="none"/>
            <w:lang w:val="en-US" w:eastAsia="zh-CN"/>
            <w:rPrChange w:id="1603" w:author="lg" w:date="2026-01-14T17:23:11Z">
              <w:rPr>
                <w:rFonts w:hint="eastAsia"/>
                <w:b w:val="0"/>
                <w:bCs w:val="0"/>
                <w:highlight w:val="none"/>
                <w:lang w:val="en-US" w:eastAsia="zh-CN"/>
              </w:rPr>
            </w:rPrChange>
          </w:rPr>
          <w:t>3</w:t>
        </w:r>
      </w:ins>
      <w:r>
        <w:rPr>
          <w:rFonts w:hint="eastAsia"/>
          <w:b w:val="0"/>
          <w:bCs w:val="0"/>
          <w:sz w:val="21"/>
          <w:szCs w:val="21"/>
          <w:highlight w:val="none"/>
          <w:lang w:val="en-US" w:eastAsia="zh-CN"/>
          <w:rPrChange w:id="1604" w:author="lg" w:date="2026-01-14T17:23:11Z">
            <w:rPr>
              <w:rFonts w:hint="eastAsia"/>
              <w:b w:val="0"/>
              <w:bCs w:val="0"/>
              <w:highlight w:val="none"/>
              <w:lang w:val="en-US" w:eastAsia="zh-CN"/>
            </w:rPr>
          </w:rPrChange>
        </w:rPr>
        <w:t xml:space="preserve"> 试验因素表</w:t>
      </w:r>
    </w:p>
    <w:p w14:paraId="0D1007CE">
      <w:pPr>
        <w:pStyle w:val="42"/>
        <w:spacing w:before="0" w:beforeLines="0" w:after="0" w:afterLines="0"/>
        <w:rPr>
          <w:rFonts w:hint="default"/>
          <w:sz w:val="21"/>
          <w:szCs w:val="21"/>
          <w:highlight w:val="none"/>
          <w:lang w:val="en-US" w:eastAsia="zh-CN"/>
          <w:rPrChange w:id="1605" w:author="lg" w:date="2026-01-14T17:23:11Z">
            <w:rPr>
              <w:rFonts w:hint="default"/>
              <w:highlight w:val="none"/>
              <w:lang w:val="en-US" w:eastAsia="zh-CN"/>
            </w:rPr>
          </w:rPrChange>
        </w:rPr>
      </w:pPr>
      <w:r>
        <w:rPr>
          <w:rFonts w:hint="default"/>
          <w:sz w:val="21"/>
          <w:szCs w:val="21"/>
          <w:highlight w:val="none"/>
          <w:lang w:val="en-US" w:eastAsia="zh-CN"/>
          <w:rPrChange w:id="1606" w:author="lg" w:date="2026-01-14T17:23:11Z">
            <w:rPr>
              <w:rFonts w:hint="default"/>
              <w:highlight w:val="none"/>
              <w:lang w:val="en-US" w:eastAsia="zh-CN"/>
            </w:rPr>
          </w:rPrChange>
        </w:rPr>
        <w:t>Table 2 Test factor table</w:t>
      </w:r>
    </w:p>
    <w:tbl>
      <w:tblPr>
        <w:tblStyle w:val="15"/>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8"/>
        <w:gridCol w:w="1198"/>
        <w:gridCol w:w="1199"/>
        <w:gridCol w:w="1199"/>
      </w:tblGrid>
      <w:tr w14:paraId="1C5125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98" w:type="dxa"/>
            <w:vMerge w:val="restart"/>
            <w:tcBorders>
              <w:bottom w:val="single" w:color="auto" w:sz="4" w:space="0"/>
            </w:tcBorders>
          </w:tcPr>
          <w:p w14:paraId="1C84B45B">
            <w:pPr>
              <w:spacing w:before="0" w:beforeLines="0" w:after="0" w:afterLines="0"/>
              <w:jc w:val="center"/>
              <w:rPr>
                <w:rFonts w:hint="eastAsia" w:ascii="Times New Roman" w:hAnsi="Times New Roman"/>
                <w:kern w:val="0"/>
                <w:sz w:val="21"/>
                <w:szCs w:val="21"/>
                <w:highlight w:val="none"/>
                <w:vertAlign w:val="baseline"/>
                <w:lang w:val="en-US" w:eastAsia="zh-CN"/>
                <w:rPrChange w:id="1607" w:author="lg" w:date="2026-01-14T17:24:29Z">
                  <w:rPr>
                    <w:rFonts w:hint="eastAsia" w:ascii="Times New Roman" w:hAnsi="Times New Roman"/>
                    <w:kern w:val="0"/>
                    <w:sz w:val="18"/>
                    <w:szCs w:val="18"/>
                    <w:highlight w:val="none"/>
                    <w:vertAlign w:val="baseline"/>
                    <w:lang w:val="en-US" w:eastAsia="zh-CN"/>
                  </w:rPr>
                </w:rPrChange>
              </w:rPr>
            </w:pPr>
          </w:p>
          <w:p w14:paraId="44C321E7">
            <w:pPr>
              <w:spacing w:before="0" w:beforeLines="0" w:after="0" w:afterLines="0"/>
              <w:jc w:val="center"/>
              <w:rPr>
                <w:rFonts w:hint="default" w:ascii="Times New Roman" w:hAnsi="Times New Roman"/>
                <w:kern w:val="0"/>
                <w:sz w:val="21"/>
                <w:szCs w:val="21"/>
                <w:highlight w:val="none"/>
                <w:vertAlign w:val="baseline"/>
                <w:lang w:val="en-US" w:eastAsia="zh-CN"/>
                <w:rPrChange w:id="1608" w:author="lg" w:date="2026-01-14T17:24:29Z">
                  <w:rPr>
                    <w:rFonts w:hint="default" w:ascii="Times New Roman" w:hAnsi="Times New Roman"/>
                    <w:kern w:val="0"/>
                    <w:sz w:val="18"/>
                    <w:szCs w:val="18"/>
                    <w:highlight w:val="none"/>
                    <w:vertAlign w:val="baseline"/>
                    <w:lang w:val="en-US" w:eastAsia="zh-CN"/>
                  </w:rPr>
                </w:rPrChange>
              </w:rPr>
            </w:pPr>
            <w:r>
              <w:rPr>
                <w:rFonts w:hint="eastAsia" w:ascii="Times New Roman" w:hAnsi="Times New Roman"/>
                <w:kern w:val="0"/>
                <w:sz w:val="21"/>
                <w:szCs w:val="21"/>
                <w:highlight w:val="none"/>
                <w:vertAlign w:val="baseline"/>
                <w:lang w:val="en-US" w:eastAsia="zh-CN"/>
                <w:rPrChange w:id="1609" w:author="lg" w:date="2026-01-14T17:24:29Z">
                  <w:rPr>
                    <w:rFonts w:hint="eastAsia" w:ascii="Times New Roman" w:hAnsi="Times New Roman"/>
                    <w:kern w:val="0"/>
                    <w:sz w:val="18"/>
                    <w:szCs w:val="18"/>
                    <w:highlight w:val="none"/>
                    <w:vertAlign w:val="baseline"/>
                    <w:lang w:val="en-US" w:eastAsia="zh-CN"/>
                  </w:rPr>
                </w:rPrChange>
              </w:rPr>
              <w:t>水平</w:t>
            </w:r>
          </w:p>
        </w:tc>
        <w:tc>
          <w:tcPr>
            <w:tcW w:w="3596" w:type="dxa"/>
            <w:gridSpan w:val="3"/>
            <w:tcBorders>
              <w:bottom w:val="single" w:color="auto" w:sz="4" w:space="0"/>
            </w:tcBorders>
          </w:tcPr>
          <w:p w14:paraId="2D0EA8A5">
            <w:pPr>
              <w:spacing w:before="0" w:beforeLines="0" w:after="0" w:afterLines="0"/>
              <w:jc w:val="center"/>
              <w:rPr>
                <w:rFonts w:hint="default" w:ascii="Times New Roman" w:hAnsi="Times New Roman"/>
                <w:kern w:val="0"/>
                <w:sz w:val="21"/>
                <w:szCs w:val="21"/>
                <w:highlight w:val="none"/>
                <w:vertAlign w:val="baseline"/>
                <w:lang w:val="en-US" w:eastAsia="zh-CN"/>
                <w:rPrChange w:id="1610" w:author="lg" w:date="2026-01-14T17:24:29Z">
                  <w:rPr>
                    <w:rFonts w:hint="default" w:ascii="Times New Roman" w:hAnsi="Times New Roman"/>
                    <w:kern w:val="0"/>
                    <w:sz w:val="18"/>
                    <w:szCs w:val="18"/>
                    <w:highlight w:val="none"/>
                    <w:vertAlign w:val="baseline"/>
                    <w:lang w:val="en-US" w:eastAsia="zh-CN"/>
                  </w:rPr>
                </w:rPrChange>
              </w:rPr>
            </w:pPr>
            <w:r>
              <w:rPr>
                <w:rFonts w:hint="eastAsia" w:ascii="Times New Roman" w:hAnsi="Times New Roman"/>
                <w:kern w:val="0"/>
                <w:sz w:val="21"/>
                <w:szCs w:val="21"/>
                <w:highlight w:val="none"/>
                <w:vertAlign w:val="baseline"/>
                <w:lang w:val="en-US" w:eastAsia="zh-CN"/>
                <w:rPrChange w:id="1611" w:author="lg" w:date="2026-01-14T17:24:29Z">
                  <w:rPr>
                    <w:rFonts w:hint="eastAsia" w:ascii="Times New Roman" w:hAnsi="Times New Roman"/>
                    <w:kern w:val="0"/>
                    <w:sz w:val="18"/>
                    <w:szCs w:val="18"/>
                    <w:highlight w:val="none"/>
                    <w:vertAlign w:val="baseline"/>
                    <w:lang w:val="en-US" w:eastAsia="zh-CN"/>
                  </w:rPr>
                </w:rPrChange>
              </w:rPr>
              <w:t>因素</w:t>
            </w:r>
          </w:p>
        </w:tc>
      </w:tr>
      <w:tr w14:paraId="2A114C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98" w:type="dxa"/>
            <w:vMerge w:val="continue"/>
            <w:tcBorders>
              <w:top w:val="single" w:color="auto" w:sz="4" w:space="0"/>
              <w:bottom w:val="single" w:color="auto" w:sz="4" w:space="0"/>
            </w:tcBorders>
          </w:tcPr>
          <w:p w14:paraId="75745CAB">
            <w:pPr>
              <w:spacing w:before="0" w:beforeLines="0" w:after="0" w:afterLines="0"/>
              <w:jc w:val="center"/>
              <w:rPr>
                <w:rFonts w:hint="default" w:ascii="Times New Roman" w:hAnsi="Times New Roman"/>
                <w:kern w:val="0"/>
                <w:sz w:val="21"/>
                <w:szCs w:val="21"/>
                <w:highlight w:val="none"/>
                <w:vertAlign w:val="baseline"/>
                <w:lang w:val="en-US" w:eastAsia="zh-CN"/>
                <w:rPrChange w:id="1612" w:author="lg" w:date="2026-01-14T17:24:29Z">
                  <w:rPr>
                    <w:rFonts w:hint="default" w:ascii="Times New Roman" w:hAnsi="Times New Roman"/>
                    <w:kern w:val="0"/>
                    <w:sz w:val="18"/>
                    <w:szCs w:val="18"/>
                    <w:highlight w:val="none"/>
                    <w:vertAlign w:val="baseline"/>
                    <w:lang w:val="en-US" w:eastAsia="zh-CN"/>
                  </w:rPr>
                </w:rPrChange>
              </w:rPr>
            </w:pPr>
          </w:p>
        </w:tc>
        <w:tc>
          <w:tcPr>
            <w:tcW w:w="1198" w:type="dxa"/>
            <w:tcBorders>
              <w:top w:val="single" w:color="auto" w:sz="4" w:space="0"/>
              <w:bottom w:val="single" w:color="auto" w:sz="4" w:space="0"/>
            </w:tcBorders>
          </w:tcPr>
          <w:p w14:paraId="57ED0B46">
            <w:pPr>
              <w:spacing w:before="0" w:beforeLines="0" w:after="0" w:afterLines="0"/>
              <w:jc w:val="center"/>
              <w:rPr>
                <w:rFonts w:hint="default" w:ascii="Times New Roman" w:hAnsi="Times New Roman"/>
                <w:kern w:val="0"/>
                <w:sz w:val="21"/>
                <w:szCs w:val="21"/>
                <w:highlight w:val="none"/>
                <w:vertAlign w:val="baseline"/>
                <w:lang w:val="en-US" w:eastAsia="zh-CN"/>
                <w:rPrChange w:id="1613"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614" w:author="lg" w:date="2026-01-14T17:24:29Z">
                  <w:rPr>
                    <w:rFonts w:hint="eastAsia"/>
                    <w:kern w:val="0"/>
                    <w:sz w:val="18"/>
                    <w:szCs w:val="18"/>
                    <w:highlight w:val="none"/>
                    <w:vertAlign w:val="baseline"/>
                    <w:lang w:val="en-US" w:eastAsia="zh-CN"/>
                  </w:rPr>
                </w:rPrChange>
              </w:rPr>
              <w:t>采摘方向</w:t>
            </w:r>
            <w:r>
              <w:rPr>
                <w:rFonts w:hint="eastAsia"/>
                <w:highlight w:val="none"/>
                <w:lang w:val="en-US" w:eastAsia="zh-CN"/>
              </w:rPr>
              <w:t>(</w:t>
            </w:r>
            <w:r>
              <w:rPr>
                <w:rFonts w:hint="eastAsia"/>
                <w:i/>
                <w:iCs/>
                <w:highlight w:val="none"/>
                <w:lang w:val="en-US" w:eastAsia="zh-CN"/>
              </w:rPr>
              <w:t>X</w:t>
            </w:r>
            <w:r>
              <w:rPr>
                <w:rFonts w:hint="eastAsia"/>
                <w:highlight w:val="none"/>
                <w:vertAlign w:val="subscript"/>
                <w:lang w:val="en-US" w:eastAsia="zh-CN"/>
              </w:rPr>
              <w:t>1</w:t>
            </w:r>
            <w:r>
              <w:rPr>
                <w:rFonts w:hint="eastAsia"/>
                <w:highlight w:val="none"/>
                <w:lang w:val="en-US" w:eastAsia="zh-CN"/>
              </w:rPr>
              <w:t>)</w:t>
            </w:r>
            <w:r>
              <w:rPr>
                <w:rFonts w:hint="eastAsia" w:ascii="Times New Roman" w:hAnsi="Times New Roman"/>
                <w:kern w:val="0"/>
                <w:sz w:val="21"/>
                <w:szCs w:val="21"/>
                <w:highlight w:val="none"/>
                <w:vertAlign w:val="baseline"/>
                <w:lang w:val="en-US" w:eastAsia="zh-CN"/>
                <w:rPrChange w:id="1615" w:author="lg" w:date="2026-01-14T17:24:29Z">
                  <w:rPr>
                    <w:rFonts w:hint="eastAsia" w:ascii="Times New Roman" w:hAnsi="Times New Roman"/>
                    <w:kern w:val="0"/>
                    <w:sz w:val="18"/>
                    <w:szCs w:val="18"/>
                    <w:highlight w:val="none"/>
                    <w:vertAlign w:val="baseline"/>
                    <w:lang w:val="en-US" w:eastAsia="zh-CN"/>
                  </w:rPr>
                </w:rPrChange>
              </w:rPr>
              <w:t>/</w:t>
            </w:r>
            <w:r>
              <w:rPr>
                <w:rFonts w:hint="default" w:ascii="Times New Roman" w:hAnsi="Times New Roman" w:eastAsia="微软雅黑" w:cs="Times New Roman"/>
                <w:kern w:val="0"/>
                <w:sz w:val="21"/>
                <w:szCs w:val="21"/>
                <w:highlight w:val="none"/>
                <w:vertAlign w:val="baseline"/>
                <w:lang w:val="en-US" w:eastAsia="zh-CN"/>
                <w:rPrChange w:id="1616" w:author="lg" w:date="2026-01-14T17:24:29Z">
                  <w:rPr>
                    <w:rFonts w:hint="default" w:ascii="Times New Roman" w:hAnsi="Times New Roman" w:eastAsia="微软雅黑" w:cs="Times New Roman"/>
                    <w:kern w:val="0"/>
                    <w:sz w:val="18"/>
                    <w:szCs w:val="18"/>
                    <w:highlight w:val="none"/>
                    <w:vertAlign w:val="baseline"/>
                    <w:lang w:val="en-US" w:eastAsia="zh-CN"/>
                  </w:rPr>
                </w:rPrChange>
              </w:rPr>
              <w:t>°</w:t>
            </w:r>
          </w:p>
        </w:tc>
        <w:tc>
          <w:tcPr>
            <w:tcW w:w="1199" w:type="dxa"/>
            <w:tcBorders>
              <w:top w:val="single" w:color="auto" w:sz="4" w:space="0"/>
              <w:bottom w:val="single" w:color="auto" w:sz="4" w:space="0"/>
            </w:tcBorders>
          </w:tcPr>
          <w:p w14:paraId="23276C8B">
            <w:pPr>
              <w:spacing w:before="0" w:beforeLines="0" w:after="0" w:afterLines="0"/>
              <w:jc w:val="center"/>
              <w:rPr>
                <w:rFonts w:hint="eastAsia" w:ascii="Times New Roman" w:hAnsi="Times New Roman"/>
                <w:kern w:val="0"/>
                <w:sz w:val="21"/>
                <w:szCs w:val="21"/>
                <w:highlight w:val="none"/>
                <w:vertAlign w:val="baseline"/>
                <w:lang w:val="en-US" w:eastAsia="zh-CN"/>
                <w:rPrChange w:id="1617" w:author="lg" w:date="2026-01-14T17:24:29Z">
                  <w:rPr>
                    <w:rFonts w:hint="eastAsia" w:ascii="Times New Roman" w:hAnsi="Times New Roman"/>
                    <w:kern w:val="0"/>
                    <w:sz w:val="18"/>
                    <w:szCs w:val="18"/>
                    <w:highlight w:val="none"/>
                    <w:vertAlign w:val="baseline"/>
                    <w:lang w:val="en-US" w:eastAsia="zh-CN"/>
                  </w:rPr>
                </w:rPrChange>
              </w:rPr>
            </w:pPr>
            <w:r>
              <w:rPr>
                <w:rFonts w:hint="eastAsia" w:ascii="Times New Roman" w:hAnsi="Times New Roman"/>
                <w:kern w:val="0"/>
                <w:sz w:val="21"/>
                <w:szCs w:val="21"/>
                <w:highlight w:val="none"/>
                <w:vertAlign w:val="baseline"/>
                <w:lang w:val="en-US" w:eastAsia="zh-CN"/>
                <w:rPrChange w:id="1618" w:author="lg" w:date="2026-01-14T17:24:29Z">
                  <w:rPr>
                    <w:rFonts w:hint="eastAsia" w:ascii="Times New Roman" w:hAnsi="Times New Roman"/>
                    <w:kern w:val="0"/>
                    <w:sz w:val="18"/>
                    <w:szCs w:val="18"/>
                    <w:highlight w:val="none"/>
                    <w:vertAlign w:val="baseline"/>
                    <w:lang w:val="en-US" w:eastAsia="zh-CN"/>
                  </w:rPr>
                </w:rPrChange>
              </w:rPr>
              <w:t>剪切角度</w:t>
            </w:r>
          </w:p>
          <w:p w14:paraId="5828FA21">
            <w:pPr>
              <w:spacing w:before="0" w:beforeLines="0" w:after="0" w:afterLines="0"/>
              <w:jc w:val="center"/>
              <w:rPr>
                <w:rFonts w:hint="default" w:ascii="Times New Roman" w:hAnsi="Times New Roman"/>
                <w:kern w:val="0"/>
                <w:sz w:val="21"/>
                <w:szCs w:val="21"/>
                <w:highlight w:val="none"/>
                <w:vertAlign w:val="baseline"/>
                <w:lang w:val="en-US" w:eastAsia="zh-CN"/>
                <w:rPrChange w:id="1619" w:author="lg" w:date="2026-01-14T17:24:29Z">
                  <w:rPr>
                    <w:rFonts w:hint="default" w:ascii="Times New Roman" w:hAnsi="Times New Roman"/>
                    <w:kern w:val="0"/>
                    <w:sz w:val="18"/>
                    <w:szCs w:val="18"/>
                    <w:highlight w:val="none"/>
                    <w:vertAlign w:val="baseline"/>
                    <w:lang w:val="en-US" w:eastAsia="zh-CN"/>
                  </w:rPr>
                </w:rPrChange>
              </w:rPr>
            </w:pPr>
            <w:r>
              <w:rPr>
                <w:rFonts w:hint="eastAsia"/>
                <w:highlight w:val="none"/>
                <w:lang w:val="en-US" w:eastAsia="zh-CN"/>
              </w:rPr>
              <w:t>(</w:t>
            </w:r>
            <w:r>
              <w:rPr>
                <w:rFonts w:hint="eastAsia"/>
                <w:i/>
                <w:iCs/>
                <w:highlight w:val="none"/>
                <w:lang w:val="en-US" w:eastAsia="zh-CN"/>
              </w:rPr>
              <w:t>X</w:t>
            </w:r>
            <w:r>
              <w:rPr>
                <w:rFonts w:hint="eastAsia"/>
                <w:i w:val="0"/>
                <w:iCs w:val="0"/>
                <w:highlight w:val="none"/>
                <w:vertAlign w:val="subscript"/>
                <w:lang w:val="en-US" w:eastAsia="zh-CN"/>
              </w:rPr>
              <w:t>2</w:t>
            </w:r>
            <w:r>
              <w:rPr>
                <w:rFonts w:hint="eastAsia"/>
                <w:highlight w:val="none"/>
                <w:lang w:val="en-US" w:eastAsia="zh-CN"/>
              </w:rPr>
              <w:t>)</w:t>
            </w:r>
            <w:r>
              <w:rPr>
                <w:rFonts w:hint="eastAsia" w:ascii="Times New Roman" w:hAnsi="Times New Roman"/>
                <w:kern w:val="0"/>
                <w:sz w:val="21"/>
                <w:szCs w:val="21"/>
                <w:highlight w:val="none"/>
                <w:vertAlign w:val="baseline"/>
                <w:lang w:val="en-US" w:eastAsia="zh-CN"/>
                <w:rPrChange w:id="1620" w:author="lg" w:date="2026-01-14T17:24:29Z">
                  <w:rPr>
                    <w:rFonts w:hint="eastAsia" w:ascii="Times New Roman" w:hAnsi="Times New Roman"/>
                    <w:kern w:val="0"/>
                    <w:sz w:val="18"/>
                    <w:szCs w:val="18"/>
                    <w:highlight w:val="none"/>
                    <w:vertAlign w:val="baseline"/>
                    <w:lang w:val="en-US" w:eastAsia="zh-CN"/>
                  </w:rPr>
                </w:rPrChange>
              </w:rPr>
              <w:t>/</w:t>
            </w:r>
            <w:r>
              <w:rPr>
                <w:rFonts w:hint="default" w:ascii="Times New Roman" w:hAnsi="Times New Roman" w:eastAsia="微软雅黑" w:cs="Times New Roman"/>
                <w:kern w:val="0"/>
                <w:sz w:val="21"/>
                <w:szCs w:val="21"/>
                <w:highlight w:val="none"/>
                <w:vertAlign w:val="baseline"/>
                <w:lang w:val="en-US" w:eastAsia="zh-CN"/>
                <w:rPrChange w:id="1621" w:author="lg" w:date="2026-01-14T17:24:29Z">
                  <w:rPr>
                    <w:rFonts w:hint="default" w:ascii="Times New Roman" w:hAnsi="Times New Roman" w:eastAsia="微软雅黑" w:cs="Times New Roman"/>
                    <w:kern w:val="0"/>
                    <w:sz w:val="18"/>
                    <w:szCs w:val="18"/>
                    <w:highlight w:val="none"/>
                    <w:vertAlign w:val="baseline"/>
                    <w:lang w:val="en-US" w:eastAsia="zh-CN"/>
                  </w:rPr>
                </w:rPrChange>
              </w:rPr>
              <w:t>°</w:t>
            </w:r>
          </w:p>
        </w:tc>
        <w:tc>
          <w:tcPr>
            <w:tcW w:w="1199" w:type="dxa"/>
            <w:tcBorders>
              <w:top w:val="single" w:color="auto" w:sz="4" w:space="0"/>
              <w:bottom w:val="single" w:color="auto" w:sz="4" w:space="0"/>
            </w:tcBorders>
          </w:tcPr>
          <w:p w14:paraId="2DE94D98">
            <w:pPr>
              <w:spacing w:before="0" w:beforeLines="0" w:after="0" w:afterLines="0"/>
              <w:jc w:val="center"/>
              <w:rPr>
                <w:rFonts w:hint="default" w:ascii="Times New Roman" w:hAnsi="Times New Roman"/>
                <w:kern w:val="0"/>
                <w:sz w:val="21"/>
                <w:szCs w:val="21"/>
                <w:highlight w:val="none"/>
                <w:vertAlign w:val="baseline"/>
                <w:lang w:val="en-US" w:eastAsia="zh-CN"/>
                <w:rPrChange w:id="1622"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623" w:author="lg" w:date="2026-01-14T17:24:29Z">
                  <w:rPr>
                    <w:rFonts w:hint="eastAsia"/>
                    <w:kern w:val="0"/>
                    <w:sz w:val="18"/>
                    <w:szCs w:val="18"/>
                    <w:highlight w:val="none"/>
                    <w:vertAlign w:val="baseline"/>
                    <w:lang w:val="en-US" w:eastAsia="zh-CN"/>
                  </w:rPr>
                </w:rPrChange>
              </w:rPr>
              <w:t>喂入深度</w:t>
            </w:r>
          </w:p>
          <w:p w14:paraId="47F60994">
            <w:pPr>
              <w:spacing w:before="0" w:beforeLines="0" w:after="0" w:afterLines="0"/>
              <w:jc w:val="center"/>
              <w:rPr>
                <w:rFonts w:hint="default" w:ascii="Times New Roman" w:hAnsi="Times New Roman"/>
                <w:kern w:val="0"/>
                <w:sz w:val="21"/>
                <w:szCs w:val="21"/>
                <w:highlight w:val="none"/>
                <w:vertAlign w:val="baseline"/>
                <w:lang w:val="en-US" w:eastAsia="zh-CN"/>
                <w:rPrChange w:id="1624" w:author="lg" w:date="2026-01-14T17:24:29Z">
                  <w:rPr>
                    <w:rFonts w:hint="default" w:ascii="Times New Roman" w:hAnsi="Times New Roman"/>
                    <w:kern w:val="0"/>
                    <w:sz w:val="18"/>
                    <w:szCs w:val="18"/>
                    <w:highlight w:val="none"/>
                    <w:vertAlign w:val="baseline"/>
                    <w:lang w:val="en-US" w:eastAsia="zh-CN"/>
                  </w:rPr>
                </w:rPrChange>
              </w:rPr>
            </w:pPr>
            <w:r>
              <w:rPr>
                <w:rFonts w:hint="eastAsia"/>
                <w:highlight w:val="none"/>
                <w:lang w:val="en-US" w:eastAsia="zh-CN"/>
              </w:rPr>
              <w:t>(</w:t>
            </w:r>
            <w:r>
              <w:rPr>
                <w:rFonts w:hint="eastAsia"/>
                <w:i/>
                <w:iCs/>
                <w:highlight w:val="none"/>
                <w:lang w:val="en-US" w:eastAsia="zh-CN"/>
              </w:rPr>
              <w:t>X</w:t>
            </w:r>
            <w:r>
              <w:rPr>
                <w:rFonts w:hint="eastAsia"/>
                <w:highlight w:val="none"/>
                <w:vertAlign w:val="subscript"/>
                <w:lang w:val="en-US" w:eastAsia="zh-CN"/>
              </w:rPr>
              <w:t>3</w:t>
            </w:r>
            <w:r>
              <w:rPr>
                <w:rFonts w:hint="eastAsia"/>
                <w:highlight w:val="none"/>
                <w:lang w:val="en-US" w:eastAsia="zh-CN"/>
              </w:rPr>
              <w:t>)</w:t>
            </w:r>
            <w:r>
              <w:rPr>
                <w:rFonts w:hint="eastAsia" w:ascii="Times New Roman" w:hAnsi="Times New Roman"/>
                <w:kern w:val="0"/>
                <w:sz w:val="21"/>
                <w:szCs w:val="21"/>
                <w:highlight w:val="none"/>
                <w:vertAlign w:val="baseline"/>
                <w:lang w:val="en-US" w:eastAsia="zh-CN"/>
                <w:rPrChange w:id="1625" w:author="lg" w:date="2026-01-14T17:24:29Z">
                  <w:rPr>
                    <w:rFonts w:hint="eastAsia" w:ascii="Times New Roman" w:hAnsi="Times New Roman"/>
                    <w:kern w:val="0"/>
                    <w:sz w:val="18"/>
                    <w:szCs w:val="18"/>
                    <w:highlight w:val="none"/>
                    <w:vertAlign w:val="baseline"/>
                    <w:lang w:val="en-US" w:eastAsia="zh-CN"/>
                  </w:rPr>
                </w:rPrChange>
              </w:rPr>
              <w:t>/mm</w:t>
            </w:r>
          </w:p>
        </w:tc>
      </w:tr>
      <w:tr w14:paraId="2FD2D2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198" w:type="dxa"/>
            <w:tcBorders>
              <w:top w:val="single" w:color="auto" w:sz="4" w:space="0"/>
            </w:tcBorders>
          </w:tcPr>
          <w:p w14:paraId="7F9B8651">
            <w:pPr>
              <w:spacing w:before="0" w:beforeLines="0" w:after="0" w:afterLines="0"/>
              <w:jc w:val="center"/>
              <w:rPr>
                <w:rFonts w:hint="default" w:ascii="Times New Roman" w:hAnsi="Times New Roman"/>
                <w:kern w:val="0"/>
                <w:sz w:val="21"/>
                <w:szCs w:val="21"/>
                <w:highlight w:val="none"/>
                <w:vertAlign w:val="baseline"/>
                <w:lang w:val="en-US" w:eastAsia="zh-CN"/>
                <w:rPrChange w:id="1626"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627" w:author="lg" w:date="2026-01-14T17:24:29Z">
                  <w:rPr>
                    <w:rFonts w:hint="eastAsia"/>
                    <w:kern w:val="0"/>
                    <w:sz w:val="18"/>
                    <w:szCs w:val="18"/>
                    <w:highlight w:val="none"/>
                    <w:vertAlign w:val="baseline"/>
                    <w:lang w:val="en-US" w:eastAsia="zh-CN"/>
                  </w:rPr>
                </w:rPrChange>
              </w:rPr>
              <w:t>1</w:t>
            </w:r>
          </w:p>
        </w:tc>
        <w:tc>
          <w:tcPr>
            <w:tcW w:w="1198" w:type="dxa"/>
            <w:tcBorders>
              <w:top w:val="single" w:color="auto" w:sz="4" w:space="0"/>
            </w:tcBorders>
          </w:tcPr>
          <w:p w14:paraId="159DAC8A">
            <w:pPr>
              <w:spacing w:before="0" w:beforeLines="0" w:after="0" w:afterLines="0"/>
              <w:jc w:val="center"/>
              <w:rPr>
                <w:rFonts w:hint="default" w:ascii="Times New Roman" w:hAnsi="Times New Roman"/>
                <w:kern w:val="0"/>
                <w:sz w:val="21"/>
                <w:szCs w:val="21"/>
                <w:highlight w:val="none"/>
                <w:vertAlign w:val="baseline"/>
                <w:lang w:val="en-US" w:eastAsia="zh-CN"/>
                <w:rPrChange w:id="1628"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629" w:author="lg" w:date="2026-01-14T17:24:29Z">
                  <w:rPr>
                    <w:rFonts w:hint="eastAsia"/>
                    <w:kern w:val="0"/>
                    <w:sz w:val="18"/>
                    <w:szCs w:val="18"/>
                    <w:highlight w:val="none"/>
                    <w:vertAlign w:val="baseline"/>
                    <w:lang w:val="en-US" w:eastAsia="zh-CN"/>
                  </w:rPr>
                </w:rPrChange>
              </w:rPr>
              <w:t>0</w:t>
            </w:r>
          </w:p>
        </w:tc>
        <w:tc>
          <w:tcPr>
            <w:tcW w:w="1199" w:type="dxa"/>
            <w:tcBorders>
              <w:top w:val="single" w:color="auto" w:sz="4" w:space="0"/>
            </w:tcBorders>
          </w:tcPr>
          <w:p w14:paraId="4CA25364">
            <w:pPr>
              <w:spacing w:before="0" w:beforeLines="0" w:after="0" w:afterLines="0"/>
              <w:jc w:val="center"/>
              <w:rPr>
                <w:rFonts w:hint="default" w:ascii="Times New Roman" w:hAnsi="Times New Roman"/>
                <w:kern w:val="0"/>
                <w:sz w:val="21"/>
                <w:szCs w:val="21"/>
                <w:highlight w:val="none"/>
                <w:vertAlign w:val="baseline"/>
                <w:lang w:val="en-US" w:eastAsia="zh-CN"/>
                <w:rPrChange w:id="1630"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631" w:author="lg" w:date="2026-01-14T17:24:29Z">
                  <w:rPr>
                    <w:rFonts w:hint="eastAsia"/>
                    <w:kern w:val="0"/>
                    <w:sz w:val="18"/>
                    <w:szCs w:val="18"/>
                    <w:highlight w:val="none"/>
                    <w:vertAlign w:val="baseline"/>
                    <w:lang w:val="en-US" w:eastAsia="zh-CN"/>
                  </w:rPr>
                </w:rPrChange>
              </w:rPr>
              <w:t>-45</w:t>
            </w:r>
          </w:p>
        </w:tc>
        <w:tc>
          <w:tcPr>
            <w:tcW w:w="1199" w:type="dxa"/>
            <w:tcBorders>
              <w:top w:val="single" w:color="auto" w:sz="4" w:space="0"/>
            </w:tcBorders>
          </w:tcPr>
          <w:p w14:paraId="20C807B1">
            <w:pPr>
              <w:spacing w:before="0" w:beforeLines="0" w:after="0" w:afterLines="0"/>
              <w:jc w:val="center"/>
              <w:rPr>
                <w:rFonts w:hint="default" w:ascii="Times New Roman" w:hAnsi="Times New Roman"/>
                <w:kern w:val="0"/>
                <w:sz w:val="21"/>
                <w:szCs w:val="21"/>
                <w:highlight w:val="none"/>
                <w:vertAlign w:val="baseline"/>
                <w:lang w:val="en-US" w:eastAsia="zh-CN"/>
                <w:rPrChange w:id="1632"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633" w:author="lg" w:date="2026-01-14T17:24:29Z">
                  <w:rPr>
                    <w:rFonts w:hint="eastAsia"/>
                    <w:kern w:val="0"/>
                    <w:sz w:val="18"/>
                    <w:szCs w:val="18"/>
                    <w:highlight w:val="none"/>
                    <w:vertAlign w:val="baseline"/>
                    <w:lang w:val="en-US" w:eastAsia="zh-CN"/>
                  </w:rPr>
                </w:rPrChange>
              </w:rPr>
              <w:t>3</w:t>
            </w:r>
          </w:p>
        </w:tc>
      </w:tr>
      <w:tr w14:paraId="05BB2F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98" w:type="dxa"/>
          </w:tcPr>
          <w:p w14:paraId="2885AEFD">
            <w:pPr>
              <w:spacing w:before="0" w:beforeLines="0" w:after="0" w:afterLines="0"/>
              <w:jc w:val="center"/>
              <w:rPr>
                <w:rFonts w:hint="default" w:ascii="Times New Roman" w:hAnsi="Times New Roman"/>
                <w:kern w:val="0"/>
                <w:sz w:val="21"/>
                <w:szCs w:val="21"/>
                <w:highlight w:val="none"/>
                <w:vertAlign w:val="baseline"/>
                <w:lang w:val="en-US" w:eastAsia="zh-CN"/>
                <w:rPrChange w:id="1634"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635" w:author="lg" w:date="2026-01-14T17:24:29Z">
                  <w:rPr>
                    <w:rFonts w:hint="eastAsia"/>
                    <w:kern w:val="0"/>
                    <w:sz w:val="18"/>
                    <w:szCs w:val="18"/>
                    <w:highlight w:val="none"/>
                    <w:vertAlign w:val="baseline"/>
                    <w:lang w:val="en-US" w:eastAsia="zh-CN"/>
                  </w:rPr>
                </w:rPrChange>
              </w:rPr>
              <w:t>2</w:t>
            </w:r>
          </w:p>
        </w:tc>
        <w:tc>
          <w:tcPr>
            <w:tcW w:w="1198" w:type="dxa"/>
          </w:tcPr>
          <w:p w14:paraId="78906249">
            <w:pPr>
              <w:spacing w:before="0" w:beforeLines="0" w:after="0" w:afterLines="0"/>
              <w:jc w:val="center"/>
              <w:rPr>
                <w:rFonts w:hint="default" w:ascii="Times New Roman" w:hAnsi="Times New Roman"/>
                <w:kern w:val="0"/>
                <w:sz w:val="21"/>
                <w:szCs w:val="21"/>
                <w:highlight w:val="none"/>
                <w:vertAlign w:val="baseline"/>
                <w:lang w:val="en-US" w:eastAsia="zh-CN"/>
                <w:rPrChange w:id="1636"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637" w:author="lg" w:date="2026-01-14T17:24:29Z">
                  <w:rPr>
                    <w:rFonts w:hint="eastAsia"/>
                    <w:kern w:val="0"/>
                    <w:sz w:val="18"/>
                    <w:szCs w:val="18"/>
                    <w:highlight w:val="none"/>
                    <w:vertAlign w:val="baseline"/>
                    <w:lang w:val="en-US" w:eastAsia="zh-CN"/>
                  </w:rPr>
                </w:rPrChange>
              </w:rPr>
              <w:t>45</w:t>
            </w:r>
          </w:p>
        </w:tc>
        <w:tc>
          <w:tcPr>
            <w:tcW w:w="1199" w:type="dxa"/>
          </w:tcPr>
          <w:p w14:paraId="6242010E">
            <w:pPr>
              <w:spacing w:before="0" w:beforeLines="0" w:after="0" w:afterLines="0"/>
              <w:jc w:val="center"/>
              <w:rPr>
                <w:rFonts w:hint="default" w:ascii="Times New Roman" w:hAnsi="Times New Roman"/>
                <w:kern w:val="0"/>
                <w:sz w:val="21"/>
                <w:szCs w:val="21"/>
                <w:highlight w:val="none"/>
                <w:vertAlign w:val="baseline"/>
                <w:lang w:val="en-US" w:eastAsia="zh-CN"/>
                <w:rPrChange w:id="1638"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639" w:author="lg" w:date="2026-01-14T17:24:29Z">
                  <w:rPr>
                    <w:rFonts w:hint="eastAsia"/>
                    <w:kern w:val="0"/>
                    <w:sz w:val="18"/>
                    <w:szCs w:val="18"/>
                    <w:highlight w:val="none"/>
                    <w:vertAlign w:val="baseline"/>
                    <w:lang w:val="en-US" w:eastAsia="zh-CN"/>
                  </w:rPr>
                </w:rPrChange>
              </w:rPr>
              <w:t>0</w:t>
            </w:r>
          </w:p>
        </w:tc>
        <w:tc>
          <w:tcPr>
            <w:tcW w:w="1199" w:type="dxa"/>
          </w:tcPr>
          <w:p w14:paraId="41F18EF7">
            <w:pPr>
              <w:spacing w:before="0" w:beforeLines="0" w:after="0" w:afterLines="0"/>
              <w:jc w:val="center"/>
              <w:rPr>
                <w:rFonts w:hint="default" w:ascii="Times New Roman" w:hAnsi="Times New Roman"/>
                <w:kern w:val="0"/>
                <w:sz w:val="21"/>
                <w:szCs w:val="21"/>
                <w:highlight w:val="none"/>
                <w:vertAlign w:val="baseline"/>
                <w:lang w:val="en-US" w:eastAsia="zh-CN"/>
                <w:rPrChange w:id="1640"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641" w:author="lg" w:date="2026-01-14T17:24:29Z">
                  <w:rPr>
                    <w:rFonts w:hint="eastAsia"/>
                    <w:kern w:val="0"/>
                    <w:sz w:val="18"/>
                    <w:szCs w:val="18"/>
                    <w:highlight w:val="none"/>
                    <w:vertAlign w:val="baseline"/>
                    <w:lang w:val="en-US" w:eastAsia="zh-CN"/>
                  </w:rPr>
                </w:rPrChange>
              </w:rPr>
              <w:t>24</w:t>
            </w:r>
          </w:p>
        </w:tc>
      </w:tr>
      <w:tr w14:paraId="7B9D4A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98" w:type="dxa"/>
          </w:tcPr>
          <w:p w14:paraId="011A2BF7">
            <w:pPr>
              <w:spacing w:before="0" w:beforeLines="0" w:after="0" w:afterLines="0"/>
              <w:jc w:val="center"/>
              <w:rPr>
                <w:rFonts w:hint="default" w:ascii="Times New Roman" w:hAnsi="Times New Roman"/>
                <w:kern w:val="0"/>
                <w:sz w:val="21"/>
                <w:szCs w:val="21"/>
                <w:highlight w:val="none"/>
                <w:vertAlign w:val="baseline"/>
                <w:lang w:val="en-US" w:eastAsia="zh-CN"/>
                <w:rPrChange w:id="1642"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643" w:author="lg" w:date="2026-01-14T17:24:29Z">
                  <w:rPr>
                    <w:rFonts w:hint="eastAsia"/>
                    <w:kern w:val="0"/>
                    <w:sz w:val="18"/>
                    <w:szCs w:val="18"/>
                    <w:highlight w:val="none"/>
                    <w:vertAlign w:val="baseline"/>
                    <w:lang w:val="en-US" w:eastAsia="zh-CN"/>
                  </w:rPr>
                </w:rPrChange>
              </w:rPr>
              <w:t>3</w:t>
            </w:r>
          </w:p>
        </w:tc>
        <w:tc>
          <w:tcPr>
            <w:tcW w:w="1198" w:type="dxa"/>
          </w:tcPr>
          <w:p w14:paraId="494EA1F9">
            <w:pPr>
              <w:spacing w:before="0" w:beforeLines="0" w:after="0" w:afterLines="0"/>
              <w:jc w:val="center"/>
              <w:rPr>
                <w:rFonts w:hint="default" w:ascii="Times New Roman" w:hAnsi="Times New Roman"/>
                <w:kern w:val="0"/>
                <w:sz w:val="21"/>
                <w:szCs w:val="21"/>
                <w:highlight w:val="none"/>
                <w:vertAlign w:val="baseline"/>
                <w:lang w:val="en-US" w:eastAsia="zh-CN"/>
                <w:rPrChange w:id="1644"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645" w:author="lg" w:date="2026-01-14T17:24:29Z">
                  <w:rPr>
                    <w:rFonts w:hint="eastAsia"/>
                    <w:kern w:val="0"/>
                    <w:sz w:val="18"/>
                    <w:szCs w:val="18"/>
                    <w:highlight w:val="none"/>
                    <w:vertAlign w:val="baseline"/>
                    <w:lang w:val="en-US" w:eastAsia="zh-CN"/>
                  </w:rPr>
                </w:rPrChange>
              </w:rPr>
              <w:t>90</w:t>
            </w:r>
          </w:p>
        </w:tc>
        <w:tc>
          <w:tcPr>
            <w:tcW w:w="1199" w:type="dxa"/>
          </w:tcPr>
          <w:p w14:paraId="7B6812F0">
            <w:pPr>
              <w:spacing w:before="0" w:beforeLines="0" w:after="0" w:afterLines="0"/>
              <w:jc w:val="center"/>
              <w:rPr>
                <w:rFonts w:hint="default" w:ascii="Times New Roman" w:hAnsi="Times New Roman"/>
                <w:kern w:val="0"/>
                <w:sz w:val="21"/>
                <w:szCs w:val="21"/>
                <w:highlight w:val="none"/>
                <w:vertAlign w:val="baseline"/>
                <w:lang w:val="en-US" w:eastAsia="zh-CN"/>
                <w:rPrChange w:id="1646"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647" w:author="lg" w:date="2026-01-14T17:24:29Z">
                  <w:rPr>
                    <w:rFonts w:hint="eastAsia"/>
                    <w:kern w:val="0"/>
                    <w:sz w:val="18"/>
                    <w:szCs w:val="18"/>
                    <w:highlight w:val="none"/>
                    <w:vertAlign w:val="baseline"/>
                    <w:lang w:val="en-US" w:eastAsia="zh-CN"/>
                  </w:rPr>
                </w:rPrChange>
              </w:rPr>
              <w:t>45</w:t>
            </w:r>
          </w:p>
        </w:tc>
        <w:tc>
          <w:tcPr>
            <w:tcW w:w="1199" w:type="dxa"/>
          </w:tcPr>
          <w:p w14:paraId="77074FEF">
            <w:pPr>
              <w:spacing w:before="0" w:beforeLines="0" w:after="0" w:afterLines="0"/>
              <w:jc w:val="center"/>
              <w:rPr>
                <w:rFonts w:hint="default" w:ascii="Times New Roman" w:hAnsi="Times New Roman"/>
                <w:kern w:val="0"/>
                <w:sz w:val="21"/>
                <w:szCs w:val="21"/>
                <w:highlight w:val="none"/>
                <w:vertAlign w:val="baseline"/>
                <w:lang w:val="en-US" w:eastAsia="zh-CN"/>
                <w:rPrChange w:id="1648"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649" w:author="lg" w:date="2026-01-14T17:24:29Z">
                  <w:rPr>
                    <w:rFonts w:hint="eastAsia"/>
                    <w:kern w:val="0"/>
                    <w:sz w:val="18"/>
                    <w:szCs w:val="18"/>
                    <w:highlight w:val="none"/>
                    <w:vertAlign w:val="baseline"/>
                    <w:lang w:val="en-US" w:eastAsia="zh-CN"/>
                  </w:rPr>
                </w:rPrChange>
              </w:rPr>
              <w:t>45</w:t>
            </w:r>
          </w:p>
        </w:tc>
      </w:tr>
    </w:tbl>
    <w:p w14:paraId="1DC5837C">
      <w:pPr>
        <w:pStyle w:val="41"/>
        <w:spacing w:before="0" w:beforeLines="0" w:after="0" w:afterLines="0"/>
        <w:rPr>
          <w:rFonts w:hint="default"/>
          <w:sz w:val="21"/>
          <w:szCs w:val="21"/>
          <w:highlight w:val="none"/>
          <w:lang w:val="en-US" w:eastAsia="zh-CN"/>
          <w:rPrChange w:id="1650" w:author="lg" w:date="2026-01-14T17:24:29Z">
            <w:rPr>
              <w:rFonts w:hint="default"/>
              <w:highlight w:val="none"/>
              <w:lang w:val="en-US" w:eastAsia="zh-CN"/>
            </w:rPr>
          </w:rPrChange>
        </w:rPr>
      </w:pPr>
    </w:p>
    <w:p w14:paraId="152B4051">
      <w:pPr>
        <w:pStyle w:val="42"/>
        <w:spacing w:before="0" w:beforeLines="0" w:after="0" w:afterLines="0"/>
        <w:rPr>
          <w:sz w:val="21"/>
          <w:szCs w:val="21"/>
          <w:rPrChange w:id="1651" w:author="lg" w:date="2026-01-14T17:24:29Z">
            <w:rPr/>
          </w:rPrChange>
        </w:rPr>
      </w:pPr>
      <w:r>
        <w:rPr>
          <w:sz w:val="21"/>
          <w:szCs w:val="21"/>
          <w:rPrChange w:id="1653" w:author="lg" w:date="2026-01-14T17:24:29Z">
            <w:rPr/>
          </w:rPrChange>
        </w:rPr>
        <w:drawing>
          <wp:inline distT="0" distB="0" distL="114300" distR="114300">
            <wp:extent cx="1440180" cy="1082040"/>
            <wp:effectExtent l="0" t="0" r="7620" b="1016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31"/>
                    <a:stretch>
                      <a:fillRect/>
                    </a:stretch>
                  </pic:blipFill>
                  <pic:spPr>
                    <a:xfrm>
                      <a:off x="0" y="0"/>
                      <a:ext cx="1440180" cy="1082040"/>
                    </a:xfrm>
                    <a:prstGeom prst="rect">
                      <a:avLst/>
                    </a:prstGeom>
                    <a:noFill/>
                    <a:ln>
                      <a:noFill/>
                    </a:ln>
                  </pic:spPr>
                </pic:pic>
              </a:graphicData>
            </a:graphic>
          </wp:inline>
        </w:drawing>
      </w:r>
      <w:r>
        <w:rPr>
          <w:sz w:val="21"/>
          <w:szCs w:val="21"/>
          <w:rPrChange w:id="1655" w:author="lg" w:date="2026-01-14T17:24:29Z">
            <w:rPr/>
          </w:rPrChange>
        </w:rPr>
        <w:drawing>
          <wp:inline distT="0" distB="0" distL="114300" distR="114300">
            <wp:extent cx="1442720" cy="1080135"/>
            <wp:effectExtent l="0" t="0" r="5080" b="12065"/>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32"/>
                    <a:stretch>
                      <a:fillRect/>
                    </a:stretch>
                  </pic:blipFill>
                  <pic:spPr>
                    <a:xfrm>
                      <a:off x="0" y="0"/>
                      <a:ext cx="1442720" cy="1080135"/>
                    </a:xfrm>
                    <a:prstGeom prst="rect">
                      <a:avLst/>
                    </a:prstGeom>
                    <a:noFill/>
                    <a:ln>
                      <a:noFill/>
                    </a:ln>
                  </pic:spPr>
                </pic:pic>
              </a:graphicData>
            </a:graphic>
          </wp:inline>
        </w:drawing>
      </w:r>
    </w:p>
    <w:p w14:paraId="5A3F352E">
      <w:pPr>
        <w:pStyle w:val="42"/>
        <w:spacing w:before="0" w:beforeLines="0" w:after="0" w:afterLines="0"/>
        <w:ind w:firstLine="840" w:firstLineChars="400"/>
        <w:jc w:val="both"/>
        <w:rPr>
          <w:rFonts w:hint="default"/>
          <w:sz w:val="21"/>
          <w:szCs w:val="21"/>
          <w:lang w:val="en-US"/>
          <w:rPrChange w:id="1656" w:author="lg" w:date="2026-01-14T17:24:29Z">
            <w:rPr>
              <w:rFonts w:hint="default"/>
              <w:lang w:val="en-US"/>
            </w:rPr>
          </w:rPrChange>
        </w:rPr>
      </w:pPr>
      <w:r>
        <w:rPr>
          <w:rFonts w:hint="default" w:eastAsia="宋体"/>
          <w:b w:val="0"/>
          <w:bCs w:val="0"/>
          <w:color w:val="auto"/>
          <w:sz w:val="21"/>
          <w:szCs w:val="21"/>
          <w:highlight w:val="none"/>
          <w:shd w:val="clear" w:fill="auto"/>
          <w:lang w:val="en-US" w:eastAsia="zh-CN"/>
          <w:rPrChange w:id="1657" w:author="lg" w:date="2026-01-14T17:24:29Z">
            <w:rPr>
              <w:rFonts w:hint="default" w:eastAsia="宋体"/>
              <w:b w:val="0"/>
              <w:bCs w:val="0"/>
              <w:color w:val="auto"/>
              <w:highlight w:val="none"/>
              <w:shd w:val="clear" w:fill="auto"/>
              <w:lang w:val="en-US" w:eastAsia="zh-CN"/>
            </w:rPr>
          </w:rPrChange>
        </w:rPr>
        <w:t>(</w:t>
      </w:r>
      <w:r>
        <w:rPr>
          <w:rFonts w:hint="eastAsia" w:eastAsia="宋体"/>
          <w:b w:val="0"/>
          <w:bCs w:val="0"/>
          <w:color w:val="auto"/>
          <w:sz w:val="21"/>
          <w:szCs w:val="21"/>
          <w:highlight w:val="none"/>
          <w:shd w:val="clear" w:fill="auto"/>
          <w:lang w:val="en-US" w:eastAsia="zh-CN"/>
          <w:rPrChange w:id="1658" w:author="lg" w:date="2026-01-14T17:24:29Z">
            <w:rPr>
              <w:rFonts w:hint="eastAsia" w:eastAsia="宋体"/>
              <w:b w:val="0"/>
              <w:bCs w:val="0"/>
              <w:color w:val="auto"/>
              <w:highlight w:val="none"/>
              <w:shd w:val="clear" w:fill="auto"/>
              <w:lang w:val="en-US" w:eastAsia="zh-CN"/>
            </w:rPr>
          </w:rPrChange>
        </w:rPr>
        <w:t>a</w:t>
      </w:r>
      <w:r>
        <w:rPr>
          <w:rFonts w:hint="default" w:eastAsia="宋体"/>
          <w:b w:val="0"/>
          <w:bCs w:val="0"/>
          <w:color w:val="auto"/>
          <w:sz w:val="21"/>
          <w:szCs w:val="21"/>
          <w:highlight w:val="none"/>
          <w:shd w:val="clear" w:fill="auto"/>
          <w:lang w:val="en-US" w:eastAsia="zh-CN"/>
          <w:rPrChange w:id="1659" w:author="lg" w:date="2026-01-14T17:24:29Z">
            <w:rPr>
              <w:rFonts w:hint="default" w:eastAsia="宋体"/>
              <w:b w:val="0"/>
              <w:bCs w:val="0"/>
              <w:color w:val="auto"/>
              <w:highlight w:val="none"/>
              <w:shd w:val="clear" w:fill="auto"/>
              <w:lang w:val="en-US" w:eastAsia="zh-CN"/>
            </w:rPr>
          </w:rPrChange>
        </w:rPr>
        <w:t xml:space="preserve">) </w:t>
      </w:r>
      <w:r>
        <w:rPr>
          <w:rFonts w:hint="eastAsia" w:eastAsia="宋体"/>
          <w:b w:val="0"/>
          <w:bCs w:val="0"/>
          <w:color w:val="auto"/>
          <w:sz w:val="21"/>
          <w:szCs w:val="21"/>
          <w:highlight w:val="none"/>
          <w:shd w:val="clear" w:fill="auto"/>
          <w:lang w:val="en-US" w:eastAsia="zh-CN"/>
          <w:rPrChange w:id="1660" w:author="lg" w:date="2026-01-14T17:24:29Z">
            <w:rPr>
              <w:rFonts w:hint="eastAsia" w:eastAsia="宋体"/>
              <w:b w:val="0"/>
              <w:bCs w:val="0"/>
              <w:color w:val="auto"/>
              <w:highlight w:val="none"/>
              <w:shd w:val="clear" w:fill="auto"/>
              <w:lang w:val="en-US" w:eastAsia="zh-CN"/>
            </w:rPr>
          </w:rPrChange>
        </w:rPr>
        <w:t xml:space="preserve">接近果实   </w:t>
      </w:r>
      <w:del w:id="1661" w:author="lg" w:date="2026-01-14T21:04:22Z">
        <w:r>
          <w:rPr>
            <w:rFonts w:hint="eastAsia" w:eastAsia="宋体"/>
            <w:b w:val="0"/>
            <w:bCs w:val="0"/>
            <w:color w:val="auto"/>
            <w:sz w:val="21"/>
            <w:szCs w:val="21"/>
            <w:highlight w:val="none"/>
            <w:shd w:val="clear" w:fill="auto"/>
            <w:lang w:val="en-US" w:eastAsia="zh-CN"/>
            <w:rPrChange w:id="1662" w:author="lg" w:date="2026-01-14T17:24:29Z">
              <w:rPr>
                <w:rFonts w:hint="eastAsia" w:eastAsia="宋体"/>
                <w:b w:val="0"/>
                <w:bCs w:val="0"/>
                <w:color w:val="auto"/>
                <w:highlight w:val="none"/>
                <w:shd w:val="clear" w:fill="auto"/>
                <w:lang w:val="en-US" w:eastAsia="zh-CN"/>
              </w:rPr>
            </w:rPrChange>
          </w:rPr>
          <w:delText xml:space="preserve"> </w:delText>
        </w:r>
      </w:del>
      <w:del w:id="1663" w:author="lg" w:date="2026-01-14T21:04:21Z">
        <w:r>
          <w:rPr>
            <w:rFonts w:hint="eastAsia" w:eastAsia="宋体"/>
            <w:b w:val="0"/>
            <w:bCs w:val="0"/>
            <w:color w:val="auto"/>
            <w:sz w:val="21"/>
            <w:szCs w:val="21"/>
            <w:highlight w:val="none"/>
            <w:shd w:val="clear" w:fill="auto"/>
            <w:lang w:val="en-US" w:eastAsia="zh-CN"/>
            <w:rPrChange w:id="1664" w:author="lg" w:date="2026-01-14T17:24:29Z">
              <w:rPr>
                <w:rFonts w:hint="eastAsia" w:eastAsia="宋体"/>
                <w:b w:val="0"/>
                <w:bCs w:val="0"/>
                <w:color w:val="auto"/>
                <w:highlight w:val="none"/>
                <w:shd w:val="clear" w:fill="auto"/>
                <w:lang w:val="en-US" w:eastAsia="zh-CN"/>
              </w:rPr>
            </w:rPrChange>
          </w:rPr>
          <w:delText xml:space="preserve"> </w:delText>
        </w:r>
      </w:del>
      <w:del w:id="1665" w:author="lg" w:date="2026-01-14T21:04:20Z">
        <w:r>
          <w:rPr>
            <w:rFonts w:hint="eastAsia" w:eastAsia="宋体"/>
            <w:b w:val="0"/>
            <w:bCs w:val="0"/>
            <w:color w:val="auto"/>
            <w:sz w:val="21"/>
            <w:szCs w:val="21"/>
            <w:highlight w:val="none"/>
            <w:shd w:val="clear" w:fill="auto"/>
            <w:lang w:val="en-US" w:eastAsia="zh-CN"/>
            <w:rPrChange w:id="1666" w:author="lg" w:date="2026-01-14T17:24:29Z">
              <w:rPr>
                <w:rFonts w:hint="eastAsia" w:eastAsia="宋体"/>
                <w:b w:val="0"/>
                <w:bCs w:val="0"/>
                <w:color w:val="auto"/>
                <w:highlight w:val="none"/>
                <w:shd w:val="clear" w:fill="auto"/>
                <w:lang w:val="en-US" w:eastAsia="zh-CN"/>
              </w:rPr>
            </w:rPrChange>
          </w:rPr>
          <w:delText xml:space="preserve"> </w:delText>
        </w:r>
      </w:del>
      <w:del w:id="1667" w:author="lg" w:date="2026-01-14T21:04:19Z">
        <w:r>
          <w:rPr>
            <w:rFonts w:hint="eastAsia" w:eastAsia="宋体"/>
            <w:b w:val="0"/>
            <w:bCs w:val="0"/>
            <w:color w:val="auto"/>
            <w:sz w:val="21"/>
            <w:szCs w:val="21"/>
            <w:highlight w:val="none"/>
            <w:shd w:val="clear" w:fill="auto"/>
            <w:lang w:val="en-US" w:eastAsia="zh-CN"/>
            <w:rPrChange w:id="1668" w:author="lg" w:date="2026-01-14T17:24:29Z">
              <w:rPr>
                <w:rFonts w:hint="eastAsia" w:eastAsia="宋体"/>
                <w:b w:val="0"/>
                <w:bCs w:val="0"/>
                <w:color w:val="auto"/>
                <w:highlight w:val="none"/>
                <w:shd w:val="clear" w:fill="auto"/>
                <w:lang w:val="en-US" w:eastAsia="zh-CN"/>
              </w:rPr>
            </w:rPrChange>
          </w:rPr>
          <w:delText xml:space="preserve"> </w:delText>
        </w:r>
      </w:del>
      <w:del w:id="1669" w:author="lg" w:date="2026-01-14T21:04:28Z">
        <w:r>
          <w:rPr>
            <w:rFonts w:hint="eastAsia" w:eastAsia="宋体"/>
            <w:b w:val="0"/>
            <w:bCs w:val="0"/>
            <w:color w:val="auto"/>
            <w:sz w:val="21"/>
            <w:szCs w:val="21"/>
            <w:highlight w:val="none"/>
            <w:shd w:val="clear" w:fill="auto"/>
            <w:lang w:val="en-US" w:eastAsia="zh-CN"/>
            <w:rPrChange w:id="1670" w:author="lg" w:date="2026-01-14T17:24:29Z">
              <w:rPr>
                <w:rFonts w:hint="eastAsia" w:eastAsia="宋体"/>
                <w:b w:val="0"/>
                <w:bCs w:val="0"/>
                <w:color w:val="auto"/>
                <w:highlight w:val="none"/>
                <w:shd w:val="clear" w:fill="auto"/>
                <w:lang w:val="en-US" w:eastAsia="zh-CN"/>
              </w:rPr>
            </w:rPrChange>
          </w:rPr>
          <w:delText xml:space="preserve"> </w:delText>
        </w:r>
      </w:del>
      <w:del w:id="1671" w:author="lg" w:date="2026-01-14T21:04:24Z">
        <w:r>
          <w:rPr>
            <w:rFonts w:hint="eastAsia" w:eastAsia="宋体"/>
            <w:b w:val="0"/>
            <w:bCs w:val="0"/>
            <w:color w:val="auto"/>
            <w:sz w:val="21"/>
            <w:szCs w:val="21"/>
            <w:highlight w:val="none"/>
            <w:shd w:val="clear" w:fill="auto"/>
            <w:lang w:val="en-US" w:eastAsia="zh-CN"/>
            <w:rPrChange w:id="1672" w:author="lg" w:date="2026-01-14T17:24:29Z">
              <w:rPr>
                <w:rFonts w:hint="eastAsia" w:eastAsia="宋体"/>
                <w:b w:val="0"/>
                <w:bCs w:val="0"/>
                <w:color w:val="auto"/>
                <w:highlight w:val="none"/>
                <w:shd w:val="clear" w:fill="auto"/>
                <w:lang w:val="en-US" w:eastAsia="zh-CN"/>
              </w:rPr>
            </w:rPrChange>
          </w:rPr>
          <w:delText xml:space="preserve"> </w:delText>
        </w:r>
      </w:del>
      <w:r>
        <w:rPr>
          <w:rFonts w:hint="eastAsia" w:eastAsia="宋体"/>
          <w:b w:val="0"/>
          <w:bCs w:val="0"/>
          <w:color w:val="auto"/>
          <w:sz w:val="21"/>
          <w:szCs w:val="21"/>
          <w:highlight w:val="none"/>
          <w:shd w:val="clear" w:fill="auto"/>
          <w:lang w:val="en-US" w:eastAsia="zh-CN"/>
          <w:rPrChange w:id="1673" w:author="lg" w:date="2026-01-14T17:24:29Z">
            <w:rPr>
              <w:rFonts w:hint="eastAsia" w:eastAsia="宋体"/>
              <w:b w:val="0"/>
              <w:bCs w:val="0"/>
              <w:color w:val="auto"/>
              <w:highlight w:val="none"/>
              <w:shd w:val="clear" w:fill="auto"/>
              <w:lang w:val="en-US" w:eastAsia="zh-CN"/>
            </w:rPr>
          </w:rPrChange>
        </w:rPr>
        <w:t xml:space="preserve">    </w:t>
      </w:r>
      <w:r>
        <w:rPr>
          <w:rFonts w:hint="default" w:eastAsia="宋体"/>
          <w:b w:val="0"/>
          <w:bCs w:val="0"/>
          <w:color w:val="auto"/>
          <w:sz w:val="21"/>
          <w:szCs w:val="21"/>
          <w:highlight w:val="none"/>
          <w:shd w:val="clear" w:fill="auto"/>
          <w:lang w:val="en-US" w:eastAsia="zh-CN"/>
          <w:rPrChange w:id="1674" w:author="lg" w:date="2026-01-14T17:24:29Z">
            <w:rPr>
              <w:rFonts w:hint="default" w:eastAsia="宋体"/>
              <w:b w:val="0"/>
              <w:bCs w:val="0"/>
              <w:color w:val="auto"/>
              <w:highlight w:val="none"/>
              <w:shd w:val="clear" w:fill="auto"/>
              <w:lang w:val="en-US" w:eastAsia="zh-CN"/>
            </w:rPr>
          </w:rPrChange>
        </w:rPr>
        <w:t>(</w:t>
      </w:r>
      <w:r>
        <w:rPr>
          <w:rFonts w:hint="eastAsia" w:eastAsia="宋体"/>
          <w:b w:val="0"/>
          <w:bCs w:val="0"/>
          <w:color w:val="auto"/>
          <w:sz w:val="21"/>
          <w:szCs w:val="21"/>
          <w:highlight w:val="none"/>
          <w:shd w:val="clear" w:fill="auto"/>
          <w:lang w:val="en-US" w:eastAsia="zh-CN"/>
          <w:rPrChange w:id="1675" w:author="lg" w:date="2026-01-14T17:24:29Z">
            <w:rPr>
              <w:rFonts w:hint="eastAsia" w:eastAsia="宋体"/>
              <w:b w:val="0"/>
              <w:bCs w:val="0"/>
              <w:color w:val="auto"/>
              <w:highlight w:val="none"/>
              <w:shd w:val="clear" w:fill="auto"/>
              <w:lang w:val="en-US" w:eastAsia="zh-CN"/>
            </w:rPr>
          </w:rPrChange>
        </w:rPr>
        <w:t>b</w:t>
      </w:r>
      <w:r>
        <w:rPr>
          <w:rFonts w:hint="default" w:eastAsia="宋体"/>
          <w:b w:val="0"/>
          <w:bCs w:val="0"/>
          <w:color w:val="auto"/>
          <w:sz w:val="21"/>
          <w:szCs w:val="21"/>
          <w:highlight w:val="none"/>
          <w:shd w:val="clear" w:fill="auto"/>
          <w:lang w:val="en-US" w:eastAsia="zh-CN"/>
          <w:rPrChange w:id="1676" w:author="lg" w:date="2026-01-14T17:24:29Z">
            <w:rPr>
              <w:rFonts w:hint="default" w:eastAsia="宋体"/>
              <w:b w:val="0"/>
              <w:bCs w:val="0"/>
              <w:color w:val="auto"/>
              <w:highlight w:val="none"/>
              <w:shd w:val="clear" w:fill="auto"/>
              <w:lang w:val="en-US" w:eastAsia="zh-CN"/>
            </w:rPr>
          </w:rPrChange>
        </w:rPr>
        <w:t xml:space="preserve">) </w:t>
      </w:r>
      <w:r>
        <w:rPr>
          <w:rFonts w:hint="eastAsia" w:eastAsia="宋体"/>
          <w:b w:val="0"/>
          <w:bCs w:val="0"/>
          <w:color w:val="auto"/>
          <w:sz w:val="21"/>
          <w:szCs w:val="21"/>
          <w:highlight w:val="none"/>
          <w:shd w:val="clear" w:fill="auto"/>
          <w:lang w:val="en-US" w:eastAsia="zh-CN"/>
          <w:rPrChange w:id="1677" w:author="lg" w:date="2026-01-14T17:24:29Z">
            <w:rPr>
              <w:rFonts w:hint="eastAsia" w:eastAsia="宋体"/>
              <w:b w:val="0"/>
              <w:bCs w:val="0"/>
              <w:color w:val="auto"/>
              <w:highlight w:val="none"/>
              <w:shd w:val="clear" w:fill="auto"/>
              <w:lang w:val="en-US" w:eastAsia="zh-CN"/>
            </w:rPr>
          </w:rPrChange>
        </w:rPr>
        <w:t>夹剪</w:t>
      </w:r>
      <w:r>
        <w:rPr>
          <w:rFonts w:hint="eastAsia" w:eastAsia="宋体" w:cs="Times New Roman"/>
          <w:b w:val="0"/>
          <w:bCs w:val="0"/>
          <w:color w:val="auto"/>
          <w:sz w:val="21"/>
          <w:szCs w:val="21"/>
          <w:highlight w:val="none"/>
          <w:shd w:val="clear" w:fill="auto"/>
          <w:lang w:val="en-US" w:eastAsia="zh-CN"/>
          <w:rPrChange w:id="1678" w:author="lg" w:date="2026-01-14T17:24:29Z">
            <w:rPr>
              <w:rFonts w:hint="eastAsia" w:eastAsia="宋体" w:cs="Times New Roman"/>
              <w:b w:val="0"/>
              <w:bCs w:val="0"/>
              <w:color w:val="auto"/>
              <w:szCs w:val="18"/>
              <w:highlight w:val="none"/>
              <w:shd w:val="clear" w:fill="auto"/>
              <w:lang w:val="en-US" w:eastAsia="zh-CN"/>
            </w:rPr>
          </w:rPrChange>
        </w:rPr>
        <w:t>结果枝</w:t>
      </w:r>
    </w:p>
    <w:p w14:paraId="3A30C2CA">
      <w:pPr>
        <w:pStyle w:val="42"/>
        <w:spacing w:before="0" w:beforeLines="0" w:after="0" w:afterLines="0"/>
        <w:rPr>
          <w:sz w:val="21"/>
          <w:szCs w:val="21"/>
          <w:rPrChange w:id="1679" w:author="lg" w:date="2026-01-14T17:24:29Z">
            <w:rPr/>
          </w:rPrChange>
        </w:rPr>
      </w:pPr>
      <w:r>
        <w:rPr>
          <w:sz w:val="21"/>
          <w:szCs w:val="21"/>
          <w:rPrChange w:id="1681" w:author="lg" w:date="2026-01-14T17:24:29Z">
            <w:rPr/>
          </w:rPrChange>
        </w:rPr>
        <w:drawing>
          <wp:inline distT="0" distB="0" distL="114300" distR="114300">
            <wp:extent cx="1442720" cy="1081405"/>
            <wp:effectExtent l="0" t="0" r="5080" b="10795"/>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33"/>
                    <a:stretch>
                      <a:fillRect/>
                    </a:stretch>
                  </pic:blipFill>
                  <pic:spPr>
                    <a:xfrm>
                      <a:off x="0" y="0"/>
                      <a:ext cx="1442720" cy="1081405"/>
                    </a:xfrm>
                    <a:prstGeom prst="rect">
                      <a:avLst/>
                    </a:prstGeom>
                    <a:noFill/>
                    <a:ln>
                      <a:noFill/>
                    </a:ln>
                  </pic:spPr>
                </pic:pic>
              </a:graphicData>
            </a:graphic>
          </wp:inline>
        </w:drawing>
      </w:r>
      <w:r>
        <w:rPr>
          <w:sz w:val="21"/>
          <w:szCs w:val="21"/>
          <w:rPrChange w:id="1683" w:author="lg" w:date="2026-01-14T17:24:29Z">
            <w:rPr/>
          </w:rPrChange>
        </w:rPr>
        <w:drawing>
          <wp:inline distT="0" distB="0" distL="114300" distR="114300">
            <wp:extent cx="1442085" cy="1080135"/>
            <wp:effectExtent l="0" t="0" r="5715" b="12065"/>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pic:cNvPicPr>
                  </pic:nvPicPr>
                  <pic:blipFill>
                    <a:blip r:embed="rId34"/>
                    <a:stretch>
                      <a:fillRect/>
                    </a:stretch>
                  </pic:blipFill>
                  <pic:spPr>
                    <a:xfrm>
                      <a:off x="0" y="0"/>
                      <a:ext cx="1442085" cy="1080135"/>
                    </a:xfrm>
                    <a:prstGeom prst="rect">
                      <a:avLst/>
                    </a:prstGeom>
                    <a:noFill/>
                    <a:ln>
                      <a:noFill/>
                    </a:ln>
                  </pic:spPr>
                </pic:pic>
              </a:graphicData>
            </a:graphic>
          </wp:inline>
        </w:drawing>
      </w:r>
    </w:p>
    <w:p w14:paraId="49A5245B">
      <w:pPr>
        <w:pStyle w:val="42"/>
        <w:spacing w:before="0" w:beforeLines="0" w:after="0" w:afterLines="0"/>
        <w:rPr>
          <w:sz w:val="21"/>
          <w:szCs w:val="21"/>
          <w:rPrChange w:id="1684" w:author="lg" w:date="2026-01-14T17:24:29Z">
            <w:rPr/>
          </w:rPrChange>
        </w:rPr>
      </w:pPr>
      <w:r>
        <w:rPr>
          <w:rFonts w:hint="default" w:eastAsia="宋体"/>
          <w:b w:val="0"/>
          <w:bCs w:val="0"/>
          <w:color w:val="auto"/>
          <w:sz w:val="21"/>
          <w:szCs w:val="21"/>
          <w:highlight w:val="none"/>
          <w:shd w:val="clear" w:fill="auto"/>
          <w:lang w:val="en-US" w:eastAsia="zh-CN"/>
          <w:rPrChange w:id="1685" w:author="lg" w:date="2026-01-14T17:24:29Z">
            <w:rPr>
              <w:rFonts w:hint="default" w:eastAsia="宋体"/>
              <w:b w:val="0"/>
              <w:bCs w:val="0"/>
              <w:color w:val="auto"/>
              <w:highlight w:val="none"/>
              <w:shd w:val="clear" w:fill="auto"/>
              <w:lang w:val="en-US" w:eastAsia="zh-CN"/>
            </w:rPr>
          </w:rPrChange>
        </w:rPr>
        <w:t>(</w:t>
      </w:r>
      <w:r>
        <w:rPr>
          <w:rFonts w:hint="eastAsia" w:eastAsia="宋体"/>
          <w:b w:val="0"/>
          <w:bCs w:val="0"/>
          <w:color w:val="auto"/>
          <w:sz w:val="21"/>
          <w:szCs w:val="21"/>
          <w:highlight w:val="none"/>
          <w:shd w:val="clear" w:fill="auto"/>
          <w:lang w:val="en-US" w:eastAsia="zh-CN"/>
          <w:rPrChange w:id="1686" w:author="lg" w:date="2026-01-14T17:24:29Z">
            <w:rPr>
              <w:rFonts w:hint="eastAsia" w:eastAsia="宋体"/>
              <w:b w:val="0"/>
              <w:bCs w:val="0"/>
              <w:color w:val="auto"/>
              <w:highlight w:val="none"/>
              <w:shd w:val="clear" w:fill="auto"/>
              <w:lang w:val="en-US" w:eastAsia="zh-CN"/>
            </w:rPr>
          </w:rPrChange>
        </w:rPr>
        <w:t>c</w:t>
      </w:r>
      <w:r>
        <w:rPr>
          <w:rFonts w:hint="default" w:eastAsia="宋体"/>
          <w:b w:val="0"/>
          <w:bCs w:val="0"/>
          <w:color w:val="auto"/>
          <w:sz w:val="21"/>
          <w:szCs w:val="21"/>
          <w:highlight w:val="none"/>
          <w:shd w:val="clear" w:fill="auto"/>
          <w:lang w:val="en-US" w:eastAsia="zh-CN"/>
          <w:rPrChange w:id="1687" w:author="lg" w:date="2026-01-14T17:24:29Z">
            <w:rPr>
              <w:rFonts w:hint="default" w:eastAsia="宋体"/>
              <w:b w:val="0"/>
              <w:bCs w:val="0"/>
              <w:color w:val="auto"/>
              <w:highlight w:val="none"/>
              <w:shd w:val="clear" w:fill="auto"/>
              <w:lang w:val="en-US" w:eastAsia="zh-CN"/>
            </w:rPr>
          </w:rPrChange>
        </w:rPr>
        <w:t xml:space="preserve">) </w:t>
      </w:r>
      <w:r>
        <w:rPr>
          <w:rFonts w:hint="eastAsia" w:eastAsia="宋体"/>
          <w:b w:val="0"/>
          <w:bCs w:val="0"/>
          <w:color w:val="auto"/>
          <w:sz w:val="21"/>
          <w:szCs w:val="21"/>
          <w:highlight w:val="none"/>
          <w:shd w:val="clear" w:fill="auto"/>
          <w:lang w:val="en-US" w:eastAsia="zh-CN"/>
          <w:rPrChange w:id="1688" w:author="lg" w:date="2026-01-14T17:24:29Z">
            <w:rPr>
              <w:rFonts w:hint="eastAsia" w:eastAsia="宋体"/>
              <w:b w:val="0"/>
              <w:bCs w:val="0"/>
              <w:color w:val="auto"/>
              <w:highlight w:val="none"/>
              <w:shd w:val="clear" w:fill="auto"/>
              <w:lang w:val="en-US" w:eastAsia="zh-CN"/>
            </w:rPr>
          </w:rPrChange>
        </w:rPr>
        <w:t>收集</w:t>
      </w:r>
      <w:r>
        <w:rPr>
          <w:rFonts w:hint="default" w:eastAsia="宋体"/>
          <w:b w:val="0"/>
          <w:bCs w:val="0"/>
          <w:color w:val="auto"/>
          <w:sz w:val="21"/>
          <w:szCs w:val="21"/>
          <w:highlight w:val="none"/>
          <w:shd w:val="clear" w:fill="auto"/>
          <w:lang w:val="en-US" w:eastAsia="zh-CN"/>
          <w:rPrChange w:id="1689" w:author="lg" w:date="2026-01-14T17:24:29Z">
            <w:rPr>
              <w:rFonts w:hint="default" w:eastAsia="宋体"/>
              <w:b w:val="0"/>
              <w:bCs w:val="0"/>
              <w:color w:val="auto"/>
              <w:highlight w:val="none"/>
              <w:shd w:val="clear" w:fill="auto"/>
              <w:lang w:val="en-US" w:eastAsia="zh-CN"/>
            </w:rPr>
          </w:rPrChange>
        </w:rPr>
        <w:t>果实</w:t>
      </w:r>
      <w:r>
        <w:rPr>
          <w:rFonts w:hint="eastAsia" w:eastAsia="宋体"/>
          <w:b w:val="0"/>
          <w:bCs w:val="0"/>
          <w:color w:val="auto"/>
          <w:sz w:val="21"/>
          <w:szCs w:val="21"/>
          <w:highlight w:val="none"/>
          <w:shd w:val="clear" w:fill="auto"/>
          <w:lang w:val="en-US" w:eastAsia="zh-CN"/>
          <w:rPrChange w:id="1690" w:author="lg" w:date="2026-01-14T17:24:29Z">
            <w:rPr>
              <w:rFonts w:hint="eastAsia" w:eastAsia="宋体"/>
              <w:b w:val="0"/>
              <w:bCs w:val="0"/>
              <w:color w:val="auto"/>
              <w:highlight w:val="none"/>
              <w:shd w:val="clear" w:fill="auto"/>
              <w:lang w:val="en-US" w:eastAsia="zh-CN"/>
            </w:rPr>
          </w:rPrChange>
        </w:rPr>
        <w:t xml:space="preserve">   </w:t>
      </w:r>
      <w:r>
        <w:rPr>
          <w:rFonts w:hint="eastAsia" w:eastAsia="宋体"/>
          <w:b w:val="0"/>
          <w:bCs w:val="0"/>
          <w:color w:val="auto"/>
          <w:sz w:val="21"/>
          <w:szCs w:val="21"/>
          <w:highlight w:val="none"/>
          <w:shd w:val="clear" w:fill="auto"/>
          <w:lang w:val="en-US" w:eastAsia="zh-CN"/>
          <w:rPrChange w:id="1691" w:author="lg" w:date="2026-01-14T17:24:29Z">
            <w:rPr>
              <w:rFonts w:hint="eastAsia" w:eastAsia="宋体"/>
              <w:b w:val="0"/>
              <w:bCs w:val="0"/>
              <w:color w:val="auto"/>
              <w:highlight w:val="none"/>
              <w:shd w:val="clear" w:fill="auto"/>
              <w:lang w:val="en-US" w:eastAsia="zh-CN"/>
            </w:rPr>
          </w:rPrChange>
        </w:rPr>
        <w:tab/>
      </w:r>
      <w:r>
        <w:rPr>
          <w:rFonts w:hint="eastAsia" w:eastAsia="宋体"/>
          <w:b w:val="0"/>
          <w:bCs w:val="0"/>
          <w:color w:val="auto"/>
          <w:sz w:val="21"/>
          <w:szCs w:val="21"/>
          <w:highlight w:val="none"/>
          <w:shd w:val="clear" w:fill="auto"/>
          <w:lang w:val="en-US" w:eastAsia="zh-CN"/>
          <w:rPrChange w:id="1692" w:author="lg" w:date="2026-01-14T17:24:29Z">
            <w:rPr>
              <w:rFonts w:hint="eastAsia" w:eastAsia="宋体"/>
              <w:b w:val="0"/>
              <w:bCs w:val="0"/>
              <w:color w:val="auto"/>
              <w:highlight w:val="none"/>
              <w:shd w:val="clear" w:fill="auto"/>
              <w:lang w:val="en-US" w:eastAsia="zh-CN"/>
            </w:rPr>
          </w:rPrChange>
        </w:rPr>
        <w:t xml:space="preserve">    </w:t>
      </w:r>
      <w:r>
        <w:rPr>
          <w:rFonts w:hint="default" w:eastAsia="宋体"/>
          <w:b w:val="0"/>
          <w:bCs w:val="0"/>
          <w:color w:val="auto"/>
          <w:sz w:val="21"/>
          <w:szCs w:val="21"/>
          <w:highlight w:val="none"/>
          <w:shd w:val="clear" w:fill="auto"/>
          <w:lang w:val="en-US" w:eastAsia="zh-CN"/>
          <w:rPrChange w:id="1693" w:author="lg" w:date="2026-01-14T17:24:29Z">
            <w:rPr>
              <w:rFonts w:hint="default" w:eastAsia="宋体"/>
              <w:b w:val="0"/>
              <w:bCs w:val="0"/>
              <w:color w:val="auto"/>
              <w:highlight w:val="none"/>
              <w:shd w:val="clear" w:fill="auto"/>
              <w:lang w:val="en-US" w:eastAsia="zh-CN"/>
            </w:rPr>
          </w:rPrChange>
        </w:rPr>
        <w:t>(</w:t>
      </w:r>
      <w:r>
        <w:rPr>
          <w:rFonts w:hint="eastAsia" w:eastAsia="宋体"/>
          <w:b w:val="0"/>
          <w:bCs w:val="0"/>
          <w:color w:val="auto"/>
          <w:sz w:val="21"/>
          <w:szCs w:val="21"/>
          <w:highlight w:val="none"/>
          <w:shd w:val="clear" w:fill="auto"/>
          <w:lang w:val="en-US" w:eastAsia="zh-CN"/>
          <w:rPrChange w:id="1694" w:author="lg" w:date="2026-01-14T17:24:29Z">
            <w:rPr>
              <w:rFonts w:hint="eastAsia" w:eastAsia="宋体"/>
              <w:b w:val="0"/>
              <w:bCs w:val="0"/>
              <w:color w:val="auto"/>
              <w:highlight w:val="none"/>
              <w:shd w:val="clear" w:fill="auto"/>
              <w:lang w:val="en-US" w:eastAsia="zh-CN"/>
            </w:rPr>
          </w:rPrChange>
        </w:rPr>
        <w:t>d</w:t>
      </w:r>
      <w:r>
        <w:rPr>
          <w:rFonts w:hint="default" w:eastAsia="宋体"/>
          <w:b w:val="0"/>
          <w:bCs w:val="0"/>
          <w:color w:val="auto"/>
          <w:sz w:val="21"/>
          <w:szCs w:val="21"/>
          <w:highlight w:val="none"/>
          <w:shd w:val="clear" w:fill="auto"/>
          <w:lang w:val="en-US" w:eastAsia="zh-CN"/>
          <w:rPrChange w:id="1695" w:author="lg" w:date="2026-01-14T17:24:29Z">
            <w:rPr>
              <w:rFonts w:hint="default" w:eastAsia="宋体"/>
              <w:b w:val="0"/>
              <w:bCs w:val="0"/>
              <w:color w:val="auto"/>
              <w:highlight w:val="none"/>
              <w:shd w:val="clear" w:fill="auto"/>
              <w:lang w:val="en-US" w:eastAsia="zh-CN"/>
            </w:rPr>
          </w:rPrChange>
        </w:rPr>
        <w:t xml:space="preserve">) </w:t>
      </w:r>
      <w:r>
        <w:rPr>
          <w:rFonts w:hint="eastAsia" w:eastAsia="宋体"/>
          <w:b w:val="0"/>
          <w:bCs w:val="0"/>
          <w:color w:val="auto"/>
          <w:sz w:val="21"/>
          <w:szCs w:val="21"/>
          <w:highlight w:val="none"/>
          <w:shd w:val="clear" w:fill="auto"/>
          <w:lang w:val="en-US" w:eastAsia="zh-CN"/>
          <w:rPrChange w:id="1696" w:author="lg" w:date="2026-01-14T17:24:29Z">
            <w:rPr>
              <w:rFonts w:hint="eastAsia" w:eastAsia="宋体"/>
              <w:b w:val="0"/>
              <w:bCs w:val="0"/>
              <w:color w:val="auto"/>
              <w:highlight w:val="none"/>
              <w:shd w:val="clear" w:fill="auto"/>
              <w:lang w:val="en-US" w:eastAsia="zh-CN"/>
            </w:rPr>
          </w:rPrChange>
        </w:rPr>
        <w:t>收集机构复位</w:t>
      </w:r>
    </w:p>
    <w:p w14:paraId="3000B0E1">
      <w:pPr>
        <w:pStyle w:val="41"/>
        <w:spacing w:before="0" w:beforeLines="0" w:after="0" w:afterLines="0"/>
        <w:rPr>
          <w:rFonts w:hint="eastAsia"/>
          <w:sz w:val="21"/>
          <w:szCs w:val="21"/>
          <w:highlight w:val="none"/>
          <w:lang w:val="en-US" w:eastAsia="zh-CN"/>
          <w:rPrChange w:id="1697" w:author="lg" w:date="2026-01-14T17:23:26Z">
            <w:rPr>
              <w:rFonts w:hint="eastAsia"/>
              <w:highlight w:val="none"/>
              <w:lang w:val="en-US" w:eastAsia="zh-CN"/>
            </w:rPr>
          </w:rPrChange>
        </w:rPr>
      </w:pPr>
      <w:r>
        <w:rPr>
          <w:rFonts w:hint="eastAsia"/>
          <w:sz w:val="21"/>
          <w:szCs w:val="21"/>
          <w:highlight w:val="none"/>
          <w:lang w:val="en-US" w:eastAsia="zh-CN"/>
          <w:rPrChange w:id="1698" w:author="lg" w:date="2026-01-14T17:23:26Z">
            <w:rPr>
              <w:rFonts w:hint="eastAsia"/>
              <w:highlight w:val="none"/>
              <w:lang w:val="en-US" w:eastAsia="zh-CN"/>
            </w:rPr>
          </w:rPrChange>
        </w:rPr>
        <w:t>图12 采摘试验过程</w:t>
      </w:r>
    </w:p>
    <w:p w14:paraId="181DD226">
      <w:pPr>
        <w:pStyle w:val="41"/>
        <w:spacing w:before="0" w:beforeLines="0" w:after="0" w:afterLines="0"/>
        <w:rPr>
          <w:rFonts w:hint="eastAsia" w:ascii="Times New Roman" w:hAnsi="Times New Roman" w:eastAsia="宋体" w:cs="Times New Roman"/>
          <w:i w:val="0"/>
          <w:iCs w:val="0"/>
          <w:caps w:val="0"/>
          <w:color w:val="auto"/>
          <w:spacing w:val="0"/>
          <w:sz w:val="21"/>
          <w:szCs w:val="21"/>
          <w:highlight w:val="none"/>
          <w:shd w:val="clear" w:fill="auto"/>
          <w:lang w:val="en-US" w:eastAsia="zh-CN"/>
          <w:rPrChange w:id="1699" w:author="lg" w:date="2026-01-14T17:23:26Z">
            <w:rPr>
              <w:rFonts w:hint="eastAsia" w:ascii="Times New Roman" w:hAnsi="Times New Roman" w:eastAsia="宋体" w:cs="Times New Roman"/>
              <w:i w:val="0"/>
              <w:iCs w:val="0"/>
              <w:caps w:val="0"/>
              <w:color w:val="auto"/>
              <w:spacing w:val="0"/>
              <w:sz w:val="18"/>
              <w:szCs w:val="18"/>
              <w:highlight w:val="none"/>
              <w:shd w:val="clear" w:fill="auto"/>
              <w:lang w:val="en-US" w:eastAsia="zh-CN"/>
            </w:rPr>
          </w:rPrChange>
        </w:rPr>
      </w:pPr>
      <w:r>
        <w:rPr>
          <w:rFonts w:hint="default"/>
          <w:sz w:val="21"/>
          <w:szCs w:val="21"/>
          <w:highlight w:val="none"/>
          <w:rPrChange w:id="1700" w:author="lg" w:date="2026-01-14T17:23:26Z">
            <w:rPr>
              <w:rFonts w:hint="default"/>
              <w:highlight w:val="none"/>
            </w:rPr>
          </w:rPrChange>
        </w:rPr>
        <w:t>FIG.</w:t>
      </w:r>
      <w:r>
        <w:rPr>
          <w:rFonts w:hint="eastAsia"/>
          <w:sz w:val="21"/>
          <w:szCs w:val="21"/>
          <w:highlight w:val="none"/>
          <w:lang w:val="en-US" w:eastAsia="zh-CN"/>
          <w:rPrChange w:id="1701" w:author="lg" w:date="2026-01-14T17:23:26Z">
            <w:rPr>
              <w:rFonts w:hint="eastAsia"/>
              <w:highlight w:val="none"/>
              <w:lang w:val="en-US" w:eastAsia="zh-CN"/>
            </w:rPr>
          </w:rPrChange>
        </w:rPr>
        <w:t xml:space="preserve">12 </w:t>
      </w:r>
      <w:r>
        <w:rPr>
          <w:rFonts w:hint="eastAsia" w:cs="Times New Roman"/>
          <w:i w:val="0"/>
          <w:iCs w:val="0"/>
          <w:caps w:val="0"/>
          <w:color w:val="auto"/>
          <w:spacing w:val="0"/>
          <w:sz w:val="21"/>
          <w:szCs w:val="21"/>
          <w:highlight w:val="none"/>
          <w:shd w:val="clear" w:fill="auto"/>
          <w:lang w:val="en-US" w:eastAsia="zh-CN"/>
          <w:rPrChange w:id="1702" w:author="lg" w:date="2026-01-14T17:23:26Z">
            <w:rPr>
              <w:rFonts w:hint="eastAsia" w:cs="Times New Roman"/>
              <w:i w:val="0"/>
              <w:iCs w:val="0"/>
              <w:caps w:val="0"/>
              <w:color w:val="auto"/>
              <w:spacing w:val="0"/>
              <w:sz w:val="18"/>
              <w:szCs w:val="18"/>
              <w:highlight w:val="none"/>
              <w:shd w:val="clear" w:fill="auto"/>
              <w:lang w:val="en-US" w:eastAsia="zh-CN"/>
            </w:rPr>
          </w:rPrChange>
        </w:rPr>
        <w:t xml:space="preserve">Fruit </w:t>
      </w:r>
      <w:r>
        <w:rPr>
          <w:rFonts w:hint="default" w:ascii="Times New Roman" w:hAnsi="Times New Roman" w:eastAsia="宋体" w:cs="Times New Roman"/>
          <w:i w:val="0"/>
          <w:iCs w:val="0"/>
          <w:caps w:val="0"/>
          <w:color w:val="auto"/>
          <w:spacing w:val="0"/>
          <w:sz w:val="21"/>
          <w:szCs w:val="21"/>
          <w:highlight w:val="none"/>
          <w:shd w:val="clear" w:fill="auto"/>
          <w:rPrChange w:id="1703" w:author="lg" w:date="2026-01-14T17:23:26Z">
            <w:rPr>
              <w:rFonts w:hint="default" w:ascii="Times New Roman" w:hAnsi="Times New Roman" w:eastAsia="宋体" w:cs="Times New Roman"/>
              <w:i w:val="0"/>
              <w:iCs w:val="0"/>
              <w:caps w:val="0"/>
              <w:color w:val="auto"/>
              <w:spacing w:val="0"/>
              <w:sz w:val="18"/>
              <w:szCs w:val="18"/>
              <w:highlight w:val="none"/>
              <w:shd w:val="clear" w:fill="auto"/>
            </w:rPr>
          </w:rPrChange>
        </w:rPr>
        <w:t>Picking Process</w:t>
      </w:r>
    </w:p>
    <w:p w14:paraId="1624A5A8">
      <w:pPr>
        <w:spacing w:before="0" w:beforeLines="0" w:after="0" w:afterLines="0"/>
        <w:ind w:firstLine="0" w:firstLineChars="0"/>
        <w:jc w:val="left"/>
        <w:rPr>
          <w:rFonts w:hint="eastAsia" w:ascii="宋体" w:hAnsi="宋体" w:cs="宋体"/>
          <w:color w:val="000000"/>
          <w:sz w:val="21"/>
          <w:szCs w:val="21"/>
          <w:highlight w:val="none"/>
          <w:lang w:val="en-US" w:eastAsia="zh-CN"/>
        </w:rPr>
        <w:pPrChange w:id="1704" w:author="lg" w:date="2026-01-14T15:32:47Z">
          <w:pPr>
            <w:spacing w:before="156" w:beforeLines="50" w:after="156" w:afterLines="50"/>
            <w:ind w:firstLine="0" w:firstLineChars="0"/>
            <w:jc w:val="left"/>
          </w:pPr>
        </w:pPrChange>
      </w:pPr>
      <w:r>
        <w:rPr>
          <w:rFonts w:hint="eastAsia" w:eastAsia="黑体" w:cs="Times New Roman"/>
          <w:kern w:val="0"/>
          <w:szCs w:val="21"/>
          <w:highlight w:val="none"/>
          <w:lang w:val="en-US" w:eastAsia="zh-CN"/>
          <w:rPrChange w:id="1705" w:author="lg" w:date="2026-01-14T17:24:29Z">
            <w:rPr>
              <w:rFonts w:hint="eastAsia" w:eastAsia="黑体" w:cs="Times New Roman"/>
              <w:kern w:val="0"/>
              <w:szCs w:val="20"/>
              <w:highlight w:val="none"/>
              <w:lang w:val="en-US" w:eastAsia="zh-CN"/>
            </w:rPr>
          </w:rPrChange>
        </w:rPr>
        <w:t>3</w:t>
      </w:r>
      <w:r>
        <w:rPr>
          <w:rFonts w:hint="default" w:ascii="Times New Roman" w:hAnsi="Times New Roman" w:eastAsia="黑体" w:cs="Times New Roman"/>
          <w:kern w:val="0"/>
          <w:szCs w:val="21"/>
          <w:highlight w:val="none"/>
          <w:lang w:val="en-US" w:eastAsia="zh-CN"/>
          <w:rPrChange w:id="1706" w:author="lg" w:date="2026-01-14T17:24:29Z">
            <w:rPr>
              <w:rFonts w:hint="default" w:ascii="Times New Roman" w:hAnsi="Times New Roman" w:eastAsia="黑体" w:cs="Times New Roman"/>
              <w:kern w:val="0"/>
              <w:szCs w:val="20"/>
              <w:highlight w:val="none"/>
              <w:lang w:val="en-US" w:eastAsia="zh-CN"/>
            </w:rPr>
          </w:rPrChange>
        </w:rPr>
        <w:t>.2</w:t>
      </w:r>
      <w:r>
        <w:rPr>
          <w:rFonts w:hint="eastAsia" w:ascii="黑体" w:hAnsi="黑体" w:eastAsia="黑体" w:cs="黑体"/>
          <w:kern w:val="0"/>
          <w:szCs w:val="21"/>
          <w:highlight w:val="none"/>
          <w:lang w:val="en-US" w:eastAsia="zh-CN"/>
          <w:rPrChange w:id="1707" w:author="lg" w:date="2026-01-14T17:24:29Z">
            <w:rPr>
              <w:rFonts w:hint="eastAsia" w:ascii="黑体" w:hAnsi="黑体" w:eastAsia="黑体" w:cs="黑体"/>
              <w:kern w:val="0"/>
              <w:szCs w:val="20"/>
              <w:highlight w:val="none"/>
              <w:lang w:val="en-US" w:eastAsia="zh-CN"/>
            </w:rPr>
          </w:rPrChange>
        </w:rPr>
        <w:tab/>
      </w:r>
      <w:r>
        <w:rPr>
          <w:rFonts w:hint="eastAsia" w:ascii="黑体" w:hAnsi="黑体" w:eastAsia="黑体" w:cs="黑体"/>
          <w:kern w:val="0"/>
          <w:szCs w:val="21"/>
          <w:highlight w:val="none"/>
          <w:lang w:val="en-US" w:eastAsia="zh-CN"/>
          <w:rPrChange w:id="1708" w:author="lg" w:date="2026-01-14T17:24:29Z">
            <w:rPr>
              <w:rFonts w:hint="eastAsia" w:ascii="黑体" w:hAnsi="黑体" w:eastAsia="黑体" w:cs="黑体"/>
              <w:kern w:val="0"/>
              <w:szCs w:val="20"/>
              <w:highlight w:val="none"/>
              <w:lang w:val="en-US" w:eastAsia="zh-CN"/>
            </w:rPr>
          </w:rPrChange>
        </w:rPr>
        <w:t>结果与分析</w:t>
      </w:r>
    </w:p>
    <w:p w14:paraId="4B25D8B6">
      <w:pPr>
        <w:widowControl/>
        <w:wordWrap w:val="0"/>
        <w:spacing w:before="0" w:beforeLines="-2147483648" w:after="0" w:afterLines="-2147483648"/>
        <w:ind w:firstLine="420" w:firstLineChars="0"/>
        <w:jc w:val="left"/>
        <w:rPr>
          <w:rFonts w:hint="eastAsia"/>
          <w:highlight w:val="none"/>
          <w:vertAlign w:val="baseline"/>
          <w:lang w:val="en-US" w:eastAsia="zh-CN"/>
        </w:rPr>
      </w:pPr>
      <w:r>
        <w:rPr>
          <w:lang w:val="en-US" w:eastAsia="zh-CN"/>
        </w:rPr>
        <w:t>试验方案</w:t>
      </w:r>
      <w:r>
        <w:rPr>
          <w:rFonts w:hint="eastAsia"/>
          <w:lang w:val="en-US" w:eastAsia="zh-CN"/>
        </w:rPr>
        <w:t>及其</w:t>
      </w:r>
      <w:r>
        <w:rPr>
          <w:lang w:val="en-US" w:eastAsia="zh-CN"/>
        </w:rPr>
        <w:t>结果如表</w:t>
      </w:r>
      <w:del w:id="1709" w:author="lg" w:date="2026-01-13T12:34:38Z">
        <w:r>
          <w:rPr>
            <w:rFonts w:hint="default"/>
            <w:lang w:val="en-US" w:eastAsia="zh-CN"/>
          </w:rPr>
          <w:delText>3</w:delText>
        </w:r>
      </w:del>
      <w:ins w:id="1710" w:author="lg" w:date="2026-01-13T12:34:38Z">
        <w:r>
          <w:rPr>
            <w:rFonts w:hint="eastAsia"/>
            <w:lang w:val="en-US" w:eastAsia="zh-CN"/>
          </w:rPr>
          <w:t>4</w:t>
        </w:r>
      </w:ins>
      <w:r>
        <w:rPr>
          <w:lang w:val="en-US" w:eastAsia="zh-CN"/>
        </w:rPr>
        <w:t>所示。</w:t>
      </w:r>
      <w:r>
        <w:rPr>
          <w:rFonts w:hint="eastAsia"/>
          <w:lang w:val="en-US" w:eastAsia="zh-CN"/>
        </w:rPr>
        <w:t>使用</w:t>
      </w:r>
      <w:r>
        <w:rPr>
          <w:rFonts w:hint="default"/>
          <w:lang w:val="en-US" w:eastAsia="zh-CN"/>
        </w:rPr>
        <w:t>Design-Expert软件</w:t>
      </w:r>
      <w:r>
        <w:rPr>
          <w:rFonts w:hint="eastAsia"/>
          <w:lang w:val="en-US" w:eastAsia="zh-CN"/>
        </w:rPr>
        <w:t>对试验数据进行分析，得到</w:t>
      </w:r>
      <w:r>
        <w:rPr>
          <w:rFonts w:hint="default"/>
          <w:lang w:val="en-US" w:eastAsia="zh-CN"/>
        </w:rPr>
        <w:t>回归模型</w:t>
      </w:r>
      <w:r>
        <w:rPr>
          <w:rFonts w:hint="eastAsia"/>
          <w:lang w:val="en-US" w:eastAsia="zh-CN"/>
        </w:rPr>
        <w:t>及</w:t>
      </w:r>
      <w:r>
        <w:rPr>
          <w:rFonts w:hint="default"/>
          <w:lang w:val="en-US" w:eastAsia="zh-CN"/>
        </w:rPr>
        <w:t>显著性</w:t>
      </w:r>
      <w:r>
        <w:rPr>
          <w:rFonts w:hint="eastAsia"/>
          <w:lang w:val="en-US" w:eastAsia="zh-CN"/>
        </w:rPr>
        <w:t>检验结果</w:t>
      </w:r>
      <w:r>
        <w:rPr>
          <w:rFonts w:hint="default"/>
          <w:lang w:val="en-US" w:eastAsia="zh-CN"/>
        </w:rPr>
        <w:t>，如表</w:t>
      </w:r>
      <w:del w:id="1711" w:author="lg" w:date="2026-01-13T12:34:50Z">
        <w:r>
          <w:rPr>
            <w:rFonts w:hint="default"/>
            <w:lang w:val="en-US" w:eastAsia="zh-CN"/>
          </w:rPr>
          <w:delText>4</w:delText>
        </w:r>
      </w:del>
      <w:ins w:id="1712" w:author="lg" w:date="2026-01-13T12:34:50Z">
        <w:r>
          <w:rPr>
            <w:rFonts w:hint="eastAsia"/>
            <w:lang w:val="en-US" w:eastAsia="zh-CN"/>
          </w:rPr>
          <w:t>5</w:t>
        </w:r>
      </w:ins>
      <w:r>
        <w:rPr>
          <w:rFonts w:hint="default"/>
          <w:lang w:val="en-US" w:eastAsia="zh-CN"/>
        </w:rPr>
        <w:t>所示。</w:t>
      </w:r>
      <w:r>
        <w:rPr>
          <w:rFonts w:hint="eastAsia"/>
          <w:lang w:val="en-US" w:eastAsia="zh-CN"/>
        </w:rPr>
        <w:t>可以看到，所建立</w:t>
      </w:r>
      <w:r>
        <w:rPr>
          <w:rFonts w:hint="default"/>
          <w:lang w:val="en-US" w:eastAsia="zh-CN"/>
        </w:rPr>
        <w:t>模型为极显著（P&lt;0.0</w:t>
      </w:r>
      <w:r>
        <w:rPr>
          <w:rFonts w:hint="eastAsia"/>
          <w:lang w:val="en-US" w:eastAsia="zh-CN"/>
        </w:rPr>
        <w:t>00</w:t>
      </w:r>
      <w:r>
        <w:rPr>
          <w:rFonts w:hint="default"/>
          <w:lang w:val="en-US" w:eastAsia="zh-CN"/>
        </w:rPr>
        <w:t>1），</w:t>
      </w:r>
      <w:r>
        <w:rPr>
          <w:rFonts w:hint="eastAsia"/>
          <w:lang w:val="en-US" w:eastAsia="zh-CN"/>
        </w:rPr>
        <w:t>且</w:t>
      </w:r>
      <w:r>
        <w:rPr>
          <w:rFonts w:hint="default"/>
          <w:lang w:val="en-US" w:eastAsia="zh-CN"/>
        </w:rPr>
        <w:t>失拟项为不显著，因此</w:t>
      </w:r>
      <w:r>
        <w:rPr>
          <w:rFonts w:hint="eastAsia"/>
          <w:lang w:val="en-US" w:eastAsia="zh-CN"/>
        </w:rPr>
        <w:t>该</w:t>
      </w:r>
      <w:r>
        <w:rPr>
          <w:rFonts w:hint="eastAsia" w:ascii="宋体" w:hAnsi="宋体" w:cs="宋体"/>
          <w:color w:val="000000"/>
          <w:sz w:val="21"/>
          <w:szCs w:val="21"/>
          <w:highlight w:val="none"/>
          <w:lang w:val="en-US" w:eastAsia="zh-CN"/>
        </w:rPr>
        <w:t>模型较好地反映各因素对采摘成功率的影响</w:t>
      </w:r>
      <w:r>
        <w:rPr>
          <w:rFonts w:hint="default"/>
          <w:lang w:val="en-US" w:eastAsia="zh-CN"/>
        </w:rPr>
        <w:t>。根据</w:t>
      </w:r>
      <w:r>
        <w:rPr>
          <w:rFonts w:hint="default"/>
          <w:i/>
          <w:iCs/>
          <w:lang w:val="en-US" w:eastAsia="zh-CN"/>
        </w:rPr>
        <w:t>F</w:t>
      </w:r>
      <w:r>
        <w:rPr>
          <w:rFonts w:hint="eastAsia"/>
          <w:lang w:val="en-US" w:eastAsia="zh-CN"/>
        </w:rPr>
        <w:t>值</w:t>
      </w:r>
      <w:r>
        <w:rPr>
          <w:rFonts w:hint="default"/>
          <w:lang w:val="en-US" w:eastAsia="zh-CN"/>
        </w:rPr>
        <w:t>和显著</w:t>
      </w:r>
      <w:r>
        <w:rPr>
          <w:rFonts w:hint="eastAsia"/>
          <w:lang w:val="en-US" w:eastAsia="zh-CN"/>
        </w:rPr>
        <w:t>性水平可知，各因素对采摘成功率的影响程度大小依次为剪切角度(</w:t>
      </w:r>
      <w:r>
        <w:rPr>
          <w:rFonts w:hint="eastAsia"/>
          <w:i/>
          <w:iCs/>
          <w:highlight w:val="none"/>
          <w:lang w:val="en-US" w:eastAsia="zh-CN"/>
        </w:rPr>
        <w:t>X</w:t>
      </w:r>
      <w:r>
        <w:rPr>
          <w:rFonts w:hint="eastAsia"/>
          <w:highlight w:val="none"/>
          <w:vertAlign w:val="subscript"/>
          <w:lang w:val="en-US" w:eastAsia="zh-CN"/>
        </w:rPr>
        <w:t>2</w:t>
      </w:r>
      <w:r>
        <w:rPr>
          <w:rFonts w:hint="eastAsia"/>
          <w:lang w:val="en-US" w:eastAsia="zh-CN"/>
        </w:rPr>
        <w:t>)</w:t>
      </w:r>
      <w:r>
        <w:rPr>
          <w:rFonts w:hint="eastAsia"/>
          <w:highlight w:val="none"/>
          <w:vertAlign w:val="baseline"/>
          <w:lang w:val="en-US" w:eastAsia="zh-CN"/>
        </w:rPr>
        <w:t>、采摘方向(</w:t>
      </w:r>
      <w:r>
        <w:rPr>
          <w:rFonts w:hint="eastAsia"/>
          <w:i/>
          <w:iCs/>
          <w:highlight w:val="none"/>
          <w:lang w:val="en-US" w:eastAsia="zh-CN"/>
        </w:rPr>
        <w:t>X</w:t>
      </w:r>
      <w:r>
        <w:rPr>
          <w:rFonts w:hint="eastAsia"/>
          <w:highlight w:val="none"/>
          <w:vertAlign w:val="subscript"/>
          <w:lang w:val="en-US" w:eastAsia="zh-CN"/>
        </w:rPr>
        <w:t>1</w:t>
      </w:r>
      <w:r>
        <w:rPr>
          <w:rFonts w:hint="eastAsia"/>
          <w:highlight w:val="none"/>
          <w:vertAlign w:val="baseline"/>
          <w:lang w:val="en-US" w:eastAsia="zh-CN"/>
        </w:rPr>
        <w:t>)、喂入深度(</w:t>
      </w:r>
      <w:r>
        <w:rPr>
          <w:rFonts w:hint="eastAsia"/>
          <w:i/>
          <w:iCs/>
          <w:highlight w:val="none"/>
          <w:lang w:val="en-US" w:eastAsia="zh-CN"/>
        </w:rPr>
        <w:t>X</w:t>
      </w:r>
      <w:r>
        <w:rPr>
          <w:rFonts w:hint="eastAsia"/>
          <w:highlight w:val="none"/>
          <w:vertAlign w:val="subscript"/>
          <w:lang w:val="en-US" w:eastAsia="zh-CN"/>
        </w:rPr>
        <w:t>3</w:t>
      </w:r>
      <w:r>
        <w:rPr>
          <w:rFonts w:hint="eastAsia"/>
          <w:highlight w:val="none"/>
          <w:vertAlign w:val="baseline"/>
          <w:lang w:val="en-US" w:eastAsia="zh-CN"/>
        </w:rPr>
        <w:t>)。根据试验结果拟合的采摘成功率预测模型为：</w:t>
      </w:r>
    </w:p>
    <w:p w14:paraId="659C9AF1">
      <w:pPr>
        <w:widowControl/>
        <w:wordWrap w:val="0"/>
        <w:spacing w:before="0" w:beforeLines="-2147483648" w:after="0" w:afterLines="-2147483648"/>
        <w:ind w:firstLine="420" w:firstLineChars="0"/>
        <w:jc w:val="left"/>
        <w:rPr>
          <w:rFonts w:hint="default" w:hAnsi="Cambria Math"/>
          <w:i w:val="0"/>
          <w:kern w:val="0"/>
          <w:sz w:val="21"/>
          <w:szCs w:val="21"/>
          <w:highlight w:val="none"/>
          <w:vertAlign w:val="baseline"/>
          <w:lang w:val="en-US" w:eastAsia="zh-CN"/>
          <w:rPrChange w:id="1713" w:author="lg" w:date="2026-01-14T17:24:29Z">
            <w:rPr>
              <w:rFonts w:hint="default" w:hAnsi="Cambria Math"/>
              <w:i w:val="0"/>
              <w:kern w:val="0"/>
              <w:sz w:val="18"/>
              <w:szCs w:val="18"/>
              <w:highlight w:val="none"/>
              <w:vertAlign w:val="baseline"/>
              <w:lang w:val="en-US" w:eastAsia="zh-CN"/>
            </w:rPr>
          </w:rPrChange>
        </w:rPr>
      </w:pPr>
      <w:r>
        <w:rPr>
          <w:rFonts w:hint="eastAsia"/>
          <w:highlight w:val="none"/>
          <w:vertAlign w:val="baseline"/>
          <w:lang w:val="en-US" w:eastAsia="zh-CN"/>
        </w:rPr>
        <w:tab/>
      </w:r>
      <m:oMath>
        <m:r>
          <m:rPr/>
          <w:rPr>
            <w:rFonts w:hint="default" w:ascii="Cambria Math" w:hAnsi="Cambria Math" w:cs="Times New Roman"/>
            <w:color w:val="000000"/>
            <w:sz w:val="21"/>
            <w:szCs w:val="21"/>
            <w:highlight w:val="none"/>
            <w:lang w:val="en-US" w:eastAsia="zh-CN"/>
          </w:rPr>
          <m:t>Y=80.20+8.63</m:t>
        </m:r>
        <m:sSub>
          <m:sSubPr>
            <m:ctrlPr>
              <w:rPr>
                <w:rFonts w:hint="default" w:ascii="Cambria Math" w:hAnsi="Cambria Math" w:cs="Times New Roman"/>
                <w:i/>
                <w:color w:val="000000"/>
                <w:sz w:val="21"/>
                <w:szCs w:val="21"/>
                <w:highlight w:val="none"/>
                <w:lang w:val="en-US" w:eastAsia="zh-CN"/>
              </w:rPr>
            </m:ctrlPr>
          </m:sSubPr>
          <m:e>
            <m:r>
              <m:rPr/>
              <w:rPr>
                <w:rFonts w:hint="default" w:ascii="Cambria Math" w:hAnsi="Cambria Math" w:cs="Times New Roman"/>
                <w:color w:val="000000"/>
                <w:sz w:val="21"/>
                <w:szCs w:val="21"/>
                <w:highlight w:val="none"/>
                <w:lang w:val="en-US" w:eastAsia="zh-CN"/>
              </w:rPr>
              <m:t>X</m:t>
            </m:r>
            <m:ctrlPr>
              <w:rPr>
                <w:rFonts w:hint="default" w:ascii="Cambria Math" w:hAnsi="Cambria Math" w:cs="Times New Roman"/>
                <w:i/>
                <w:color w:val="000000"/>
                <w:sz w:val="21"/>
                <w:szCs w:val="21"/>
                <w:highlight w:val="none"/>
                <w:lang w:val="en-US" w:eastAsia="zh-CN"/>
              </w:rPr>
            </m:ctrlPr>
          </m:e>
          <m:sub>
            <m:r>
              <m:rPr/>
              <w:rPr>
                <w:rFonts w:hint="default" w:ascii="Cambria Math" w:hAnsi="Cambria Math" w:cs="Times New Roman"/>
                <w:color w:val="000000"/>
                <w:sz w:val="21"/>
                <w:szCs w:val="21"/>
                <w:highlight w:val="none"/>
                <w:lang w:val="en-US" w:eastAsia="zh-CN"/>
              </w:rPr>
              <m:t>1</m:t>
            </m:r>
            <m:ctrlPr>
              <w:rPr>
                <w:rFonts w:hint="default" w:ascii="Cambria Math" w:hAnsi="Cambria Math" w:cs="Times New Roman"/>
                <w:i/>
                <w:color w:val="000000"/>
                <w:sz w:val="21"/>
                <w:szCs w:val="21"/>
                <w:highlight w:val="none"/>
                <w:lang w:val="en-US" w:eastAsia="zh-CN"/>
              </w:rPr>
            </m:ctrlPr>
          </m:sub>
        </m:sSub>
        <m:r>
          <m:rPr/>
          <w:rPr>
            <w:rFonts w:hint="default" w:ascii="Cambria Math" w:hAnsi="Cambria Math"/>
            <w:kern w:val="0"/>
            <w:sz w:val="21"/>
            <w:szCs w:val="21"/>
            <w:highlight w:val="none"/>
            <w:vertAlign w:val="baseline"/>
            <w:lang w:val="en-US" w:eastAsia="zh-CN"/>
          </w:rPr>
          <m:t>−15.37</m:t>
        </m:r>
        <m:sSub>
          <m:sSubPr>
            <m:ctrlPr>
              <w:rPr>
                <w:rFonts w:hint="default" w:ascii="Cambria Math" w:hAnsi="Cambria Math" w:cs="Times New Roman"/>
                <w:i/>
                <w:color w:val="000000"/>
                <w:sz w:val="21"/>
                <w:szCs w:val="21"/>
                <w:highlight w:val="none"/>
                <w:lang w:val="en-US" w:eastAsia="zh-CN"/>
              </w:rPr>
            </m:ctrlPr>
          </m:sSubPr>
          <m:e>
            <m:r>
              <m:rPr/>
              <w:rPr>
                <w:rFonts w:hint="default" w:ascii="Cambria Math" w:hAnsi="Cambria Math" w:cs="Times New Roman"/>
                <w:color w:val="000000"/>
                <w:sz w:val="21"/>
                <w:szCs w:val="21"/>
                <w:highlight w:val="none"/>
                <w:lang w:val="en-US" w:eastAsia="zh-CN"/>
              </w:rPr>
              <m:t>X</m:t>
            </m:r>
            <m:ctrlPr>
              <w:rPr>
                <w:rFonts w:hint="default" w:ascii="Cambria Math" w:hAnsi="Cambria Math" w:cs="Times New Roman"/>
                <w:i/>
                <w:color w:val="000000"/>
                <w:sz w:val="21"/>
                <w:szCs w:val="21"/>
                <w:highlight w:val="none"/>
                <w:lang w:val="en-US" w:eastAsia="zh-CN"/>
              </w:rPr>
            </m:ctrlPr>
          </m:e>
          <m:sub>
            <m:r>
              <m:rPr/>
              <w:rPr>
                <w:rFonts w:hint="default" w:ascii="Cambria Math" w:hAnsi="Cambria Math" w:cs="Times New Roman"/>
                <w:color w:val="000000"/>
                <w:sz w:val="21"/>
                <w:szCs w:val="21"/>
                <w:highlight w:val="none"/>
                <w:lang w:val="en-US" w:eastAsia="zh-CN"/>
              </w:rPr>
              <m:t>2</m:t>
            </m:r>
            <m:ctrlPr>
              <w:rPr>
                <w:rFonts w:hint="default" w:ascii="Cambria Math" w:hAnsi="Cambria Math" w:cs="Times New Roman"/>
                <w:i/>
                <w:color w:val="000000"/>
                <w:sz w:val="21"/>
                <w:szCs w:val="21"/>
                <w:highlight w:val="none"/>
                <w:lang w:val="en-US" w:eastAsia="zh-CN"/>
              </w:rPr>
            </m:ctrlPr>
          </m:sub>
        </m:sSub>
        <m:r>
          <m:rPr/>
          <w:rPr>
            <w:rFonts w:hint="default" w:ascii="Cambria Math" w:hAnsi="Cambria Math"/>
            <w:kern w:val="0"/>
            <w:sz w:val="21"/>
            <w:szCs w:val="21"/>
            <w:highlight w:val="none"/>
            <w:vertAlign w:val="baseline"/>
            <w:lang w:val="en-US" w:eastAsia="zh-CN"/>
          </w:rPr>
          <m:t>+6.50</m:t>
        </m:r>
        <m:sSub>
          <m:sSubPr>
            <m:ctrlPr>
              <w:rPr>
                <w:rFonts w:hint="default" w:ascii="Cambria Math" w:hAnsi="Cambria Math" w:cs="Times New Roman"/>
                <w:i/>
                <w:color w:val="000000"/>
                <w:sz w:val="21"/>
                <w:szCs w:val="21"/>
                <w:highlight w:val="none"/>
                <w:lang w:val="en-US" w:eastAsia="zh-CN"/>
              </w:rPr>
            </m:ctrlPr>
          </m:sSubPr>
          <m:e>
            <m:r>
              <m:rPr/>
              <w:rPr>
                <w:rFonts w:hint="default" w:ascii="Cambria Math" w:hAnsi="Cambria Math" w:cs="Times New Roman"/>
                <w:color w:val="000000"/>
                <w:sz w:val="21"/>
                <w:szCs w:val="21"/>
                <w:highlight w:val="none"/>
                <w:lang w:val="en-US" w:eastAsia="zh-CN"/>
              </w:rPr>
              <m:t>X</m:t>
            </m:r>
            <m:ctrlPr>
              <w:rPr>
                <w:rFonts w:hint="default" w:ascii="Cambria Math" w:hAnsi="Cambria Math" w:cs="Times New Roman"/>
                <w:i/>
                <w:color w:val="000000"/>
                <w:sz w:val="21"/>
                <w:szCs w:val="21"/>
                <w:highlight w:val="none"/>
                <w:lang w:val="en-US" w:eastAsia="zh-CN"/>
              </w:rPr>
            </m:ctrlPr>
          </m:e>
          <m:sub>
            <m:r>
              <m:rPr/>
              <w:rPr>
                <w:rFonts w:hint="default" w:ascii="Cambria Math" w:hAnsi="Cambria Math" w:cs="Times New Roman"/>
                <w:color w:val="000000"/>
                <w:sz w:val="21"/>
                <w:szCs w:val="21"/>
                <w:highlight w:val="none"/>
                <w:lang w:val="en-US" w:eastAsia="zh-CN"/>
              </w:rPr>
              <m:t>3</m:t>
            </m:r>
            <m:ctrlPr>
              <w:rPr>
                <w:rFonts w:hint="default" w:ascii="Cambria Math" w:hAnsi="Cambria Math" w:cs="Times New Roman"/>
                <w:i/>
                <w:color w:val="000000"/>
                <w:sz w:val="21"/>
                <w:szCs w:val="21"/>
                <w:highlight w:val="none"/>
                <w:lang w:val="en-US" w:eastAsia="zh-CN"/>
              </w:rPr>
            </m:ctrlPr>
          </m:sub>
        </m:sSub>
        <m:r>
          <m:rPr/>
          <w:rPr>
            <w:rFonts w:hint="default" w:ascii="Cambria Math" w:hAnsi="Cambria Math" w:cs="Times New Roman"/>
            <w:color w:val="000000"/>
            <w:sz w:val="21"/>
            <w:szCs w:val="21"/>
            <w:highlight w:val="none"/>
            <w:lang w:val="en-US" w:eastAsia="zh-CN"/>
          </w:rPr>
          <m:t>−15.25</m:t>
        </m:r>
        <m:sSub>
          <m:sSubPr>
            <m:ctrlPr>
              <w:rPr>
                <w:rFonts w:hint="default" w:ascii="Cambria Math" w:hAnsi="Cambria Math" w:cs="Times New Roman"/>
                <w:i/>
                <w:color w:val="000000"/>
                <w:sz w:val="21"/>
                <w:szCs w:val="21"/>
                <w:highlight w:val="none"/>
                <w:lang w:val="en-US" w:eastAsia="zh-CN"/>
              </w:rPr>
            </m:ctrlPr>
          </m:sSubPr>
          <m:e>
            <m:r>
              <m:rPr/>
              <w:rPr>
                <w:rFonts w:hint="default" w:ascii="Cambria Math" w:hAnsi="Cambria Math" w:cs="Times New Roman"/>
                <w:color w:val="000000"/>
                <w:sz w:val="21"/>
                <w:szCs w:val="21"/>
                <w:highlight w:val="none"/>
                <w:lang w:val="en-US" w:eastAsia="zh-CN"/>
              </w:rPr>
              <m:t>X</m:t>
            </m:r>
            <m:ctrlPr>
              <w:rPr>
                <w:rFonts w:hint="default" w:ascii="Cambria Math" w:hAnsi="Cambria Math" w:cs="Times New Roman"/>
                <w:i/>
                <w:color w:val="000000"/>
                <w:sz w:val="21"/>
                <w:szCs w:val="21"/>
                <w:highlight w:val="none"/>
                <w:lang w:val="en-US" w:eastAsia="zh-CN"/>
              </w:rPr>
            </m:ctrlPr>
          </m:e>
          <m:sub>
            <m:r>
              <m:rPr/>
              <w:rPr>
                <w:rFonts w:hint="default" w:ascii="Cambria Math" w:hAnsi="Cambria Math" w:cs="Times New Roman"/>
                <w:color w:val="000000"/>
                <w:sz w:val="21"/>
                <w:szCs w:val="21"/>
                <w:highlight w:val="none"/>
                <w:lang w:val="en-US" w:eastAsia="zh-CN"/>
              </w:rPr>
              <m:t>1</m:t>
            </m:r>
            <m:ctrlPr>
              <w:rPr>
                <w:rFonts w:hint="default" w:ascii="Cambria Math" w:hAnsi="Cambria Math" w:cs="Times New Roman"/>
                <w:i/>
                <w:color w:val="000000"/>
                <w:sz w:val="21"/>
                <w:szCs w:val="21"/>
                <w:highlight w:val="none"/>
                <w:lang w:val="en-US" w:eastAsia="zh-CN"/>
              </w:rPr>
            </m:ctrlPr>
          </m:sub>
        </m:sSub>
        <m:sSub>
          <m:sSubPr>
            <m:ctrlPr>
              <w:rPr>
                <w:rFonts w:hint="default" w:ascii="Cambria Math" w:hAnsi="Cambria Math" w:cs="Times New Roman"/>
                <w:i/>
                <w:color w:val="000000"/>
                <w:sz w:val="21"/>
                <w:szCs w:val="21"/>
                <w:highlight w:val="none"/>
                <w:lang w:val="en-US" w:eastAsia="zh-CN"/>
              </w:rPr>
            </m:ctrlPr>
          </m:sSubPr>
          <m:e>
            <m:r>
              <m:rPr/>
              <w:rPr>
                <w:rFonts w:hint="default" w:ascii="Cambria Math" w:hAnsi="Cambria Math" w:cs="Times New Roman"/>
                <w:color w:val="000000"/>
                <w:sz w:val="21"/>
                <w:szCs w:val="21"/>
                <w:highlight w:val="none"/>
                <w:lang w:val="en-US" w:eastAsia="zh-CN"/>
              </w:rPr>
              <m:t>X</m:t>
            </m:r>
            <m:ctrlPr>
              <w:rPr>
                <w:rFonts w:hint="default" w:ascii="Cambria Math" w:hAnsi="Cambria Math" w:cs="Times New Roman"/>
                <w:i/>
                <w:color w:val="000000"/>
                <w:sz w:val="21"/>
                <w:szCs w:val="21"/>
                <w:highlight w:val="none"/>
                <w:lang w:val="en-US" w:eastAsia="zh-CN"/>
              </w:rPr>
            </m:ctrlPr>
          </m:e>
          <m:sub>
            <m:r>
              <m:rPr/>
              <w:rPr>
                <w:rFonts w:hint="default" w:ascii="Cambria Math" w:hAnsi="Cambria Math" w:cs="Times New Roman"/>
                <w:color w:val="000000"/>
                <w:sz w:val="21"/>
                <w:szCs w:val="21"/>
                <w:highlight w:val="none"/>
                <w:lang w:val="en-US" w:eastAsia="zh-CN"/>
              </w:rPr>
              <m:t>2</m:t>
            </m:r>
            <m:ctrlPr>
              <w:rPr>
                <w:rFonts w:hint="default" w:ascii="Cambria Math" w:hAnsi="Cambria Math" w:cs="Times New Roman"/>
                <w:i/>
                <w:color w:val="000000"/>
                <w:sz w:val="21"/>
                <w:szCs w:val="21"/>
                <w:highlight w:val="none"/>
                <w:lang w:val="en-US" w:eastAsia="zh-CN"/>
              </w:rPr>
            </m:ctrlPr>
          </m:sub>
        </m:sSub>
        <m:r>
          <m:rPr/>
          <w:rPr>
            <w:rFonts w:hint="default" w:ascii="Cambria Math" w:hAnsi="Cambria Math" w:cs="Times New Roman"/>
            <w:color w:val="000000"/>
            <w:sz w:val="21"/>
            <w:szCs w:val="21"/>
            <w:highlight w:val="none"/>
            <w:lang w:val="en-US" w:eastAsia="zh-CN"/>
          </w:rPr>
          <m:t>+2.00</m:t>
        </m:r>
        <m:sSub>
          <m:sSubPr>
            <m:ctrlPr>
              <w:rPr>
                <w:rFonts w:hint="default" w:ascii="Cambria Math" w:hAnsi="Cambria Math" w:cs="Times New Roman"/>
                <w:i/>
                <w:color w:val="000000"/>
                <w:sz w:val="21"/>
                <w:szCs w:val="21"/>
                <w:highlight w:val="none"/>
                <w:lang w:val="en-US" w:eastAsia="zh-CN"/>
              </w:rPr>
            </m:ctrlPr>
          </m:sSubPr>
          <m:e>
            <m:r>
              <m:rPr/>
              <w:rPr>
                <w:rFonts w:hint="default" w:ascii="Cambria Math" w:hAnsi="Cambria Math" w:cs="Times New Roman"/>
                <w:color w:val="000000"/>
                <w:sz w:val="21"/>
                <w:szCs w:val="21"/>
                <w:highlight w:val="none"/>
                <w:lang w:val="en-US" w:eastAsia="zh-CN"/>
              </w:rPr>
              <m:t>X</m:t>
            </m:r>
            <m:ctrlPr>
              <w:rPr>
                <w:rFonts w:hint="default" w:ascii="Cambria Math" w:hAnsi="Cambria Math" w:cs="Times New Roman"/>
                <w:i/>
                <w:color w:val="000000"/>
                <w:sz w:val="21"/>
                <w:szCs w:val="21"/>
                <w:highlight w:val="none"/>
                <w:lang w:val="en-US" w:eastAsia="zh-CN"/>
              </w:rPr>
            </m:ctrlPr>
          </m:e>
          <m:sub>
            <m:r>
              <m:rPr/>
              <w:rPr>
                <w:rFonts w:hint="default" w:ascii="Cambria Math" w:hAnsi="Cambria Math" w:cs="Times New Roman"/>
                <w:color w:val="000000"/>
                <w:sz w:val="21"/>
                <w:szCs w:val="21"/>
                <w:highlight w:val="none"/>
                <w:lang w:val="en-US" w:eastAsia="zh-CN"/>
              </w:rPr>
              <m:t>1</m:t>
            </m:r>
            <m:ctrlPr>
              <w:rPr>
                <w:rFonts w:hint="default" w:ascii="Cambria Math" w:hAnsi="Cambria Math" w:cs="Times New Roman"/>
                <w:i/>
                <w:color w:val="000000"/>
                <w:sz w:val="21"/>
                <w:szCs w:val="21"/>
                <w:highlight w:val="none"/>
                <w:lang w:val="en-US" w:eastAsia="zh-CN"/>
              </w:rPr>
            </m:ctrlPr>
          </m:sub>
        </m:sSub>
        <m:sSub>
          <m:sSubPr>
            <m:ctrlPr>
              <w:rPr>
                <w:rFonts w:hint="default" w:ascii="Cambria Math" w:hAnsi="Cambria Math" w:cs="Times New Roman"/>
                <w:i/>
                <w:color w:val="000000"/>
                <w:sz w:val="21"/>
                <w:szCs w:val="21"/>
                <w:highlight w:val="none"/>
                <w:lang w:val="en-US" w:eastAsia="zh-CN"/>
              </w:rPr>
            </m:ctrlPr>
          </m:sSubPr>
          <m:e>
            <m:r>
              <m:rPr/>
              <w:rPr>
                <w:rFonts w:hint="default" w:ascii="Cambria Math" w:hAnsi="Cambria Math" w:cs="Times New Roman"/>
                <w:color w:val="000000"/>
                <w:sz w:val="21"/>
                <w:szCs w:val="21"/>
                <w:highlight w:val="none"/>
                <w:lang w:val="en-US" w:eastAsia="zh-CN"/>
              </w:rPr>
              <m:t>X</m:t>
            </m:r>
            <m:ctrlPr>
              <w:rPr>
                <w:rFonts w:hint="default" w:ascii="Cambria Math" w:hAnsi="Cambria Math" w:cs="Times New Roman"/>
                <w:i/>
                <w:color w:val="000000"/>
                <w:sz w:val="21"/>
                <w:szCs w:val="21"/>
                <w:highlight w:val="none"/>
                <w:lang w:val="en-US" w:eastAsia="zh-CN"/>
              </w:rPr>
            </m:ctrlPr>
          </m:e>
          <m:sub>
            <m:r>
              <m:rPr/>
              <w:rPr>
                <w:rFonts w:hint="default" w:ascii="Cambria Math" w:hAnsi="Cambria Math" w:cs="Times New Roman"/>
                <w:color w:val="000000"/>
                <w:sz w:val="21"/>
                <w:szCs w:val="21"/>
                <w:highlight w:val="none"/>
                <w:lang w:val="en-US" w:eastAsia="zh-CN"/>
              </w:rPr>
              <m:t>3</m:t>
            </m:r>
            <m:ctrlPr>
              <w:rPr>
                <w:rFonts w:hint="default" w:ascii="Cambria Math" w:hAnsi="Cambria Math" w:cs="Times New Roman"/>
                <w:i/>
                <w:color w:val="000000"/>
                <w:sz w:val="21"/>
                <w:szCs w:val="21"/>
                <w:highlight w:val="none"/>
                <w:lang w:val="en-US" w:eastAsia="zh-CN"/>
              </w:rPr>
            </m:ctrlPr>
          </m:sub>
        </m:sSub>
        <m:r>
          <m:rPr/>
          <w:rPr>
            <w:rFonts w:hint="default" w:ascii="Cambria Math" w:hAnsi="Cambria Math" w:cs="Times New Roman"/>
            <w:color w:val="000000"/>
            <w:sz w:val="21"/>
            <w:szCs w:val="21"/>
            <w:highlight w:val="none"/>
            <w:lang w:val="en-US" w:eastAsia="zh-CN"/>
          </w:rPr>
          <m:t>−23.00</m:t>
        </m:r>
        <m:sSub>
          <m:sSubPr>
            <m:ctrlPr>
              <w:rPr>
                <w:rFonts w:hint="default" w:ascii="Cambria Math" w:hAnsi="Cambria Math" w:cs="Times New Roman"/>
                <w:i/>
                <w:color w:val="000000"/>
                <w:sz w:val="21"/>
                <w:szCs w:val="21"/>
                <w:highlight w:val="none"/>
                <w:lang w:val="en-US" w:eastAsia="zh-CN"/>
              </w:rPr>
            </m:ctrlPr>
          </m:sSubPr>
          <m:e>
            <m:r>
              <m:rPr/>
              <w:rPr>
                <w:rFonts w:hint="default" w:ascii="Cambria Math" w:hAnsi="Cambria Math" w:cs="Times New Roman"/>
                <w:color w:val="000000"/>
                <w:sz w:val="21"/>
                <w:szCs w:val="21"/>
                <w:highlight w:val="none"/>
                <w:lang w:val="en-US" w:eastAsia="zh-CN"/>
              </w:rPr>
              <m:t>X</m:t>
            </m:r>
            <m:ctrlPr>
              <w:rPr>
                <w:rFonts w:hint="default" w:ascii="Cambria Math" w:hAnsi="Cambria Math" w:cs="Times New Roman"/>
                <w:i/>
                <w:color w:val="000000"/>
                <w:sz w:val="21"/>
                <w:szCs w:val="21"/>
                <w:highlight w:val="none"/>
                <w:lang w:val="en-US" w:eastAsia="zh-CN"/>
              </w:rPr>
            </m:ctrlPr>
          </m:e>
          <m:sub>
            <m:r>
              <m:rPr/>
              <w:rPr>
                <w:rFonts w:hint="default" w:ascii="Cambria Math" w:hAnsi="Cambria Math" w:cs="Times New Roman"/>
                <w:color w:val="000000"/>
                <w:sz w:val="21"/>
                <w:szCs w:val="21"/>
                <w:highlight w:val="none"/>
                <w:lang w:val="en-US" w:eastAsia="zh-CN"/>
              </w:rPr>
              <m:t>2</m:t>
            </m:r>
            <m:ctrlPr>
              <w:rPr>
                <w:rFonts w:hint="default" w:ascii="Cambria Math" w:hAnsi="Cambria Math" w:cs="Times New Roman"/>
                <w:i/>
                <w:color w:val="000000"/>
                <w:sz w:val="21"/>
                <w:szCs w:val="21"/>
                <w:highlight w:val="none"/>
                <w:lang w:val="en-US" w:eastAsia="zh-CN"/>
              </w:rPr>
            </m:ctrlPr>
          </m:sub>
        </m:sSub>
        <m:sSub>
          <m:sSubPr>
            <m:ctrlPr>
              <w:rPr>
                <w:rFonts w:hint="default" w:ascii="Cambria Math" w:hAnsi="Cambria Math" w:cs="Times New Roman"/>
                <w:i/>
                <w:color w:val="000000"/>
                <w:sz w:val="21"/>
                <w:szCs w:val="21"/>
                <w:highlight w:val="none"/>
                <w:lang w:val="en-US" w:eastAsia="zh-CN"/>
              </w:rPr>
            </m:ctrlPr>
          </m:sSubPr>
          <m:e>
            <m:r>
              <m:rPr/>
              <w:rPr>
                <w:rFonts w:hint="default" w:ascii="Cambria Math" w:hAnsi="Cambria Math" w:cs="Times New Roman"/>
                <w:color w:val="000000"/>
                <w:sz w:val="21"/>
                <w:szCs w:val="21"/>
                <w:highlight w:val="none"/>
                <w:lang w:val="en-US" w:eastAsia="zh-CN"/>
              </w:rPr>
              <m:t>X</m:t>
            </m:r>
            <m:ctrlPr>
              <w:rPr>
                <w:rFonts w:hint="default" w:ascii="Cambria Math" w:hAnsi="Cambria Math" w:cs="Times New Roman"/>
                <w:i/>
                <w:color w:val="000000"/>
                <w:sz w:val="21"/>
                <w:szCs w:val="21"/>
                <w:highlight w:val="none"/>
                <w:lang w:val="en-US" w:eastAsia="zh-CN"/>
              </w:rPr>
            </m:ctrlPr>
          </m:e>
          <m:sub>
            <m:r>
              <m:rPr/>
              <w:rPr>
                <w:rFonts w:hint="default" w:ascii="Cambria Math" w:hAnsi="Cambria Math" w:cs="Times New Roman"/>
                <w:color w:val="000000"/>
                <w:sz w:val="21"/>
                <w:szCs w:val="21"/>
                <w:highlight w:val="none"/>
                <w:lang w:val="en-US" w:eastAsia="zh-CN"/>
              </w:rPr>
              <m:t>3</m:t>
            </m:r>
            <m:ctrlPr>
              <w:rPr>
                <w:rFonts w:hint="default" w:ascii="Cambria Math" w:hAnsi="Cambria Math" w:cs="Times New Roman"/>
                <w:i/>
                <w:color w:val="000000"/>
                <w:sz w:val="21"/>
                <w:szCs w:val="21"/>
                <w:highlight w:val="none"/>
                <w:lang w:val="en-US" w:eastAsia="zh-CN"/>
              </w:rPr>
            </m:ctrlPr>
          </m:sub>
        </m:sSub>
        <m:r>
          <m:rPr/>
          <w:rPr>
            <w:rFonts w:hint="default" w:ascii="Cambria Math" w:hAnsi="Cambria Math" w:cs="Times New Roman"/>
            <w:color w:val="000000"/>
            <w:sz w:val="21"/>
            <w:szCs w:val="21"/>
            <w:highlight w:val="none"/>
            <w:lang w:val="en-US" w:eastAsia="zh-CN"/>
          </w:rPr>
          <m:t>+1.27</m:t>
        </m:r>
        <m:sSup>
          <m:sSupPr>
            <m:ctrlPr>
              <w:rPr>
                <w:rFonts w:hint="default" w:ascii="Cambria Math" w:hAnsi="Cambria Math"/>
                <w:i/>
                <w:kern w:val="0"/>
                <w:sz w:val="21"/>
                <w:szCs w:val="21"/>
                <w:highlight w:val="none"/>
                <w:lang w:val="en-US" w:eastAsia="zh-CN" w:bidi="ar"/>
              </w:rPr>
            </m:ctrlPr>
          </m:sSupPr>
          <m:e>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1714" w:author="lg" w:date="2026-01-14T17:24:29Z">
                      <w:rPr>
                        <w:rFonts w:hint="default" w:ascii="Cambria Math" w:hAnsi="Cambria Math"/>
                        <w:kern w:val="0"/>
                        <w:sz w:val="20"/>
                        <w:szCs w:val="20"/>
                        <w:highlight w:val="none"/>
                        <w:lang w:val="en-US" w:eastAsia="zh-CN" w:bidi="ar"/>
                      </w:rPr>
                    </w:rPrChange>
                  </w:rPr>
                  <m:t>X</m:t>
                </m:r>
                <m:ctrlPr>
                  <w:rPr>
                    <w:rFonts w:ascii="Cambria Math" w:hAnsi="Cambria Math"/>
                    <w:i/>
                    <w:kern w:val="0"/>
                    <w:sz w:val="21"/>
                    <w:szCs w:val="21"/>
                    <w:highlight w:val="none"/>
                    <w:lang w:bidi="ar"/>
                  </w:rPr>
                </m:ctrlPr>
              </m:e>
              <m:sub>
                <m:r>
                  <m:rPr/>
                  <w:rPr>
                    <w:rFonts w:hint="default" w:ascii="Cambria Math" w:hAnsi="Cambria Math"/>
                    <w:kern w:val="0"/>
                    <w:sz w:val="21"/>
                    <w:szCs w:val="21"/>
                    <w:highlight w:val="none"/>
                    <w:lang w:val="en-US" w:eastAsia="zh-CN" w:bidi="ar"/>
                    <w:rPrChange w:id="1715" w:author="lg" w:date="2026-01-14T17:24:29Z">
                      <w:rPr>
                        <w:rFonts w:hint="default" w:ascii="Cambria Math" w:hAnsi="Cambria Math"/>
                        <w:kern w:val="0"/>
                        <w:sz w:val="20"/>
                        <w:szCs w:val="20"/>
                        <w:highlight w:val="none"/>
                        <w:lang w:val="en-US" w:eastAsia="zh-CN" w:bidi="ar"/>
                      </w:rPr>
                    </w:rPrChange>
                  </w:rPr>
                  <m:t>1</m:t>
                </m:r>
                <m:ctrlPr>
                  <w:rPr>
                    <w:rFonts w:ascii="Cambria Math" w:hAnsi="Cambria Math"/>
                    <w:i/>
                    <w:kern w:val="0"/>
                    <w:sz w:val="21"/>
                    <w:szCs w:val="21"/>
                    <w:highlight w:val="none"/>
                    <w:lang w:bidi="ar"/>
                  </w:rPr>
                </m:ctrlPr>
              </m:sub>
            </m:sSub>
            <m:ctrlPr>
              <w:rPr>
                <w:rFonts w:hint="default" w:ascii="Cambria Math" w:hAnsi="Cambria Math"/>
                <w:i/>
                <w:kern w:val="0"/>
                <w:sz w:val="21"/>
                <w:szCs w:val="21"/>
                <w:highlight w:val="none"/>
                <w:lang w:val="en-US" w:eastAsia="zh-CN" w:bidi="ar"/>
              </w:rPr>
            </m:ctrlPr>
          </m:e>
          <m:sup>
            <m:r>
              <m:rPr/>
              <w:rPr>
                <w:rFonts w:hint="default" w:ascii="Cambria Math" w:hAnsi="Cambria Math"/>
                <w:kern w:val="0"/>
                <w:sz w:val="21"/>
                <w:szCs w:val="21"/>
                <w:highlight w:val="none"/>
                <w:lang w:val="en-US" w:eastAsia="zh-CN" w:bidi="ar"/>
                <w:rPrChange w:id="1716" w:author="lg" w:date="2026-01-14T17:24:29Z">
                  <w:rPr>
                    <w:rFonts w:hint="default" w:ascii="Cambria Math" w:hAnsi="Cambria Math"/>
                    <w:kern w:val="0"/>
                    <w:sz w:val="20"/>
                    <w:szCs w:val="20"/>
                    <w:highlight w:val="none"/>
                    <w:lang w:val="en-US" w:eastAsia="zh-CN" w:bidi="ar"/>
                  </w:rPr>
                </w:rPrChange>
              </w:rPr>
              <m:t>2</m:t>
            </m:r>
            <m:ctrlPr>
              <w:rPr>
                <w:rFonts w:hint="default" w:ascii="Cambria Math" w:hAnsi="Cambria Math"/>
                <w:i/>
                <w:kern w:val="0"/>
                <w:sz w:val="21"/>
                <w:szCs w:val="21"/>
                <w:highlight w:val="none"/>
                <w:lang w:val="en-US" w:eastAsia="zh-CN" w:bidi="ar"/>
              </w:rPr>
            </m:ctrlPr>
          </m:sup>
        </m:sSup>
        <m:r>
          <m:rPr/>
          <w:rPr>
            <w:rFonts w:hint="default" w:ascii="Cambria Math" w:hAnsi="Cambria Math" w:cs="Times New Roman"/>
            <w:color w:val="000000"/>
            <w:sz w:val="21"/>
            <w:szCs w:val="21"/>
            <w:highlight w:val="none"/>
            <w:lang w:val="en-US" w:eastAsia="zh-CN"/>
          </w:rPr>
          <m:t>−27.73</m:t>
        </m:r>
        <m:sSup>
          <m:sSupPr>
            <m:ctrlPr>
              <w:rPr>
                <w:rFonts w:hint="default" w:ascii="Cambria Math" w:hAnsi="Cambria Math"/>
                <w:i/>
                <w:kern w:val="0"/>
                <w:sz w:val="21"/>
                <w:szCs w:val="21"/>
                <w:highlight w:val="none"/>
                <w:lang w:val="en-US" w:eastAsia="zh-CN" w:bidi="ar"/>
              </w:rPr>
            </m:ctrlPr>
          </m:sSupPr>
          <m:e>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1717" w:author="lg" w:date="2026-01-14T17:24:29Z">
                      <w:rPr>
                        <w:rFonts w:hint="default" w:ascii="Cambria Math" w:hAnsi="Cambria Math"/>
                        <w:kern w:val="0"/>
                        <w:sz w:val="20"/>
                        <w:szCs w:val="20"/>
                        <w:highlight w:val="none"/>
                        <w:lang w:val="en-US" w:eastAsia="zh-CN" w:bidi="ar"/>
                      </w:rPr>
                    </w:rPrChange>
                  </w:rPr>
                  <m:t>X</m:t>
                </m:r>
                <m:ctrlPr>
                  <w:rPr>
                    <w:rFonts w:ascii="Cambria Math" w:hAnsi="Cambria Math"/>
                    <w:i/>
                    <w:kern w:val="0"/>
                    <w:sz w:val="21"/>
                    <w:szCs w:val="21"/>
                    <w:highlight w:val="none"/>
                    <w:lang w:bidi="ar"/>
                  </w:rPr>
                </m:ctrlPr>
              </m:e>
              <m:sub>
                <m:r>
                  <m:rPr/>
                  <w:rPr>
                    <w:rFonts w:hint="default" w:ascii="Cambria Math" w:hAnsi="Cambria Math"/>
                    <w:kern w:val="0"/>
                    <w:sz w:val="21"/>
                    <w:szCs w:val="21"/>
                    <w:highlight w:val="none"/>
                    <w:lang w:val="en-US" w:eastAsia="zh-CN" w:bidi="ar"/>
                    <w:rPrChange w:id="1718" w:author="lg" w:date="2026-01-14T17:24:29Z">
                      <w:rPr>
                        <w:rFonts w:hint="default" w:ascii="Cambria Math" w:hAnsi="Cambria Math"/>
                        <w:kern w:val="0"/>
                        <w:sz w:val="20"/>
                        <w:szCs w:val="20"/>
                        <w:highlight w:val="none"/>
                        <w:lang w:val="en-US" w:eastAsia="zh-CN" w:bidi="ar"/>
                      </w:rPr>
                    </w:rPrChange>
                  </w:rPr>
                  <m:t>2</m:t>
                </m:r>
                <m:ctrlPr>
                  <w:rPr>
                    <w:rFonts w:ascii="Cambria Math" w:hAnsi="Cambria Math"/>
                    <w:i/>
                    <w:kern w:val="0"/>
                    <w:sz w:val="21"/>
                    <w:szCs w:val="21"/>
                    <w:highlight w:val="none"/>
                    <w:lang w:bidi="ar"/>
                  </w:rPr>
                </m:ctrlPr>
              </m:sub>
            </m:sSub>
            <m:ctrlPr>
              <w:rPr>
                <w:rFonts w:hint="default" w:ascii="Cambria Math" w:hAnsi="Cambria Math"/>
                <w:i/>
                <w:kern w:val="0"/>
                <w:sz w:val="21"/>
                <w:szCs w:val="21"/>
                <w:highlight w:val="none"/>
                <w:lang w:val="en-US" w:eastAsia="zh-CN" w:bidi="ar"/>
              </w:rPr>
            </m:ctrlPr>
          </m:e>
          <m:sup>
            <m:r>
              <m:rPr/>
              <w:rPr>
                <w:rFonts w:hint="default" w:ascii="Cambria Math" w:hAnsi="Cambria Math"/>
                <w:kern w:val="0"/>
                <w:sz w:val="21"/>
                <w:szCs w:val="21"/>
                <w:highlight w:val="none"/>
                <w:lang w:val="en-US" w:eastAsia="zh-CN" w:bidi="ar"/>
                <w:rPrChange w:id="1719" w:author="lg" w:date="2026-01-14T17:24:29Z">
                  <w:rPr>
                    <w:rFonts w:hint="default" w:ascii="Cambria Math" w:hAnsi="Cambria Math"/>
                    <w:kern w:val="0"/>
                    <w:sz w:val="20"/>
                    <w:szCs w:val="20"/>
                    <w:highlight w:val="none"/>
                    <w:lang w:val="en-US" w:eastAsia="zh-CN" w:bidi="ar"/>
                  </w:rPr>
                </w:rPrChange>
              </w:rPr>
              <m:t>2</m:t>
            </m:r>
            <m:ctrlPr>
              <w:rPr>
                <w:rFonts w:hint="default" w:ascii="Cambria Math" w:hAnsi="Cambria Math"/>
                <w:i/>
                <w:kern w:val="0"/>
                <w:sz w:val="21"/>
                <w:szCs w:val="21"/>
                <w:highlight w:val="none"/>
                <w:lang w:val="en-US" w:eastAsia="zh-CN" w:bidi="ar"/>
              </w:rPr>
            </m:ctrlPr>
          </m:sup>
        </m:sSup>
        <m:r>
          <m:rPr/>
          <w:rPr>
            <w:rFonts w:hint="default" w:ascii="Cambria Math" w:hAnsi="Cambria Math" w:cs="Times New Roman"/>
            <w:color w:val="000000"/>
            <w:sz w:val="21"/>
            <w:szCs w:val="21"/>
            <w:highlight w:val="none"/>
            <w:lang w:val="en-US" w:eastAsia="zh-CN"/>
          </w:rPr>
          <m:t>−6.47</m:t>
        </m:r>
        <m:sSup>
          <m:sSupPr>
            <m:ctrlPr>
              <w:rPr>
                <w:rFonts w:hint="default" w:ascii="Cambria Math" w:hAnsi="Cambria Math"/>
                <w:i/>
                <w:kern w:val="0"/>
                <w:sz w:val="21"/>
                <w:szCs w:val="21"/>
                <w:highlight w:val="none"/>
                <w:lang w:val="en-US" w:eastAsia="zh-CN" w:bidi="ar"/>
              </w:rPr>
            </m:ctrlPr>
          </m:sSupPr>
          <m:e>
            <m:sSub>
              <m:sSubPr>
                <m:ctrlPr>
                  <w:rPr>
                    <w:rFonts w:ascii="Cambria Math" w:hAnsi="Cambria Math"/>
                    <w:i/>
                    <w:kern w:val="0"/>
                    <w:sz w:val="21"/>
                    <w:szCs w:val="21"/>
                    <w:highlight w:val="none"/>
                    <w:lang w:bidi="ar"/>
                  </w:rPr>
                </m:ctrlPr>
              </m:sSubPr>
              <m:e>
                <m:r>
                  <m:rPr/>
                  <w:rPr>
                    <w:rFonts w:hint="default" w:ascii="Cambria Math" w:hAnsi="Cambria Math"/>
                    <w:kern w:val="0"/>
                    <w:sz w:val="21"/>
                    <w:szCs w:val="21"/>
                    <w:highlight w:val="none"/>
                    <w:lang w:val="en-US" w:eastAsia="zh-CN" w:bidi="ar"/>
                    <w:rPrChange w:id="1720" w:author="lg" w:date="2026-01-14T17:24:29Z">
                      <w:rPr>
                        <w:rFonts w:hint="default" w:ascii="Cambria Math" w:hAnsi="Cambria Math"/>
                        <w:kern w:val="0"/>
                        <w:sz w:val="20"/>
                        <w:szCs w:val="20"/>
                        <w:highlight w:val="none"/>
                        <w:lang w:val="en-US" w:eastAsia="zh-CN" w:bidi="ar"/>
                      </w:rPr>
                    </w:rPrChange>
                  </w:rPr>
                  <m:t>X</m:t>
                </m:r>
                <m:ctrlPr>
                  <w:rPr>
                    <w:rFonts w:ascii="Cambria Math" w:hAnsi="Cambria Math"/>
                    <w:i/>
                    <w:kern w:val="0"/>
                    <w:sz w:val="21"/>
                    <w:szCs w:val="21"/>
                    <w:highlight w:val="none"/>
                    <w:lang w:bidi="ar"/>
                  </w:rPr>
                </m:ctrlPr>
              </m:e>
              <m:sub>
                <m:r>
                  <m:rPr/>
                  <w:rPr>
                    <w:rFonts w:hint="default" w:ascii="Cambria Math" w:hAnsi="Cambria Math"/>
                    <w:kern w:val="0"/>
                    <w:sz w:val="21"/>
                    <w:szCs w:val="21"/>
                    <w:highlight w:val="none"/>
                    <w:lang w:val="en-US" w:eastAsia="zh-CN" w:bidi="ar"/>
                    <w:rPrChange w:id="1721" w:author="lg" w:date="2026-01-14T17:24:29Z">
                      <w:rPr>
                        <w:rFonts w:hint="default" w:ascii="Cambria Math" w:hAnsi="Cambria Math"/>
                        <w:kern w:val="0"/>
                        <w:sz w:val="20"/>
                        <w:szCs w:val="20"/>
                        <w:highlight w:val="none"/>
                        <w:lang w:val="en-US" w:eastAsia="zh-CN" w:bidi="ar"/>
                      </w:rPr>
                    </w:rPrChange>
                  </w:rPr>
                  <m:t>3</m:t>
                </m:r>
                <m:ctrlPr>
                  <w:rPr>
                    <w:rFonts w:ascii="Cambria Math" w:hAnsi="Cambria Math"/>
                    <w:i/>
                    <w:kern w:val="0"/>
                    <w:sz w:val="21"/>
                    <w:szCs w:val="21"/>
                    <w:highlight w:val="none"/>
                    <w:lang w:bidi="ar"/>
                  </w:rPr>
                </m:ctrlPr>
              </m:sub>
            </m:sSub>
            <m:ctrlPr>
              <w:rPr>
                <w:rFonts w:hint="default" w:ascii="Cambria Math" w:hAnsi="Cambria Math"/>
                <w:i/>
                <w:kern w:val="0"/>
                <w:sz w:val="21"/>
                <w:szCs w:val="21"/>
                <w:highlight w:val="none"/>
                <w:lang w:val="en-US" w:eastAsia="zh-CN" w:bidi="ar"/>
              </w:rPr>
            </m:ctrlPr>
          </m:e>
          <m:sup>
            <m:r>
              <m:rPr/>
              <w:rPr>
                <w:rFonts w:hint="default" w:ascii="Cambria Math" w:hAnsi="Cambria Math"/>
                <w:kern w:val="0"/>
                <w:sz w:val="21"/>
                <w:szCs w:val="21"/>
                <w:highlight w:val="none"/>
                <w:lang w:val="en-US" w:eastAsia="zh-CN" w:bidi="ar"/>
                <w:rPrChange w:id="1722" w:author="lg" w:date="2026-01-14T17:24:29Z">
                  <w:rPr>
                    <w:rFonts w:hint="default" w:ascii="Cambria Math" w:hAnsi="Cambria Math"/>
                    <w:kern w:val="0"/>
                    <w:sz w:val="20"/>
                    <w:szCs w:val="20"/>
                    <w:highlight w:val="none"/>
                    <w:lang w:val="en-US" w:eastAsia="zh-CN" w:bidi="ar"/>
                  </w:rPr>
                </w:rPrChange>
              </w:rPr>
              <m:t>2</m:t>
            </m:r>
            <m:ctrlPr>
              <w:rPr>
                <w:rFonts w:hint="default" w:ascii="Cambria Math" w:hAnsi="Cambria Math"/>
                <w:i/>
                <w:kern w:val="0"/>
                <w:sz w:val="21"/>
                <w:szCs w:val="21"/>
                <w:highlight w:val="none"/>
                <w:lang w:val="en-US" w:eastAsia="zh-CN" w:bidi="ar"/>
              </w:rPr>
            </m:ctrlPr>
          </m:sup>
        </m:sSup>
      </m:oMath>
      <w:r>
        <w:rPr>
          <w:rFonts w:hint="eastAsia" w:hAnsi="Cambria Math"/>
          <w:i w:val="0"/>
          <w:kern w:val="0"/>
          <w:sz w:val="21"/>
          <w:szCs w:val="21"/>
          <w:highlight w:val="none"/>
          <w:lang w:val="en-US" w:eastAsia="zh-CN" w:bidi="ar"/>
          <w:rPrChange w:id="1723" w:author="lg" w:date="2026-01-14T17:24:29Z">
            <w:rPr>
              <w:rFonts w:hint="eastAsia" w:hAnsi="Cambria Math"/>
              <w:i w:val="0"/>
              <w:kern w:val="0"/>
              <w:sz w:val="20"/>
              <w:szCs w:val="20"/>
              <w:highlight w:val="none"/>
              <w:lang w:val="en-US" w:eastAsia="zh-CN" w:bidi="ar"/>
            </w:rPr>
          </w:rPrChange>
        </w:rPr>
        <w:tab/>
      </w:r>
      <w:r>
        <w:rPr>
          <w:rFonts w:hint="eastAsia" w:hAnsi="Cambria Math"/>
          <w:i w:val="0"/>
          <w:kern w:val="0"/>
          <w:sz w:val="21"/>
          <w:szCs w:val="21"/>
          <w:highlight w:val="none"/>
          <w:lang w:val="en-US" w:eastAsia="zh-CN" w:bidi="ar"/>
          <w:rPrChange w:id="1724" w:author="lg" w:date="2026-01-14T17:24:29Z">
            <w:rPr>
              <w:rFonts w:hint="eastAsia" w:hAnsi="Cambria Math"/>
              <w:i w:val="0"/>
              <w:kern w:val="0"/>
              <w:sz w:val="20"/>
              <w:szCs w:val="20"/>
              <w:highlight w:val="none"/>
              <w:lang w:val="en-US" w:eastAsia="zh-CN" w:bidi="ar"/>
            </w:rPr>
          </w:rPrChange>
        </w:rPr>
        <w:tab/>
      </w:r>
      <w:r>
        <w:rPr>
          <w:rFonts w:hint="eastAsia" w:hAnsi="Cambria Math"/>
          <w:i w:val="0"/>
          <w:kern w:val="0"/>
          <w:sz w:val="21"/>
          <w:szCs w:val="21"/>
          <w:highlight w:val="none"/>
          <w:lang w:val="en-US" w:eastAsia="zh-CN" w:bidi="ar"/>
          <w:rPrChange w:id="1725" w:author="lg" w:date="2026-01-14T17:24:29Z">
            <w:rPr>
              <w:rFonts w:hint="eastAsia" w:hAnsi="Cambria Math"/>
              <w:i w:val="0"/>
              <w:kern w:val="0"/>
              <w:sz w:val="20"/>
              <w:szCs w:val="20"/>
              <w:highlight w:val="none"/>
              <w:lang w:val="en-US" w:eastAsia="zh-CN" w:bidi="ar"/>
            </w:rPr>
          </w:rPrChange>
        </w:rPr>
        <w:tab/>
      </w:r>
      <w:r>
        <w:rPr>
          <w:rFonts w:hint="eastAsia" w:hAnsi="Cambria Math"/>
          <w:i w:val="0"/>
          <w:kern w:val="0"/>
          <w:sz w:val="21"/>
          <w:szCs w:val="21"/>
          <w:highlight w:val="none"/>
          <w:lang w:val="en-US" w:eastAsia="zh-CN" w:bidi="ar"/>
          <w:rPrChange w:id="1726" w:author="lg" w:date="2026-01-14T17:24:29Z">
            <w:rPr>
              <w:rFonts w:hint="eastAsia" w:hAnsi="Cambria Math"/>
              <w:i w:val="0"/>
              <w:kern w:val="0"/>
              <w:sz w:val="20"/>
              <w:szCs w:val="20"/>
              <w:highlight w:val="none"/>
              <w:lang w:val="en-US" w:eastAsia="zh-CN" w:bidi="ar"/>
            </w:rPr>
          </w:rPrChange>
        </w:rPr>
        <w:tab/>
      </w:r>
      <w:r>
        <w:rPr>
          <w:rFonts w:hint="eastAsia" w:ascii="宋体" w:hAnsi="宋体" w:cs="宋体"/>
          <w:color w:val="000000"/>
          <w:sz w:val="21"/>
          <w:szCs w:val="21"/>
          <w:highlight w:val="none"/>
          <w:lang w:val="en-US" w:eastAsia="zh-CN"/>
        </w:rPr>
        <w:t>(</w:t>
      </w:r>
      <w:r>
        <w:rPr>
          <w:rFonts w:hint="default" w:ascii="Times New Roman" w:hAnsi="Times New Roman" w:cs="Times New Roman"/>
          <w:color w:val="000000"/>
          <w:sz w:val="21"/>
          <w:szCs w:val="21"/>
          <w:highlight w:val="none"/>
          <w:lang w:val="en-US" w:eastAsia="zh-CN"/>
        </w:rPr>
        <w:t>1</w:t>
      </w:r>
      <w:del w:id="1727" w:author="lg" w:date="2026-01-13T12:31:58Z">
        <w:r>
          <w:rPr>
            <w:rFonts w:hint="default" w:ascii="Times New Roman" w:hAnsi="Times New Roman" w:cs="Times New Roman"/>
            <w:color w:val="000000"/>
            <w:sz w:val="21"/>
            <w:szCs w:val="21"/>
            <w:highlight w:val="none"/>
            <w:lang w:val="en-US" w:eastAsia="zh-CN"/>
          </w:rPr>
          <w:delText>5</w:delText>
        </w:r>
      </w:del>
      <w:ins w:id="1728" w:author="lg" w:date="2026-01-13T12:31:58Z">
        <w:r>
          <w:rPr>
            <w:rFonts w:hint="eastAsia" w:cs="Times New Roman"/>
            <w:color w:val="000000"/>
            <w:sz w:val="21"/>
            <w:szCs w:val="21"/>
            <w:highlight w:val="none"/>
            <w:lang w:val="en-US" w:eastAsia="zh-CN"/>
          </w:rPr>
          <w:t>3</w:t>
        </w:r>
      </w:ins>
      <w:r>
        <w:rPr>
          <w:rFonts w:hint="eastAsia" w:ascii="宋体" w:hAnsi="宋体" w:cs="宋体"/>
          <w:color w:val="000000"/>
          <w:sz w:val="21"/>
          <w:szCs w:val="21"/>
          <w:highlight w:val="none"/>
          <w:lang w:val="en-US" w:eastAsia="zh-CN"/>
        </w:rPr>
        <w:t>)</w:t>
      </w:r>
      <w:r>
        <w:rPr>
          <w:rFonts w:hint="eastAsia" w:hAnsi="Cambria Math"/>
          <w:i w:val="0"/>
          <w:kern w:val="0"/>
          <w:sz w:val="21"/>
          <w:szCs w:val="21"/>
          <w:highlight w:val="none"/>
          <w:lang w:val="en-US" w:eastAsia="zh-CN" w:bidi="ar"/>
          <w:rPrChange w:id="1729" w:author="lg" w:date="2026-01-14T17:24:29Z">
            <w:rPr>
              <w:rFonts w:hint="eastAsia" w:hAnsi="Cambria Math"/>
              <w:i w:val="0"/>
              <w:kern w:val="0"/>
              <w:sz w:val="20"/>
              <w:szCs w:val="20"/>
              <w:highlight w:val="none"/>
              <w:lang w:val="en-US" w:eastAsia="zh-CN" w:bidi="ar"/>
            </w:rPr>
          </w:rPrChange>
        </w:rPr>
        <w:tab/>
      </w:r>
    </w:p>
    <w:p w14:paraId="3C26E1C5">
      <w:pPr>
        <w:pStyle w:val="42"/>
        <w:spacing w:before="0" w:beforeLines="0" w:after="0" w:afterLines="0"/>
        <w:rPr>
          <w:rFonts w:hint="eastAsia"/>
          <w:sz w:val="21"/>
          <w:szCs w:val="21"/>
          <w:highlight w:val="none"/>
          <w:lang w:val="en-US" w:eastAsia="zh-CN"/>
          <w:rPrChange w:id="1730" w:author="lg" w:date="2026-01-14T17:23:35Z">
            <w:rPr>
              <w:rFonts w:hint="eastAsia"/>
              <w:highlight w:val="none"/>
              <w:lang w:val="en-US" w:eastAsia="zh-CN"/>
            </w:rPr>
          </w:rPrChange>
        </w:rPr>
      </w:pPr>
      <w:r>
        <w:rPr>
          <w:rFonts w:hint="eastAsia"/>
          <w:b w:val="0"/>
          <w:bCs w:val="0"/>
          <w:sz w:val="21"/>
          <w:szCs w:val="21"/>
          <w:highlight w:val="none"/>
          <w:lang w:val="en-US" w:eastAsia="zh-CN"/>
          <w:rPrChange w:id="1731" w:author="lg" w:date="2026-01-14T17:23:35Z">
            <w:rPr>
              <w:rFonts w:hint="eastAsia"/>
              <w:b w:val="0"/>
              <w:bCs w:val="0"/>
              <w:highlight w:val="none"/>
              <w:lang w:val="en-US" w:eastAsia="zh-CN"/>
            </w:rPr>
          </w:rPrChange>
        </w:rPr>
        <w:t>表</w:t>
      </w:r>
      <w:del w:id="1732" w:author="lg" w:date="2026-01-13T12:28:24Z">
        <w:r>
          <w:rPr>
            <w:rFonts w:hint="default"/>
            <w:b w:val="0"/>
            <w:bCs w:val="0"/>
            <w:sz w:val="21"/>
            <w:szCs w:val="21"/>
            <w:highlight w:val="none"/>
            <w:lang w:val="en-US" w:eastAsia="zh-CN"/>
            <w:rPrChange w:id="1733" w:author="lg" w:date="2026-01-14T17:23:35Z">
              <w:rPr>
                <w:rFonts w:hint="default"/>
                <w:b w:val="0"/>
                <w:bCs w:val="0"/>
                <w:highlight w:val="none"/>
                <w:lang w:val="en-US" w:eastAsia="zh-CN"/>
              </w:rPr>
            </w:rPrChange>
          </w:rPr>
          <w:delText>4</w:delText>
        </w:r>
      </w:del>
      <w:ins w:id="1734" w:author="lg" w:date="2026-01-13T12:28:24Z">
        <w:r>
          <w:rPr>
            <w:rFonts w:hint="eastAsia"/>
            <w:b w:val="0"/>
            <w:bCs w:val="0"/>
            <w:sz w:val="21"/>
            <w:szCs w:val="21"/>
            <w:highlight w:val="none"/>
            <w:lang w:val="en-US" w:eastAsia="zh-CN"/>
            <w:rPrChange w:id="1735" w:author="lg" w:date="2026-01-14T17:23:35Z">
              <w:rPr>
                <w:rFonts w:hint="eastAsia"/>
                <w:b w:val="0"/>
                <w:bCs w:val="0"/>
                <w:highlight w:val="none"/>
                <w:lang w:val="en-US" w:eastAsia="zh-CN"/>
              </w:rPr>
            </w:rPrChange>
          </w:rPr>
          <w:t>4</w:t>
        </w:r>
      </w:ins>
      <w:r>
        <w:rPr>
          <w:rFonts w:hint="eastAsia"/>
          <w:b w:val="0"/>
          <w:bCs w:val="0"/>
          <w:sz w:val="21"/>
          <w:szCs w:val="21"/>
          <w:highlight w:val="none"/>
          <w:lang w:val="en-US" w:eastAsia="zh-CN"/>
          <w:rPrChange w:id="1736" w:author="lg" w:date="2026-01-14T17:23:35Z">
            <w:rPr>
              <w:rFonts w:hint="eastAsia"/>
              <w:b w:val="0"/>
              <w:bCs w:val="0"/>
              <w:highlight w:val="none"/>
              <w:lang w:val="en-US" w:eastAsia="zh-CN"/>
            </w:rPr>
          </w:rPrChange>
        </w:rPr>
        <w:t xml:space="preserve"> 试验方案与结果</w:t>
      </w:r>
    </w:p>
    <w:p w14:paraId="124AA476">
      <w:pPr>
        <w:pStyle w:val="42"/>
        <w:spacing w:before="0" w:beforeLines="0" w:after="0" w:afterLines="0"/>
        <w:rPr>
          <w:rFonts w:hint="default"/>
          <w:sz w:val="21"/>
          <w:szCs w:val="21"/>
          <w:highlight w:val="none"/>
          <w:lang w:val="en-US" w:eastAsia="zh-CN"/>
          <w:rPrChange w:id="1737" w:author="lg" w:date="2026-01-14T17:23:35Z">
            <w:rPr>
              <w:rFonts w:hint="default"/>
              <w:highlight w:val="none"/>
              <w:lang w:val="en-US" w:eastAsia="zh-CN"/>
            </w:rPr>
          </w:rPrChange>
        </w:rPr>
      </w:pPr>
      <w:r>
        <w:rPr>
          <w:rFonts w:hint="default"/>
          <w:sz w:val="21"/>
          <w:szCs w:val="21"/>
          <w:highlight w:val="none"/>
          <w:lang w:val="en-US" w:eastAsia="zh-CN"/>
          <w:rPrChange w:id="1738" w:author="lg" w:date="2026-01-14T17:23:35Z">
            <w:rPr>
              <w:rFonts w:hint="default"/>
              <w:highlight w:val="none"/>
              <w:lang w:val="en-US" w:eastAsia="zh-CN"/>
            </w:rPr>
          </w:rPrChange>
        </w:rPr>
        <w:t>Table 3 Test scheme and results</w:t>
      </w:r>
    </w:p>
    <w:tbl>
      <w:tblPr>
        <w:tblStyle w:val="15"/>
        <w:tblW w:w="4684"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3"/>
        <w:gridCol w:w="959"/>
        <w:gridCol w:w="959"/>
        <w:gridCol w:w="959"/>
        <w:gridCol w:w="1174"/>
      </w:tblGrid>
      <w:tr w14:paraId="5841BE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3" w:type="dxa"/>
            <w:tcBorders>
              <w:bottom w:val="single" w:color="auto" w:sz="4" w:space="0"/>
            </w:tcBorders>
          </w:tcPr>
          <w:p w14:paraId="1360A265">
            <w:pPr>
              <w:spacing w:before="0" w:beforeLines="0" w:after="0" w:afterLines="0"/>
              <w:jc w:val="center"/>
              <w:rPr>
                <w:rFonts w:hint="default" w:ascii="Times New Roman" w:hAnsi="Times New Roman"/>
                <w:kern w:val="0"/>
                <w:sz w:val="21"/>
                <w:szCs w:val="21"/>
                <w:highlight w:val="none"/>
                <w:vertAlign w:val="baseline"/>
                <w:lang w:val="en-US" w:eastAsia="zh-CN"/>
                <w:rPrChange w:id="1739" w:author="lg" w:date="2026-01-14T17:24:29Z">
                  <w:rPr>
                    <w:rFonts w:hint="default" w:ascii="Times New Roman" w:hAnsi="Times New Roman"/>
                    <w:kern w:val="0"/>
                    <w:sz w:val="18"/>
                    <w:szCs w:val="18"/>
                    <w:highlight w:val="none"/>
                    <w:vertAlign w:val="baseline"/>
                    <w:lang w:val="en-US" w:eastAsia="zh-CN"/>
                  </w:rPr>
                </w:rPrChange>
              </w:rPr>
            </w:pPr>
            <w:r>
              <w:rPr>
                <w:rFonts w:hint="eastAsia" w:ascii="Times New Roman" w:hAnsi="Times New Roman"/>
                <w:kern w:val="0"/>
                <w:sz w:val="21"/>
                <w:szCs w:val="21"/>
                <w:highlight w:val="none"/>
                <w:vertAlign w:val="baseline"/>
                <w:lang w:val="en-US" w:eastAsia="zh-CN"/>
                <w:rPrChange w:id="1740" w:author="lg" w:date="2026-01-14T17:24:29Z">
                  <w:rPr>
                    <w:rFonts w:hint="eastAsia" w:ascii="Times New Roman" w:hAnsi="Times New Roman"/>
                    <w:kern w:val="0"/>
                    <w:sz w:val="18"/>
                    <w:szCs w:val="18"/>
                    <w:highlight w:val="none"/>
                    <w:vertAlign w:val="baseline"/>
                    <w:lang w:val="en-US" w:eastAsia="zh-CN"/>
                  </w:rPr>
                </w:rPrChange>
              </w:rPr>
              <w:t>序号</w:t>
            </w:r>
          </w:p>
        </w:tc>
        <w:tc>
          <w:tcPr>
            <w:tcW w:w="959" w:type="dxa"/>
            <w:tcBorders>
              <w:bottom w:val="single" w:color="auto" w:sz="4" w:space="0"/>
            </w:tcBorders>
          </w:tcPr>
          <w:p w14:paraId="5D10B484">
            <w:pPr>
              <w:spacing w:before="0" w:beforeLines="0" w:after="0" w:afterLines="0"/>
              <w:jc w:val="center"/>
              <w:rPr>
                <w:rFonts w:hint="default" w:ascii="Times New Roman" w:hAnsi="Times New Roman"/>
                <w:kern w:val="0"/>
                <w:sz w:val="21"/>
                <w:szCs w:val="21"/>
                <w:highlight w:val="none"/>
                <w:vertAlign w:val="baseline"/>
                <w:lang w:val="en-US" w:eastAsia="zh-CN"/>
                <w:rPrChange w:id="1741"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742" w:author="lg" w:date="2026-01-14T17:24:29Z">
                  <w:rPr>
                    <w:rFonts w:hint="eastAsia"/>
                    <w:kern w:val="0"/>
                    <w:sz w:val="18"/>
                    <w:szCs w:val="18"/>
                    <w:highlight w:val="none"/>
                    <w:vertAlign w:val="baseline"/>
                    <w:lang w:val="en-US" w:eastAsia="zh-CN"/>
                  </w:rPr>
                </w:rPrChange>
              </w:rPr>
              <w:t>采摘方向X</w:t>
            </w:r>
            <w:r>
              <w:rPr>
                <w:rFonts w:hint="eastAsia"/>
                <w:kern w:val="0"/>
                <w:sz w:val="21"/>
                <w:szCs w:val="21"/>
                <w:highlight w:val="none"/>
                <w:vertAlign w:val="subscript"/>
                <w:lang w:val="en-US" w:eastAsia="zh-CN"/>
                <w:rPrChange w:id="1743" w:author="lg" w:date="2026-01-14T17:24:29Z">
                  <w:rPr>
                    <w:rFonts w:hint="eastAsia"/>
                    <w:kern w:val="0"/>
                    <w:sz w:val="18"/>
                    <w:szCs w:val="18"/>
                    <w:highlight w:val="none"/>
                    <w:vertAlign w:val="subscript"/>
                    <w:lang w:val="en-US" w:eastAsia="zh-CN"/>
                  </w:rPr>
                </w:rPrChange>
              </w:rPr>
              <w:t>1</w:t>
            </w:r>
            <w:r>
              <w:rPr>
                <w:rFonts w:hint="eastAsia" w:ascii="Times New Roman" w:hAnsi="Times New Roman"/>
                <w:kern w:val="0"/>
                <w:sz w:val="21"/>
                <w:szCs w:val="21"/>
                <w:highlight w:val="none"/>
                <w:vertAlign w:val="baseline"/>
                <w:lang w:val="en-US" w:eastAsia="zh-CN"/>
                <w:rPrChange w:id="1744" w:author="lg" w:date="2026-01-14T17:24:29Z">
                  <w:rPr>
                    <w:rFonts w:hint="eastAsia" w:ascii="Times New Roman" w:hAnsi="Times New Roman"/>
                    <w:kern w:val="0"/>
                    <w:sz w:val="18"/>
                    <w:szCs w:val="18"/>
                    <w:highlight w:val="none"/>
                    <w:vertAlign w:val="baseline"/>
                    <w:lang w:val="en-US" w:eastAsia="zh-CN"/>
                  </w:rPr>
                </w:rPrChange>
              </w:rPr>
              <w:t>/</w:t>
            </w:r>
            <w:r>
              <w:rPr>
                <w:rFonts w:hint="default" w:ascii="Times New Roman" w:hAnsi="Times New Roman" w:eastAsia="微软雅黑" w:cs="Times New Roman"/>
                <w:kern w:val="0"/>
                <w:sz w:val="21"/>
                <w:szCs w:val="21"/>
                <w:highlight w:val="none"/>
                <w:vertAlign w:val="baseline"/>
                <w:lang w:val="en-US" w:eastAsia="zh-CN"/>
                <w:rPrChange w:id="1745" w:author="lg" w:date="2026-01-14T17:24:29Z">
                  <w:rPr>
                    <w:rFonts w:hint="default" w:ascii="Times New Roman" w:hAnsi="Times New Roman" w:eastAsia="微软雅黑" w:cs="Times New Roman"/>
                    <w:kern w:val="0"/>
                    <w:sz w:val="18"/>
                    <w:szCs w:val="18"/>
                    <w:highlight w:val="none"/>
                    <w:vertAlign w:val="baseline"/>
                    <w:lang w:val="en-US" w:eastAsia="zh-CN"/>
                  </w:rPr>
                </w:rPrChange>
              </w:rPr>
              <w:t>°</w:t>
            </w:r>
          </w:p>
        </w:tc>
        <w:tc>
          <w:tcPr>
            <w:tcW w:w="959" w:type="dxa"/>
            <w:tcBorders>
              <w:bottom w:val="single" w:color="auto" w:sz="4" w:space="0"/>
            </w:tcBorders>
          </w:tcPr>
          <w:p w14:paraId="272613F7">
            <w:pPr>
              <w:spacing w:before="0" w:beforeLines="0" w:after="0" w:afterLines="0"/>
              <w:jc w:val="center"/>
              <w:rPr>
                <w:rFonts w:hint="default" w:ascii="Times New Roman" w:hAnsi="Times New Roman"/>
                <w:kern w:val="0"/>
                <w:sz w:val="21"/>
                <w:szCs w:val="21"/>
                <w:highlight w:val="none"/>
                <w:vertAlign w:val="baseline"/>
                <w:lang w:val="en-US" w:eastAsia="zh-CN"/>
                <w:rPrChange w:id="1746" w:author="lg" w:date="2026-01-14T17:24:29Z">
                  <w:rPr>
                    <w:rFonts w:hint="default" w:ascii="Times New Roman" w:hAnsi="Times New Roman"/>
                    <w:kern w:val="0"/>
                    <w:sz w:val="18"/>
                    <w:szCs w:val="18"/>
                    <w:highlight w:val="none"/>
                    <w:vertAlign w:val="baseline"/>
                    <w:lang w:val="en-US" w:eastAsia="zh-CN"/>
                  </w:rPr>
                </w:rPrChange>
              </w:rPr>
            </w:pPr>
            <w:r>
              <w:rPr>
                <w:rFonts w:hint="eastAsia" w:ascii="Times New Roman" w:hAnsi="Times New Roman"/>
                <w:kern w:val="0"/>
                <w:sz w:val="21"/>
                <w:szCs w:val="21"/>
                <w:highlight w:val="none"/>
                <w:vertAlign w:val="baseline"/>
                <w:lang w:val="en-US" w:eastAsia="zh-CN"/>
                <w:rPrChange w:id="1747" w:author="lg" w:date="2026-01-14T17:24:29Z">
                  <w:rPr>
                    <w:rFonts w:hint="eastAsia" w:ascii="Times New Roman" w:hAnsi="Times New Roman"/>
                    <w:kern w:val="0"/>
                    <w:sz w:val="18"/>
                    <w:szCs w:val="18"/>
                    <w:highlight w:val="none"/>
                    <w:vertAlign w:val="baseline"/>
                    <w:lang w:val="en-US" w:eastAsia="zh-CN"/>
                  </w:rPr>
                </w:rPrChange>
              </w:rPr>
              <w:t>剪切角度</w:t>
            </w:r>
            <w:r>
              <w:rPr>
                <w:rFonts w:hint="eastAsia"/>
                <w:kern w:val="0"/>
                <w:sz w:val="21"/>
                <w:szCs w:val="21"/>
                <w:highlight w:val="none"/>
                <w:vertAlign w:val="baseline"/>
                <w:lang w:val="en-US" w:eastAsia="zh-CN"/>
                <w:rPrChange w:id="1748" w:author="lg" w:date="2026-01-14T17:24:29Z">
                  <w:rPr>
                    <w:rFonts w:hint="eastAsia"/>
                    <w:kern w:val="0"/>
                    <w:sz w:val="18"/>
                    <w:szCs w:val="18"/>
                    <w:highlight w:val="none"/>
                    <w:vertAlign w:val="baseline"/>
                    <w:lang w:val="en-US" w:eastAsia="zh-CN"/>
                  </w:rPr>
                </w:rPrChange>
              </w:rPr>
              <w:t>X</w:t>
            </w:r>
            <w:r>
              <w:rPr>
                <w:rFonts w:hint="eastAsia"/>
                <w:kern w:val="0"/>
                <w:sz w:val="21"/>
                <w:szCs w:val="21"/>
                <w:highlight w:val="none"/>
                <w:vertAlign w:val="subscript"/>
                <w:lang w:val="en-US" w:eastAsia="zh-CN"/>
                <w:rPrChange w:id="1749" w:author="lg" w:date="2026-01-14T17:24:29Z">
                  <w:rPr>
                    <w:rFonts w:hint="eastAsia"/>
                    <w:kern w:val="0"/>
                    <w:sz w:val="18"/>
                    <w:szCs w:val="18"/>
                    <w:highlight w:val="none"/>
                    <w:vertAlign w:val="subscript"/>
                    <w:lang w:val="en-US" w:eastAsia="zh-CN"/>
                  </w:rPr>
                </w:rPrChange>
              </w:rPr>
              <w:t>2</w:t>
            </w:r>
            <w:r>
              <w:rPr>
                <w:rFonts w:hint="eastAsia" w:ascii="Times New Roman" w:hAnsi="Times New Roman"/>
                <w:kern w:val="0"/>
                <w:sz w:val="21"/>
                <w:szCs w:val="21"/>
                <w:highlight w:val="none"/>
                <w:vertAlign w:val="baseline"/>
                <w:lang w:val="en-US" w:eastAsia="zh-CN"/>
                <w:rPrChange w:id="1750" w:author="lg" w:date="2026-01-14T17:24:29Z">
                  <w:rPr>
                    <w:rFonts w:hint="eastAsia" w:ascii="Times New Roman" w:hAnsi="Times New Roman"/>
                    <w:kern w:val="0"/>
                    <w:sz w:val="18"/>
                    <w:szCs w:val="18"/>
                    <w:highlight w:val="none"/>
                    <w:vertAlign w:val="baseline"/>
                    <w:lang w:val="en-US" w:eastAsia="zh-CN"/>
                  </w:rPr>
                </w:rPrChange>
              </w:rPr>
              <w:t>/</w:t>
            </w:r>
            <w:r>
              <w:rPr>
                <w:rFonts w:hint="default" w:ascii="Times New Roman" w:hAnsi="Times New Roman" w:eastAsia="微软雅黑" w:cs="Times New Roman"/>
                <w:kern w:val="0"/>
                <w:sz w:val="21"/>
                <w:szCs w:val="21"/>
                <w:highlight w:val="none"/>
                <w:vertAlign w:val="baseline"/>
                <w:lang w:val="en-US" w:eastAsia="zh-CN"/>
                <w:rPrChange w:id="1751" w:author="lg" w:date="2026-01-14T17:24:29Z">
                  <w:rPr>
                    <w:rFonts w:hint="default" w:ascii="Times New Roman" w:hAnsi="Times New Roman" w:eastAsia="微软雅黑" w:cs="Times New Roman"/>
                    <w:kern w:val="0"/>
                    <w:sz w:val="18"/>
                    <w:szCs w:val="18"/>
                    <w:highlight w:val="none"/>
                    <w:vertAlign w:val="baseline"/>
                    <w:lang w:val="en-US" w:eastAsia="zh-CN"/>
                  </w:rPr>
                </w:rPrChange>
              </w:rPr>
              <w:t>°</w:t>
            </w:r>
          </w:p>
        </w:tc>
        <w:tc>
          <w:tcPr>
            <w:tcW w:w="959" w:type="dxa"/>
            <w:tcBorders>
              <w:bottom w:val="single" w:color="auto" w:sz="4" w:space="0"/>
            </w:tcBorders>
          </w:tcPr>
          <w:p w14:paraId="45E7021A">
            <w:pPr>
              <w:spacing w:before="0" w:beforeLines="0" w:after="0" w:afterLines="0"/>
              <w:jc w:val="center"/>
              <w:rPr>
                <w:rFonts w:hint="default" w:ascii="Times New Roman" w:hAnsi="Times New Roman"/>
                <w:kern w:val="0"/>
                <w:sz w:val="21"/>
                <w:szCs w:val="21"/>
                <w:highlight w:val="none"/>
                <w:vertAlign w:val="baseline"/>
                <w:lang w:val="en-US" w:eastAsia="zh-CN"/>
                <w:rPrChange w:id="1752"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753" w:author="lg" w:date="2026-01-14T17:24:29Z">
                  <w:rPr>
                    <w:rFonts w:hint="eastAsia"/>
                    <w:kern w:val="0"/>
                    <w:sz w:val="18"/>
                    <w:szCs w:val="18"/>
                    <w:highlight w:val="none"/>
                    <w:vertAlign w:val="baseline"/>
                    <w:lang w:val="en-US" w:eastAsia="zh-CN"/>
                  </w:rPr>
                </w:rPrChange>
              </w:rPr>
              <w:t>喂入深度</w:t>
            </w:r>
            <w:r>
              <w:rPr>
                <w:rFonts w:hint="eastAsia"/>
                <w:i/>
                <w:iCs/>
                <w:kern w:val="0"/>
                <w:sz w:val="21"/>
                <w:szCs w:val="21"/>
                <w:highlight w:val="none"/>
                <w:vertAlign w:val="baseline"/>
                <w:lang w:val="en-US" w:eastAsia="zh-CN"/>
                <w:rPrChange w:id="1754" w:author="lg" w:date="2026-01-14T17:24:29Z">
                  <w:rPr>
                    <w:rFonts w:hint="eastAsia"/>
                    <w:i/>
                    <w:iCs/>
                    <w:kern w:val="0"/>
                    <w:sz w:val="18"/>
                    <w:szCs w:val="18"/>
                    <w:highlight w:val="none"/>
                    <w:vertAlign w:val="baseline"/>
                    <w:lang w:val="en-US" w:eastAsia="zh-CN"/>
                  </w:rPr>
                </w:rPrChange>
              </w:rPr>
              <w:t>X</w:t>
            </w:r>
            <w:r>
              <w:rPr>
                <w:rFonts w:hint="eastAsia"/>
                <w:i w:val="0"/>
                <w:iCs w:val="0"/>
                <w:kern w:val="0"/>
                <w:sz w:val="21"/>
                <w:szCs w:val="21"/>
                <w:highlight w:val="none"/>
                <w:vertAlign w:val="subscript"/>
                <w:lang w:val="en-US" w:eastAsia="zh-CN"/>
                <w:rPrChange w:id="1755" w:author="lg" w:date="2026-01-14T17:24:29Z">
                  <w:rPr>
                    <w:rFonts w:hint="eastAsia"/>
                    <w:i w:val="0"/>
                    <w:iCs w:val="0"/>
                    <w:kern w:val="0"/>
                    <w:sz w:val="18"/>
                    <w:szCs w:val="18"/>
                    <w:highlight w:val="none"/>
                    <w:vertAlign w:val="subscript"/>
                    <w:lang w:val="en-US" w:eastAsia="zh-CN"/>
                  </w:rPr>
                </w:rPrChange>
              </w:rPr>
              <w:t>3</w:t>
            </w:r>
            <w:r>
              <w:rPr>
                <w:rFonts w:hint="eastAsia" w:ascii="Times New Roman" w:hAnsi="Times New Roman"/>
                <w:kern w:val="0"/>
                <w:sz w:val="21"/>
                <w:szCs w:val="21"/>
                <w:highlight w:val="none"/>
                <w:vertAlign w:val="baseline"/>
                <w:lang w:val="en-US" w:eastAsia="zh-CN"/>
                <w:rPrChange w:id="1756" w:author="lg" w:date="2026-01-14T17:24:29Z">
                  <w:rPr>
                    <w:rFonts w:hint="eastAsia" w:ascii="Times New Roman" w:hAnsi="Times New Roman"/>
                    <w:kern w:val="0"/>
                    <w:sz w:val="18"/>
                    <w:szCs w:val="18"/>
                    <w:highlight w:val="none"/>
                    <w:vertAlign w:val="baseline"/>
                    <w:lang w:val="en-US" w:eastAsia="zh-CN"/>
                  </w:rPr>
                </w:rPrChange>
              </w:rPr>
              <w:t>/mm</w:t>
            </w:r>
          </w:p>
        </w:tc>
        <w:tc>
          <w:tcPr>
            <w:tcW w:w="1174" w:type="dxa"/>
            <w:tcBorders>
              <w:bottom w:val="single" w:color="auto" w:sz="4" w:space="0"/>
            </w:tcBorders>
          </w:tcPr>
          <w:p w14:paraId="701B7FE3">
            <w:pPr>
              <w:spacing w:before="0" w:beforeLines="0" w:after="0" w:afterLines="0"/>
              <w:jc w:val="center"/>
              <w:rPr>
                <w:rFonts w:hint="default" w:ascii="Times New Roman" w:hAnsi="Times New Roman"/>
                <w:kern w:val="0"/>
                <w:sz w:val="21"/>
                <w:szCs w:val="21"/>
                <w:highlight w:val="none"/>
                <w:vertAlign w:val="baseline"/>
                <w:lang w:val="en-US" w:eastAsia="zh-CN"/>
                <w:rPrChange w:id="1757" w:author="lg" w:date="2026-01-14T17:24:29Z">
                  <w:rPr>
                    <w:rFonts w:hint="default" w:ascii="Times New Roman" w:hAnsi="Times New Roman"/>
                    <w:kern w:val="0"/>
                    <w:sz w:val="18"/>
                    <w:szCs w:val="18"/>
                    <w:highlight w:val="none"/>
                    <w:vertAlign w:val="baseline"/>
                    <w:lang w:val="en-US" w:eastAsia="zh-CN"/>
                  </w:rPr>
                </w:rPrChange>
              </w:rPr>
            </w:pPr>
            <w:r>
              <w:rPr>
                <w:rFonts w:hint="eastAsia" w:ascii="Times New Roman" w:hAnsi="Times New Roman"/>
                <w:kern w:val="0"/>
                <w:sz w:val="21"/>
                <w:szCs w:val="21"/>
                <w:highlight w:val="none"/>
                <w:vertAlign w:val="baseline"/>
                <w:lang w:val="en-US" w:eastAsia="zh-CN"/>
                <w:rPrChange w:id="1758" w:author="lg" w:date="2026-01-14T17:24:29Z">
                  <w:rPr>
                    <w:rFonts w:hint="eastAsia" w:ascii="Times New Roman" w:hAnsi="Times New Roman"/>
                    <w:kern w:val="0"/>
                    <w:sz w:val="18"/>
                    <w:szCs w:val="18"/>
                    <w:highlight w:val="none"/>
                    <w:vertAlign w:val="baseline"/>
                    <w:lang w:val="en-US" w:eastAsia="zh-CN"/>
                  </w:rPr>
                </w:rPrChange>
              </w:rPr>
              <w:t>采摘成功率</w:t>
            </w:r>
            <w:r>
              <w:rPr>
                <w:rFonts w:hint="eastAsia"/>
                <w:kern w:val="0"/>
                <w:sz w:val="21"/>
                <w:szCs w:val="21"/>
                <w:highlight w:val="none"/>
                <w:vertAlign w:val="baseline"/>
                <w:lang w:val="en-US" w:eastAsia="zh-CN"/>
                <w:rPrChange w:id="1759" w:author="lg" w:date="2026-01-14T17:24:29Z">
                  <w:rPr>
                    <w:rFonts w:hint="eastAsia"/>
                    <w:kern w:val="0"/>
                    <w:sz w:val="18"/>
                    <w:szCs w:val="18"/>
                    <w:highlight w:val="none"/>
                    <w:vertAlign w:val="baseline"/>
                    <w:lang w:val="en-US" w:eastAsia="zh-CN"/>
                  </w:rPr>
                </w:rPrChange>
              </w:rPr>
              <w:t>Y</w:t>
            </w:r>
            <w:r>
              <w:rPr>
                <w:rFonts w:hint="eastAsia" w:ascii="Times New Roman" w:hAnsi="Times New Roman"/>
                <w:kern w:val="0"/>
                <w:sz w:val="21"/>
                <w:szCs w:val="21"/>
                <w:highlight w:val="none"/>
                <w:vertAlign w:val="baseline"/>
                <w:lang w:val="en-US" w:eastAsia="zh-CN"/>
                <w:rPrChange w:id="1760" w:author="lg" w:date="2026-01-14T17:24:29Z">
                  <w:rPr>
                    <w:rFonts w:hint="eastAsia" w:ascii="Times New Roman" w:hAnsi="Times New Roman"/>
                    <w:kern w:val="0"/>
                    <w:sz w:val="18"/>
                    <w:szCs w:val="18"/>
                    <w:highlight w:val="none"/>
                    <w:vertAlign w:val="baseline"/>
                    <w:lang w:val="en-US" w:eastAsia="zh-CN"/>
                  </w:rPr>
                </w:rPrChange>
              </w:rPr>
              <w:t>/</w:t>
            </w:r>
            <w:r>
              <w:rPr>
                <w:rFonts w:hint="eastAsia"/>
                <w:kern w:val="0"/>
                <w:sz w:val="21"/>
                <w:szCs w:val="21"/>
                <w:highlight w:val="none"/>
                <w:vertAlign w:val="baseline"/>
                <w:lang w:val="en-US" w:eastAsia="zh-CN"/>
                <w:rPrChange w:id="1761" w:author="lg" w:date="2026-01-14T17:24:29Z">
                  <w:rPr>
                    <w:rFonts w:hint="eastAsia"/>
                    <w:kern w:val="0"/>
                    <w:sz w:val="18"/>
                    <w:szCs w:val="18"/>
                    <w:highlight w:val="none"/>
                    <w:vertAlign w:val="baseline"/>
                    <w:lang w:val="en-US" w:eastAsia="zh-CN"/>
                  </w:rPr>
                </w:rPrChange>
              </w:rPr>
              <w:t>%</w:t>
            </w:r>
          </w:p>
        </w:tc>
      </w:tr>
      <w:tr w14:paraId="3ECF13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3" w:type="dxa"/>
            <w:tcBorders>
              <w:top w:val="single" w:color="auto" w:sz="4" w:space="0"/>
            </w:tcBorders>
          </w:tcPr>
          <w:p w14:paraId="4D9B3206">
            <w:pPr>
              <w:spacing w:before="0" w:beforeLines="0" w:after="0" w:afterLines="0"/>
              <w:jc w:val="center"/>
              <w:rPr>
                <w:rFonts w:hint="default" w:ascii="Times New Roman" w:hAnsi="Times New Roman"/>
                <w:kern w:val="0"/>
                <w:sz w:val="21"/>
                <w:szCs w:val="21"/>
                <w:highlight w:val="none"/>
                <w:vertAlign w:val="baseline"/>
                <w:lang w:val="en-US" w:eastAsia="zh-CN"/>
                <w:rPrChange w:id="1762" w:author="lg" w:date="2026-01-14T17:24:29Z">
                  <w:rPr>
                    <w:rFonts w:hint="default" w:ascii="Times New Roman" w:hAnsi="Times New Roman"/>
                    <w:kern w:val="0"/>
                    <w:sz w:val="18"/>
                    <w:szCs w:val="18"/>
                    <w:highlight w:val="none"/>
                    <w:vertAlign w:val="baseline"/>
                    <w:lang w:val="en-US" w:eastAsia="zh-CN"/>
                  </w:rPr>
                </w:rPrChange>
              </w:rPr>
            </w:pPr>
            <w:r>
              <w:rPr>
                <w:rFonts w:hint="eastAsia" w:ascii="Times New Roman" w:hAnsi="Times New Roman"/>
                <w:kern w:val="0"/>
                <w:sz w:val="21"/>
                <w:szCs w:val="21"/>
                <w:highlight w:val="none"/>
                <w:vertAlign w:val="baseline"/>
                <w:lang w:val="en-US" w:eastAsia="zh-CN"/>
                <w:rPrChange w:id="1763" w:author="lg" w:date="2026-01-14T17:24:29Z">
                  <w:rPr>
                    <w:rFonts w:hint="eastAsia" w:ascii="Times New Roman" w:hAnsi="Times New Roman"/>
                    <w:kern w:val="0"/>
                    <w:sz w:val="18"/>
                    <w:szCs w:val="18"/>
                    <w:highlight w:val="none"/>
                    <w:vertAlign w:val="baseline"/>
                    <w:lang w:val="en-US" w:eastAsia="zh-CN"/>
                  </w:rPr>
                </w:rPrChange>
              </w:rPr>
              <w:t>1</w:t>
            </w:r>
          </w:p>
        </w:tc>
        <w:tc>
          <w:tcPr>
            <w:tcW w:w="959" w:type="dxa"/>
            <w:tcBorders>
              <w:top w:val="single" w:color="auto" w:sz="4" w:space="0"/>
            </w:tcBorders>
          </w:tcPr>
          <w:p w14:paraId="02EA5B61">
            <w:pPr>
              <w:spacing w:before="0" w:beforeLines="0" w:after="0" w:afterLines="0"/>
              <w:jc w:val="center"/>
              <w:rPr>
                <w:rFonts w:hint="default" w:ascii="Times New Roman" w:hAnsi="Times New Roman"/>
                <w:kern w:val="0"/>
                <w:sz w:val="21"/>
                <w:szCs w:val="21"/>
                <w:highlight w:val="none"/>
                <w:vertAlign w:val="baseline"/>
                <w:lang w:val="en-US" w:eastAsia="zh-CN"/>
                <w:rPrChange w:id="1764"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765" w:author="lg" w:date="2026-01-14T17:24:29Z">
                  <w:rPr>
                    <w:rFonts w:hint="eastAsia"/>
                    <w:kern w:val="0"/>
                    <w:sz w:val="18"/>
                    <w:szCs w:val="18"/>
                    <w:highlight w:val="none"/>
                    <w:vertAlign w:val="baseline"/>
                    <w:lang w:val="en-US" w:eastAsia="zh-CN"/>
                  </w:rPr>
                </w:rPrChange>
              </w:rPr>
              <w:t>0</w:t>
            </w:r>
          </w:p>
        </w:tc>
        <w:tc>
          <w:tcPr>
            <w:tcW w:w="959" w:type="dxa"/>
            <w:tcBorders>
              <w:top w:val="single" w:color="auto" w:sz="4" w:space="0"/>
            </w:tcBorders>
            <w:shd w:val="clear" w:color="auto" w:fill="auto"/>
            <w:vAlign w:val="top"/>
          </w:tcPr>
          <w:p w14:paraId="22BD6F13">
            <w:pPr>
              <w:spacing w:before="0" w:beforeLines="0" w:after="0" w:afterLines="0"/>
              <w:jc w:val="center"/>
              <w:rPr>
                <w:rFonts w:hint="eastAsia" w:ascii="Times New Roman" w:hAnsi="Times New Roman" w:eastAsia="宋体" w:cs="Times New Roman"/>
                <w:kern w:val="0"/>
                <w:sz w:val="21"/>
                <w:szCs w:val="21"/>
                <w:highlight w:val="none"/>
                <w:vertAlign w:val="baseline"/>
                <w:lang w:val="en-US" w:eastAsia="zh-CN" w:bidi="ar-SA"/>
                <w:rPrChange w:id="1766" w:author="lg" w:date="2026-01-14T17:24:29Z">
                  <w:rPr>
                    <w:rFonts w:hint="eastAsia" w:ascii="Times New Roman" w:hAnsi="Times New Roman" w:eastAsia="宋体" w:cs="Times New Roman"/>
                    <w:kern w:val="0"/>
                    <w:sz w:val="18"/>
                    <w:szCs w:val="18"/>
                    <w:highlight w:val="none"/>
                    <w:vertAlign w:val="baseline"/>
                    <w:lang w:val="en-US" w:eastAsia="zh-CN" w:bidi="ar-SA"/>
                  </w:rPr>
                </w:rPrChange>
              </w:rPr>
            </w:pPr>
            <w:r>
              <w:rPr>
                <w:rFonts w:hint="eastAsia"/>
                <w:kern w:val="0"/>
                <w:sz w:val="21"/>
                <w:szCs w:val="21"/>
                <w:highlight w:val="none"/>
                <w:vertAlign w:val="baseline"/>
                <w:lang w:val="en-US" w:eastAsia="zh-CN"/>
                <w:rPrChange w:id="1767" w:author="lg" w:date="2026-01-14T17:24:29Z">
                  <w:rPr>
                    <w:rFonts w:hint="eastAsia"/>
                    <w:kern w:val="0"/>
                    <w:sz w:val="18"/>
                    <w:szCs w:val="18"/>
                    <w:highlight w:val="none"/>
                    <w:vertAlign w:val="baseline"/>
                    <w:lang w:val="en-US" w:eastAsia="zh-CN"/>
                  </w:rPr>
                </w:rPrChange>
              </w:rPr>
              <w:t>-45</w:t>
            </w:r>
          </w:p>
        </w:tc>
        <w:tc>
          <w:tcPr>
            <w:tcW w:w="959" w:type="dxa"/>
            <w:tcBorders>
              <w:top w:val="single" w:color="auto" w:sz="4" w:space="0"/>
            </w:tcBorders>
            <w:shd w:val="clear" w:color="auto" w:fill="auto"/>
            <w:vAlign w:val="top"/>
          </w:tcPr>
          <w:p w14:paraId="0CE5DA4C">
            <w:pPr>
              <w:spacing w:before="0" w:beforeLines="0" w:after="0" w:afterLines="0"/>
              <w:jc w:val="center"/>
              <w:rPr>
                <w:rFonts w:hint="default" w:ascii="Times New Roman" w:hAnsi="Times New Roman" w:eastAsia="宋体" w:cs="Times New Roman"/>
                <w:kern w:val="0"/>
                <w:sz w:val="21"/>
                <w:szCs w:val="21"/>
                <w:highlight w:val="none"/>
                <w:vertAlign w:val="baseline"/>
                <w:lang w:val="en-US" w:eastAsia="zh-CN" w:bidi="ar-SA"/>
                <w:rPrChange w:id="1768" w:author="lg" w:date="2026-01-14T17:24:29Z">
                  <w:rPr>
                    <w:rFonts w:hint="default" w:ascii="Times New Roman" w:hAnsi="Times New Roman" w:eastAsia="宋体" w:cs="Times New Roman"/>
                    <w:kern w:val="0"/>
                    <w:sz w:val="18"/>
                    <w:szCs w:val="18"/>
                    <w:highlight w:val="none"/>
                    <w:vertAlign w:val="baseline"/>
                    <w:lang w:val="en-US" w:eastAsia="zh-CN" w:bidi="ar-SA"/>
                  </w:rPr>
                </w:rPrChange>
              </w:rPr>
            </w:pPr>
            <w:r>
              <w:rPr>
                <w:rFonts w:hint="eastAsia"/>
                <w:kern w:val="0"/>
                <w:sz w:val="21"/>
                <w:szCs w:val="21"/>
                <w:highlight w:val="none"/>
                <w:vertAlign w:val="baseline"/>
                <w:lang w:val="en-US" w:eastAsia="zh-CN"/>
                <w:rPrChange w:id="1769" w:author="lg" w:date="2026-01-14T17:24:29Z">
                  <w:rPr>
                    <w:rFonts w:hint="eastAsia"/>
                    <w:kern w:val="0"/>
                    <w:sz w:val="18"/>
                    <w:szCs w:val="18"/>
                    <w:highlight w:val="none"/>
                    <w:vertAlign w:val="baseline"/>
                    <w:lang w:val="en-US" w:eastAsia="zh-CN"/>
                  </w:rPr>
                </w:rPrChange>
              </w:rPr>
              <w:t>24</w:t>
            </w:r>
          </w:p>
        </w:tc>
        <w:tc>
          <w:tcPr>
            <w:tcW w:w="1174" w:type="dxa"/>
            <w:tcBorders>
              <w:top w:val="single" w:color="auto" w:sz="4" w:space="0"/>
            </w:tcBorders>
          </w:tcPr>
          <w:p w14:paraId="223EB724">
            <w:pPr>
              <w:spacing w:before="0" w:beforeLines="0" w:after="0" w:afterLines="0"/>
              <w:jc w:val="center"/>
              <w:rPr>
                <w:rFonts w:hint="default" w:ascii="Times New Roman" w:hAnsi="Times New Roman"/>
                <w:kern w:val="0"/>
                <w:sz w:val="21"/>
                <w:szCs w:val="21"/>
                <w:highlight w:val="none"/>
                <w:vertAlign w:val="baseline"/>
                <w:lang w:val="en-US" w:eastAsia="zh-CN"/>
                <w:rPrChange w:id="1770"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771" w:author="lg" w:date="2026-01-14T17:24:29Z">
                  <w:rPr>
                    <w:rFonts w:hint="eastAsia"/>
                    <w:kern w:val="0"/>
                    <w:sz w:val="18"/>
                    <w:szCs w:val="18"/>
                    <w:highlight w:val="none"/>
                    <w:vertAlign w:val="baseline"/>
                    <w:lang w:val="en-US" w:eastAsia="zh-CN"/>
                  </w:rPr>
                </w:rPrChange>
              </w:rPr>
              <w:t>46</w:t>
            </w:r>
          </w:p>
        </w:tc>
      </w:tr>
      <w:tr w14:paraId="73104E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3" w:type="dxa"/>
          </w:tcPr>
          <w:p w14:paraId="6D73EC59">
            <w:pPr>
              <w:spacing w:before="0" w:beforeLines="0" w:after="0" w:afterLines="0"/>
              <w:jc w:val="center"/>
              <w:rPr>
                <w:rFonts w:hint="default" w:ascii="Times New Roman" w:hAnsi="Times New Roman"/>
                <w:kern w:val="0"/>
                <w:sz w:val="21"/>
                <w:szCs w:val="21"/>
                <w:highlight w:val="none"/>
                <w:vertAlign w:val="baseline"/>
                <w:lang w:val="en-US" w:eastAsia="zh-CN"/>
                <w:rPrChange w:id="1772" w:author="lg" w:date="2026-01-14T17:24:29Z">
                  <w:rPr>
                    <w:rFonts w:hint="default" w:ascii="Times New Roman" w:hAnsi="Times New Roman"/>
                    <w:kern w:val="0"/>
                    <w:sz w:val="18"/>
                    <w:szCs w:val="18"/>
                    <w:highlight w:val="none"/>
                    <w:vertAlign w:val="baseline"/>
                    <w:lang w:val="en-US" w:eastAsia="zh-CN"/>
                  </w:rPr>
                </w:rPrChange>
              </w:rPr>
            </w:pPr>
            <w:r>
              <w:rPr>
                <w:rFonts w:hint="eastAsia" w:ascii="Times New Roman" w:hAnsi="Times New Roman"/>
                <w:kern w:val="0"/>
                <w:sz w:val="21"/>
                <w:szCs w:val="21"/>
                <w:highlight w:val="none"/>
                <w:vertAlign w:val="baseline"/>
                <w:lang w:val="en-US" w:eastAsia="zh-CN"/>
                <w:rPrChange w:id="1773" w:author="lg" w:date="2026-01-14T17:24:29Z">
                  <w:rPr>
                    <w:rFonts w:hint="eastAsia" w:ascii="Times New Roman" w:hAnsi="Times New Roman"/>
                    <w:kern w:val="0"/>
                    <w:sz w:val="18"/>
                    <w:szCs w:val="18"/>
                    <w:highlight w:val="none"/>
                    <w:vertAlign w:val="baseline"/>
                    <w:lang w:val="en-US" w:eastAsia="zh-CN"/>
                  </w:rPr>
                </w:rPrChange>
              </w:rPr>
              <w:t>2</w:t>
            </w:r>
          </w:p>
        </w:tc>
        <w:tc>
          <w:tcPr>
            <w:tcW w:w="959" w:type="dxa"/>
          </w:tcPr>
          <w:p w14:paraId="133DEFF2">
            <w:pPr>
              <w:spacing w:before="0" w:beforeLines="0" w:after="0" w:afterLines="0"/>
              <w:jc w:val="center"/>
              <w:rPr>
                <w:rFonts w:hint="default" w:ascii="Times New Roman" w:hAnsi="Times New Roman"/>
                <w:kern w:val="0"/>
                <w:sz w:val="21"/>
                <w:szCs w:val="21"/>
                <w:highlight w:val="none"/>
                <w:vertAlign w:val="baseline"/>
                <w:lang w:val="en-US" w:eastAsia="zh-CN"/>
                <w:rPrChange w:id="1774"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775" w:author="lg" w:date="2026-01-14T17:24:29Z">
                  <w:rPr>
                    <w:rFonts w:hint="eastAsia"/>
                    <w:kern w:val="0"/>
                    <w:sz w:val="18"/>
                    <w:szCs w:val="18"/>
                    <w:highlight w:val="none"/>
                    <w:vertAlign w:val="baseline"/>
                    <w:lang w:val="en-US" w:eastAsia="zh-CN"/>
                  </w:rPr>
                </w:rPrChange>
              </w:rPr>
              <w:t>90</w:t>
            </w:r>
          </w:p>
        </w:tc>
        <w:tc>
          <w:tcPr>
            <w:tcW w:w="959" w:type="dxa"/>
            <w:shd w:val="clear" w:color="auto" w:fill="auto"/>
            <w:vAlign w:val="top"/>
          </w:tcPr>
          <w:p w14:paraId="5321A678">
            <w:pPr>
              <w:spacing w:before="0" w:beforeLines="0" w:after="0" w:afterLines="0"/>
              <w:jc w:val="center"/>
              <w:rPr>
                <w:rFonts w:hint="eastAsia" w:ascii="Times New Roman" w:hAnsi="Times New Roman" w:eastAsia="宋体" w:cs="Times New Roman"/>
                <w:kern w:val="0"/>
                <w:sz w:val="21"/>
                <w:szCs w:val="21"/>
                <w:highlight w:val="none"/>
                <w:vertAlign w:val="baseline"/>
                <w:lang w:val="en-US" w:eastAsia="zh-CN" w:bidi="ar-SA"/>
                <w:rPrChange w:id="1776" w:author="lg" w:date="2026-01-14T17:24:29Z">
                  <w:rPr>
                    <w:rFonts w:hint="eastAsia" w:ascii="Times New Roman" w:hAnsi="Times New Roman" w:eastAsia="宋体" w:cs="Times New Roman"/>
                    <w:kern w:val="0"/>
                    <w:sz w:val="18"/>
                    <w:szCs w:val="18"/>
                    <w:highlight w:val="none"/>
                    <w:vertAlign w:val="baseline"/>
                    <w:lang w:val="en-US" w:eastAsia="zh-CN" w:bidi="ar-SA"/>
                  </w:rPr>
                </w:rPrChange>
              </w:rPr>
            </w:pPr>
            <w:r>
              <w:rPr>
                <w:rFonts w:hint="eastAsia"/>
                <w:kern w:val="0"/>
                <w:sz w:val="21"/>
                <w:szCs w:val="21"/>
                <w:highlight w:val="none"/>
                <w:vertAlign w:val="baseline"/>
                <w:lang w:val="en-US" w:eastAsia="zh-CN"/>
                <w:rPrChange w:id="1777" w:author="lg" w:date="2026-01-14T17:24:29Z">
                  <w:rPr>
                    <w:rFonts w:hint="eastAsia"/>
                    <w:kern w:val="0"/>
                    <w:sz w:val="18"/>
                    <w:szCs w:val="18"/>
                    <w:highlight w:val="none"/>
                    <w:vertAlign w:val="baseline"/>
                    <w:lang w:val="en-US" w:eastAsia="zh-CN"/>
                  </w:rPr>
                </w:rPrChange>
              </w:rPr>
              <w:t>0</w:t>
            </w:r>
          </w:p>
        </w:tc>
        <w:tc>
          <w:tcPr>
            <w:tcW w:w="959" w:type="dxa"/>
            <w:shd w:val="clear" w:color="auto" w:fill="auto"/>
            <w:vAlign w:val="top"/>
          </w:tcPr>
          <w:p w14:paraId="563C2020">
            <w:pPr>
              <w:spacing w:before="0" w:beforeLines="0" w:after="0" w:afterLines="0"/>
              <w:jc w:val="center"/>
              <w:rPr>
                <w:rFonts w:hint="default" w:ascii="Times New Roman" w:hAnsi="Times New Roman" w:eastAsia="宋体" w:cs="Times New Roman"/>
                <w:kern w:val="0"/>
                <w:sz w:val="21"/>
                <w:szCs w:val="21"/>
                <w:highlight w:val="none"/>
                <w:vertAlign w:val="baseline"/>
                <w:lang w:val="en-US" w:eastAsia="zh-CN" w:bidi="ar-SA"/>
                <w:rPrChange w:id="1778" w:author="lg" w:date="2026-01-14T17:24:29Z">
                  <w:rPr>
                    <w:rFonts w:hint="default" w:ascii="Times New Roman" w:hAnsi="Times New Roman" w:eastAsia="宋体" w:cs="Times New Roman"/>
                    <w:kern w:val="0"/>
                    <w:sz w:val="18"/>
                    <w:szCs w:val="18"/>
                    <w:highlight w:val="none"/>
                    <w:vertAlign w:val="baseline"/>
                    <w:lang w:val="en-US" w:eastAsia="zh-CN" w:bidi="ar-SA"/>
                  </w:rPr>
                </w:rPrChange>
              </w:rPr>
            </w:pPr>
            <w:r>
              <w:rPr>
                <w:rFonts w:hint="eastAsia"/>
                <w:kern w:val="0"/>
                <w:sz w:val="21"/>
                <w:szCs w:val="21"/>
                <w:highlight w:val="none"/>
                <w:vertAlign w:val="baseline"/>
                <w:lang w:val="en-US" w:eastAsia="zh-CN"/>
                <w:rPrChange w:id="1779" w:author="lg" w:date="2026-01-14T17:24:29Z">
                  <w:rPr>
                    <w:rFonts w:hint="eastAsia"/>
                    <w:kern w:val="0"/>
                    <w:sz w:val="18"/>
                    <w:szCs w:val="18"/>
                    <w:highlight w:val="none"/>
                    <w:vertAlign w:val="baseline"/>
                    <w:lang w:val="en-US" w:eastAsia="zh-CN"/>
                  </w:rPr>
                </w:rPrChange>
              </w:rPr>
              <w:t>3</w:t>
            </w:r>
          </w:p>
        </w:tc>
        <w:tc>
          <w:tcPr>
            <w:tcW w:w="1174" w:type="dxa"/>
          </w:tcPr>
          <w:p w14:paraId="7958F96D">
            <w:pPr>
              <w:spacing w:before="0" w:beforeLines="0" w:after="0" w:afterLines="0"/>
              <w:jc w:val="center"/>
              <w:rPr>
                <w:rFonts w:hint="default" w:ascii="Times New Roman" w:hAnsi="Times New Roman"/>
                <w:kern w:val="0"/>
                <w:sz w:val="21"/>
                <w:szCs w:val="21"/>
                <w:highlight w:val="none"/>
                <w:vertAlign w:val="baseline"/>
                <w:lang w:val="en-US" w:eastAsia="zh-CN"/>
                <w:rPrChange w:id="1780"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781" w:author="lg" w:date="2026-01-14T17:24:29Z">
                  <w:rPr>
                    <w:rFonts w:hint="eastAsia"/>
                    <w:kern w:val="0"/>
                    <w:sz w:val="18"/>
                    <w:szCs w:val="18"/>
                    <w:highlight w:val="none"/>
                    <w:vertAlign w:val="baseline"/>
                    <w:lang w:val="en-US" w:eastAsia="zh-CN"/>
                  </w:rPr>
                </w:rPrChange>
              </w:rPr>
              <w:t>77</w:t>
            </w:r>
          </w:p>
        </w:tc>
      </w:tr>
      <w:tr w14:paraId="404901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3" w:type="dxa"/>
          </w:tcPr>
          <w:p w14:paraId="240C3549">
            <w:pPr>
              <w:spacing w:before="0" w:beforeLines="0" w:after="0" w:afterLines="0"/>
              <w:jc w:val="center"/>
              <w:rPr>
                <w:rFonts w:hint="default" w:ascii="Times New Roman" w:hAnsi="Times New Roman"/>
                <w:kern w:val="0"/>
                <w:sz w:val="21"/>
                <w:szCs w:val="21"/>
                <w:highlight w:val="none"/>
                <w:vertAlign w:val="baseline"/>
                <w:lang w:val="en-US" w:eastAsia="zh-CN"/>
                <w:rPrChange w:id="1782" w:author="lg" w:date="2026-01-14T17:24:29Z">
                  <w:rPr>
                    <w:rFonts w:hint="default" w:ascii="Times New Roman" w:hAnsi="Times New Roman"/>
                    <w:kern w:val="0"/>
                    <w:sz w:val="18"/>
                    <w:szCs w:val="18"/>
                    <w:highlight w:val="none"/>
                    <w:vertAlign w:val="baseline"/>
                    <w:lang w:val="en-US" w:eastAsia="zh-CN"/>
                  </w:rPr>
                </w:rPrChange>
              </w:rPr>
            </w:pPr>
            <w:r>
              <w:rPr>
                <w:rFonts w:hint="eastAsia" w:ascii="Times New Roman" w:hAnsi="Times New Roman"/>
                <w:kern w:val="0"/>
                <w:sz w:val="21"/>
                <w:szCs w:val="21"/>
                <w:highlight w:val="none"/>
                <w:vertAlign w:val="baseline"/>
                <w:lang w:val="en-US" w:eastAsia="zh-CN"/>
                <w:rPrChange w:id="1783" w:author="lg" w:date="2026-01-14T17:24:29Z">
                  <w:rPr>
                    <w:rFonts w:hint="eastAsia" w:ascii="Times New Roman" w:hAnsi="Times New Roman"/>
                    <w:kern w:val="0"/>
                    <w:sz w:val="18"/>
                    <w:szCs w:val="18"/>
                    <w:highlight w:val="none"/>
                    <w:vertAlign w:val="baseline"/>
                    <w:lang w:val="en-US" w:eastAsia="zh-CN"/>
                  </w:rPr>
                </w:rPrChange>
              </w:rPr>
              <w:t>3</w:t>
            </w:r>
          </w:p>
        </w:tc>
        <w:tc>
          <w:tcPr>
            <w:tcW w:w="959" w:type="dxa"/>
          </w:tcPr>
          <w:p w14:paraId="6FA50FFF">
            <w:pPr>
              <w:spacing w:before="0" w:beforeLines="0" w:after="0" w:afterLines="0"/>
              <w:jc w:val="center"/>
              <w:rPr>
                <w:rFonts w:hint="default" w:ascii="Times New Roman" w:hAnsi="Times New Roman"/>
                <w:kern w:val="0"/>
                <w:sz w:val="21"/>
                <w:szCs w:val="21"/>
                <w:highlight w:val="none"/>
                <w:vertAlign w:val="baseline"/>
                <w:lang w:val="en-US" w:eastAsia="zh-CN"/>
                <w:rPrChange w:id="1784"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785" w:author="lg" w:date="2026-01-14T17:24:29Z">
                  <w:rPr>
                    <w:rFonts w:hint="eastAsia"/>
                    <w:kern w:val="0"/>
                    <w:sz w:val="18"/>
                    <w:szCs w:val="18"/>
                    <w:highlight w:val="none"/>
                    <w:vertAlign w:val="baseline"/>
                    <w:lang w:val="en-US" w:eastAsia="zh-CN"/>
                  </w:rPr>
                </w:rPrChange>
              </w:rPr>
              <w:t>45</w:t>
            </w:r>
          </w:p>
        </w:tc>
        <w:tc>
          <w:tcPr>
            <w:tcW w:w="959" w:type="dxa"/>
            <w:shd w:val="clear" w:color="auto" w:fill="auto"/>
            <w:vAlign w:val="top"/>
          </w:tcPr>
          <w:p w14:paraId="022F1B1E">
            <w:pPr>
              <w:spacing w:before="0" w:beforeLines="0" w:after="0" w:afterLines="0"/>
              <w:jc w:val="center"/>
              <w:rPr>
                <w:rFonts w:hint="eastAsia" w:ascii="Times New Roman" w:hAnsi="Times New Roman" w:eastAsia="宋体" w:cs="Times New Roman"/>
                <w:kern w:val="0"/>
                <w:sz w:val="21"/>
                <w:szCs w:val="21"/>
                <w:highlight w:val="none"/>
                <w:vertAlign w:val="baseline"/>
                <w:lang w:val="en-US" w:eastAsia="zh-CN" w:bidi="ar-SA"/>
                <w:rPrChange w:id="1786" w:author="lg" w:date="2026-01-14T17:24:29Z">
                  <w:rPr>
                    <w:rFonts w:hint="eastAsia" w:ascii="Times New Roman" w:hAnsi="Times New Roman" w:eastAsia="宋体" w:cs="Times New Roman"/>
                    <w:kern w:val="0"/>
                    <w:sz w:val="18"/>
                    <w:szCs w:val="18"/>
                    <w:highlight w:val="none"/>
                    <w:vertAlign w:val="baseline"/>
                    <w:lang w:val="en-US" w:eastAsia="zh-CN" w:bidi="ar-SA"/>
                  </w:rPr>
                </w:rPrChange>
              </w:rPr>
            </w:pPr>
            <w:r>
              <w:rPr>
                <w:rFonts w:hint="eastAsia"/>
                <w:kern w:val="0"/>
                <w:sz w:val="21"/>
                <w:szCs w:val="21"/>
                <w:highlight w:val="none"/>
                <w:vertAlign w:val="baseline"/>
                <w:lang w:val="en-US" w:eastAsia="zh-CN"/>
                <w:rPrChange w:id="1787" w:author="lg" w:date="2026-01-14T17:24:29Z">
                  <w:rPr>
                    <w:rFonts w:hint="eastAsia"/>
                    <w:kern w:val="0"/>
                    <w:sz w:val="18"/>
                    <w:szCs w:val="18"/>
                    <w:highlight w:val="none"/>
                    <w:vertAlign w:val="baseline"/>
                    <w:lang w:val="en-US" w:eastAsia="zh-CN"/>
                  </w:rPr>
                </w:rPrChange>
              </w:rPr>
              <w:t>-45</w:t>
            </w:r>
          </w:p>
        </w:tc>
        <w:tc>
          <w:tcPr>
            <w:tcW w:w="959" w:type="dxa"/>
            <w:shd w:val="clear" w:color="auto" w:fill="auto"/>
            <w:vAlign w:val="top"/>
          </w:tcPr>
          <w:p w14:paraId="259E619D">
            <w:pPr>
              <w:spacing w:before="0" w:beforeLines="0" w:after="0" w:afterLines="0"/>
              <w:jc w:val="center"/>
              <w:rPr>
                <w:rFonts w:hint="eastAsia" w:ascii="Times New Roman" w:hAnsi="Times New Roman" w:eastAsia="宋体" w:cs="Times New Roman"/>
                <w:kern w:val="0"/>
                <w:sz w:val="21"/>
                <w:szCs w:val="21"/>
                <w:highlight w:val="none"/>
                <w:vertAlign w:val="baseline"/>
                <w:lang w:val="en-US" w:eastAsia="zh-CN" w:bidi="ar-SA"/>
                <w:rPrChange w:id="1788" w:author="lg" w:date="2026-01-14T17:24:29Z">
                  <w:rPr>
                    <w:rFonts w:hint="eastAsia" w:ascii="Times New Roman" w:hAnsi="Times New Roman" w:eastAsia="宋体" w:cs="Times New Roman"/>
                    <w:kern w:val="0"/>
                    <w:sz w:val="18"/>
                    <w:szCs w:val="18"/>
                    <w:highlight w:val="none"/>
                    <w:vertAlign w:val="baseline"/>
                    <w:lang w:val="en-US" w:eastAsia="zh-CN" w:bidi="ar-SA"/>
                  </w:rPr>
                </w:rPrChange>
              </w:rPr>
            </w:pPr>
            <w:r>
              <w:rPr>
                <w:rFonts w:hint="eastAsia"/>
                <w:kern w:val="0"/>
                <w:sz w:val="21"/>
                <w:szCs w:val="21"/>
                <w:highlight w:val="none"/>
                <w:vertAlign w:val="baseline"/>
                <w:lang w:val="en-US" w:eastAsia="zh-CN"/>
                <w:rPrChange w:id="1789" w:author="lg" w:date="2026-01-14T17:24:29Z">
                  <w:rPr>
                    <w:rFonts w:hint="eastAsia"/>
                    <w:kern w:val="0"/>
                    <w:sz w:val="18"/>
                    <w:szCs w:val="18"/>
                    <w:highlight w:val="none"/>
                    <w:vertAlign w:val="baseline"/>
                    <w:lang w:val="en-US" w:eastAsia="zh-CN"/>
                  </w:rPr>
                </w:rPrChange>
              </w:rPr>
              <w:t>45</w:t>
            </w:r>
          </w:p>
        </w:tc>
        <w:tc>
          <w:tcPr>
            <w:tcW w:w="1174" w:type="dxa"/>
          </w:tcPr>
          <w:p w14:paraId="57284B42">
            <w:pPr>
              <w:spacing w:before="0" w:beforeLines="0" w:after="0" w:afterLines="0"/>
              <w:jc w:val="center"/>
              <w:rPr>
                <w:rFonts w:hint="default" w:ascii="Times New Roman" w:hAnsi="Times New Roman"/>
                <w:kern w:val="0"/>
                <w:sz w:val="21"/>
                <w:szCs w:val="21"/>
                <w:highlight w:val="none"/>
                <w:vertAlign w:val="baseline"/>
                <w:lang w:val="en-US" w:eastAsia="zh-CN"/>
                <w:rPrChange w:id="1790"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791" w:author="lg" w:date="2026-01-14T17:24:29Z">
                  <w:rPr>
                    <w:rFonts w:hint="eastAsia"/>
                    <w:kern w:val="0"/>
                    <w:sz w:val="18"/>
                    <w:szCs w:val="18"/>
                    <w:highlight w:val="none"/>
                    <w:vertAlign w:val="baseline"/>
                    <w:lang w:val="en-US" w:eastAsia="zh-CN"/>
                  </w:rPr>
                </w:rPrChange>
              </w:rPr>
              <w:t>92</w:t>
            </w:r>
          </w:p>
        </w:tc>
      </w:tr>
      <w:tr w14:paraId="0D6296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3" w:type="dxa"/>
          </w:tcPr>
          <w:p w14:paraId="3A21C727">
            <w:pPr>
              <w:spacing w:before="0" w:beforeLines="0" w:after="0" w:afterLines="0"/>
              <w:jc w:val="center"/>
              <w:rPr>
                <w:rFonts w:hint="default" w:ascii="Times New Roman" w:hAnsi="Times New Roman"/>
                <w:kern w:val="0"/>
                <w:sz w:val="21"/>
                <w:szCs w:val="21"/>
                <w:highlight w:val="none"/>
                <w:vertAlign w:val="baseline"/>
                <w:lang w:val="en-US" w:eastAsia="zh-CN"/>
                <w:rPrChange w:id="1792" w:author="lg" w:date="2026-01-14T17:24:29Z">
                  <w:rPr>
                    <w:rFonts w:hint="default" w:ascii="Times New Roman" w:hAnsi="Times New Roman"/>
                    <w:kern w:val="0"/>
                    <w:sz w:val="18"/>
                    <w:szCs w:val="18"/>
                    <w:highlight w:val="none"/>
                    <w:vertAlign w:val="baseline"/>
                    <w:lang w:val="en-US" w:eastAsia="zh-CN"/>
                  </w:rPr>
                </w:rPrChange>
              </w:rPr>
            </w:pPr>
            <w:r>
              <w:rPr>
                <w:rFonts w:hint="eastAsia" w:ascii="Times New Roman" w:hAnsi="Times New Roman"/>
                <w:kern w:val="0"/>
                <w:sz w:val="21"/>
                <w:szCs w:val="21"/>
                <w:highlight w:val="none"/>
                <w:vertAlign w:val="baseline"/>
                <w:lang w:val="en-US" w:eastAsia="zh-CN"/>
                <w:rPrChange w:id="1793" w:author="lg" w:date="2026-01-14T17:24:29Z">
                  <w:rPr>
                    <w:rFonts w:hint="eastAsia" w:ascii="Times New Roman" w:hAnsi="Times New Roman"/>
                    <w:kern w:val="0"/>
                    <w:sz w:val="18"/>
                    <w:szCs w:val="18"/>
                    <w:highlight w:val="none"/>
                    <w:vertAlign w:val="baseline"/>
                    <w:lang w:val="en-US" w:eastAsia="zh-CN"/>
                  </w:rPr>
                </w:rPrChange>
              </w:rPr>
              <w:t>4</w:t>
            </w:r>
          </w:p>
        </w:tc>
        <w:tc>
          <w:tcPr>
            <w:tcW w:w="959" w:type="dxa"/>
          </w:tcPr>
          <w:p w14:paraId="51FC31A3">
            <w:pPr>
              <w:spacing w:before="0" w:beforeLines="0" w:after="0" w:afterLines="0"/>
              <w:jc w:val="center"/>
              <w:rPr>
                <w:rFonts w:hint="default" w:ascii="Times New Roman" w:hAnsi="Times New Roman"/>
                <w:kern w:val="0"/>
                <w:sz w:val="21"/>
                <w:szCs w:val="21"/>
                <w:highlight w:val="none"/>
                <w:vertAlign w:val="baseline"/>
                <w:lang w:val="en-US" w:eastAsia="zh-CN"/>
                <w:rPrChange w:id="1794"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795" w:author="lg" w:date="2026-01-14T17:24:29Z">
                  <w:rPr>
                    <w:rFonts w:hint="eastAsia"/>
                    <w:kern w:val="0"/>
                    <w:sz w:val="18"/>
                    <w:szCs w:val="18"/>
                    <w:highlight w:val="none"/>
                    <w:vertAlign w:val="baseline"/>
                    <w:lang w:val="en-US" w:eastAsia="zh-CN"/>
                  </w:rPr>
                </w:rPrChange>
              </w:rPr>
              <w:t>0</w:t>
            </w:r>
          </w:p>
        </w:tc>
        <w:tc>
          <w:tcPr>
            <w:tcW w:w="959" w:type="dxa"/>
            <w:shd w:val="clear" w:color="auto" w:fill="auto"/>
            <w:vAlign w:val="top"/>
          </w:tcPr>
          <w:p w14:paraId="13DFA351">
            <w:pPr>
              <w:spacing w:before="0" w:beforeLines="0" w:after="0" w:afterLines="0"/>
              <w:jc w:val="center"/>
              <w:rPr>
                <w:rFonts w:hint="eastAsia" w:ascii="Times New Roman" w:hAnsi="Times New Roman" w:eastAsia="宋体" w:cs="Times New Roman"/>
                <w:kern w:val="0"/>
                <w:sz w:val="21"/>
                <w:szCs w:val="21"/>
                <w:highlight w:val="none"/>
                <w:vertAlign w:val="baseline"/>
                <w:lang w:val="en-US" w:eastAsia="zh-CN" w:bidi="ar-SA"/>
                <w:rPrChange w:id="1796" w:author="lg" w:date="2026-01-14T17:24:29Z">
                  <w:rPr>
                    <w:rFonts w:hint="eastAsia" w:ascii="Times New Roman" w:hAnsi="Times New Roman" w:eastAsia="宋体" w:cs="Times New Roman"/>
                    <w:kern w:val="0"/>
                    <w:sz w:val="18"/>
                    <w:szCs w:val="18"/>
                    <w:highlight w:val="none"/>
                    <w:vertAlign w:val="baseline"/>
                    <w:lang w:val="en-US" w:eastAsia="zh-CN" w:bidi="ar-SA"/>
                  </w:rPr>
                </w:rPrChange>
              </w:rPr>
            </w:pPr>
            <w:r>
              <w:rPr>
                <w:rFonts w:hint="eastAsia"/>
                <w:kern w:val="0"/>
                <w:sz w:val="21"/>
                <w:szCs w:val="21"/>
                <w:highlight w:val="none"/>
                <w:vertAlign w:val="baseline"/>
                <w:lang w:val="en-US" w:eastAsia="zh-CN"/>
                <w:rPrChange w:id="1797" w:author="lg" w:date="2026-01-14T17:24:29Z">
                  <w:rPr>
                    <w:rFonts w:hint="eastAsia"/>
                    <w:kern w:val="0"/>
                    <w:sz w:val="18"/>
                    <w:szCs w:val="18"/>
                    <w:highlight w:val="none"/>
                    <w:vertAlign w:val="baseline"/>
                    <w:lang w:val="en-US" w:eastAsia="zh-CN"/>
                  </w:rPr>
                </w:rPrChange>
              </w:rPr>
              <w:t>45</w:t>
            </w:r>
          </w:p>
        </w:tc>
        <w:tc>
          <w:tcPr>
            <w:tcW w:w="959" w:type="dxa"/>
          </w:tcPr>
          <w:p w14:paraId="4A737837">
            <w:pPr>
              <w:spacing w:before="0" w:beforeLines="0" w:after="0" w:afterLines="0"/>
              <w:jc w:val="center"/>
              <w:rPr>
                <w:rFonts w:hint="default" w:ascii="Times New Roman" w:hAnsi="Times New Roman"/>
                <w:kern w:val="0"/>
                <w:sz w:val="21"/>
                <w:szCs w:val="21"/>
                <w:highlight w:val="none"/>
                <w:vertAlign w:val="baseline"/>
                <w:lang w:val="en-US" w:eastAsia="zh-CN"/>
                <w:rPrChange w:id="1798"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799" w:author="lg" w:date="2026-01-14T17:24:29Z">
                  <w:rPr>
                    <w:rFonts w:hint="eastAsia"/>
                    <w:kern w:val="0"/>
                    <w:sz w:val="18"/>
                    <w:szCs w:val="18"/>
                    <w:highlight w:val="none"/>
                    <w:vertAlign w:val="baseline"/>
                    <w:lang w:val="en-US" w:eastAsia="zh-CN"/>
                  </w:rPr>
                </w:rPrChange>
              </w:rPr>
              <w:t>24</w:t>
            </w:r>
          </w:p>
        </w:tc>
        <w:tc>
          <w:tcPr>
            <w:tcW w:w="1174" w:type="dxa"/>
          </w:tcPr>
          <w:p w14:paraId="37943743">
            <w:pPr>
              <w:spacing w:before="0" w:beforeLines="0" w:after="0" w:afterLines="0"/>
              <w:jc w:val="center"/>
              <w:rPr>
                <w:rFonts w:hint="default" w:ascii="Times New Roman" w:hAnsi="Times New Roman"/>
                <w:kern w:val="0"/>
                <w:sz w:val="21"/>
                <w:szCs w:val="21"/>
                <w:highlight w:val="none"/>
                <w:vertAlign w:val="baseline"/>
                <w:lang w:val="en-US" w:eastAsia="zh-CN"/>
                <w:rPrChange w:id="1800"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01" w:author="lg" w:date="2026-01-14T17:24:29Z">
                  <w:rPr>
                    <w:rFonts w:hint="eastAsia"/>
                    <w:kern w:val="0"/>
                    <w:sz w:val="18"/>
                    <w:szCs w:val="18"/>
                    <w:highlight w:val="none"/>
                    <w:vertAlign w:val="baseline"/>
                    <w:lang w:val="en-US" w:eastAsia="zh-CN"/>
                  </w:rPr>
                </w:rPrChange>
              </w:rPr>
              <w:t>46</w:t>
            </w:r>
          </w:p>
        </w:tc>
      </w:tr>
      <w:tr w14:paraId="041684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3" w:type="dxa"/>
          </w:tcPr>
          <w:p w14:paraId="7FE0CB73">
            <w:pPr>
              <w:spacing w:before="0" w:beforeLines="0" w:after="0" w:afterLines="0"/>
              <w:jc w:val="center"/>
              <w:rPr>
                <w:rFonts w:hint="default" w:ascii="Times New Roman" w:hAnsi="Times New Roman"/>
                <w:kern w:val="0"/>
                <w:sz w:val="21"/>
                <w:szCs w:val="21"/>
                <w:highlight w:val="none"/>
                <w:vertAlign w:val="baseline"/>
                <w:lang w:val="en-US" w:eastAsia="zh-CN"/>
                <w:rPrChange w:id="1802" w:author="lg" w:date="2026-01-14T17:24:29Z">
                  <w:rPr>
                    <w:rFonts w:hint="default" w:ascii="Times New Roman" w:hAnsi="Times New Roman"/>
                    <w:kern w:val="0"/>
                    <w:sz w:val="18"/>
                    <w:szCs w:val="18"/>
                    <w:highlight w:val="none"/>
                    <w:vertAlign w:val="baseline"/>
                    <w:lang w:val="en-US" w:eastAsia="zh-CN"/>
                  </w:rPr>
                </w:rPrChange>
              </w:rPr>
            </w:pPr>
            <w:r>
              <w:rPr>
                <w:rFonts w:hint="eastAsia" w:ascii="Times New Roman" w:hAnsi="Times New Roman"/>
                <w:kern w:val="0"/>
                <w:sz w:val="21"/>
                <w:szCs w:val="21"/>
                <w:highlight w:val="none"/>
                <w:vertAlign w:val="baseline"/>
                <w:lang w:val="en-US" w:eastAsia="zh-CN"/>
                <w:rPrChange w:id="1803" w:author="lg" w:date="2026-01-14T17:24:29Z">
                  <w:rPr>
                    <w:rFonts w:hint="eastAsia" w:ascii="Times New Roman" w:hAnsi="Times New Roman"/>
                    <w:kern w:val="0"/>
                    <w:sz w:val="18"/>
                    <w:szCs w:val="18"/>
                    <w:highlight w:val="none"/>
                    <w:vertAlign w:val="baseline"/>
                    <w:lang w:val="en-US" w:eastAsia="zh-CN"/>
                  </w:rPr>
                </w:rPrChange>
              </w:rPr>
              <w:t>5</w:t>
            </w:r>
          </w:p>
        </w:tc>
        <w:tc>
          <w:tcPr>
            <w:tcW w:w="959" w:type="dxa"/>
          </w:tcPr>
          <w:p w14:paraId="16A7C2EF">
            <w:pPr>
              <w:spacing w:before="0" w:beforeLines="0" w:after="0" w:afterLines="0"/>
              <w:jc w:val="center"/>
              <w:rPr>
                <w:rFonts w:hint="default" w:ascii="Times New Roman" w:hAnsi="Times New Roman"/>
                <w:kern w:val="0"/>
                <w:sz w:val="21"/>
                <w:szCs w:val="21"/>
                <w:highlight w:val="none"/>
                <w:vertAlign w:val="baseline"/>
                <w:lang w:val="en-US" w:eastAsia="zh-CN"/>
                <w:rPrChange w:id="1804"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05" w:author="lg" w:date="2026-01-14T17:24:29Z">
                  <w:rPr>
                    <w:rFonts w:hint="eastAsia"/>
                    <w:kern w:val="0"/>
                    <w:sz w:val="18"/>
                    <w:szCs w:val="18"/>
                    <w:highlight w:val="none"/>
                    <w:vertAlign w:val="baseline"/>
                    <w:lang w:val="en-US" w:eastAsia="zh-CN"/>
                  </w:rPr>
                </w:rPrChange>
              </w:rPr>
              <w:t>45</w:t>
            </w:r>
          </w:p>
        </w:tc>
        <w:tc>
          <w:tcPr>
            <w:tcW w:w="959" w:type="dxa"/>
            <w:shd w:val="clear" w:color="auto" w:fill="auto"/>
            <w:vAlign w:val="top"/>
          </w:tcPr>
          <w:p w14:paraId="0F7AFD78">
            <w:pPr>
              <w:spacing w:before="0" w:beforeLines="0" w:after="0" w:afterLines="0"/>
              <w:jc w:val="center"/>
              <w:rPr>
                <w:rFonts w:hint="eastAsia" w:ascii="Times New Roman" w:hAnsi="Times New Roman" w:eastAsia="宋体" w:cs="Times New Roman"/>
                <w:kern w:val="0"/>
                <w:sz w:val="21"/>
                <w:szCs w:val="21"/>
                <w:highlight w:val="none"/>
                <w:vertAlign w:val="baseline"/>
                <w:lang w:val="en-US" w:eastAsia="zh-CN" w:bidi="ar-SA"/>
                <w:rPrChange w:id="1806" w:author="lg" w:date="2026-01-14T17:24:29Z">
                  <w:rPr>
                    <w:rFonts w:hint="eastAsia" w:ascii="Times New Roman" w:hAnsi="Times New Roman" w:eastAsia="宋体" w:cs="Times New Roman"/>
                    <w:kern w:val="0"/>
                    <w:sz w:val="18"/>
                    <w:szCs w:val="18"/>
                    <w:highlight w:val="none"/>
                    <w:vertAlign w:val="baseline"/>
                    <w:lang w:val="en-US" w:eastAsia="zh-CN" w:bidi="ar-SA"/>
                  </w:rPr>
                </w:rPrChange>
              </w:rPr>
            </w:pPr>
            <w:r>
              <w:rPr>
                <w:rFonts w:hint="eastAsia"/>
                <w:kern w:val="0"/>
                <w:sz w:val="21"/>
                <w:szCs w:val="21"/>
                <w:highlight w:val="none"/>
                <w:vertAlign w:val="baseline"/>
                <w:lang w:val="en-US" w:eastAsia="zh-CN"/>
                <w:rPrChange w:id="1807" w:author="lg" w:date="2026-01-14T17:24:29Z">
                  <w:rPr>
                    <w:rFonts w:hint="eastAsia"/>
                    <w:kern w:val="0"/>
                    <w:sz w:val="18"/>
                    <w:szCs w:val="18"/>
                    <w:highlight w:val="none"/>
                    <w:vertAlign w:val="baseline"/>
                    <w:lang w:val="en-US" w:eastAsia="zh-CN"/>
                  </w:rPr>
                </w:rPrChange>
              </w:rPr>
              <w:t>0</w:t>
            </w:r>
          </w:p>
        </w:tc>
        <w:tc>
          <w:tcPr>
            <w:tcW w:w="959" w:type="dxa"/>
          </w:tcPr>
          <w:p w14:paraId="6FD180BE">
            <w:pPr>
              <w:spacing w:before="0" w:beforeLines="0" w:after="0" w:afterLines="0"/>
              <w:jc w:val="center"/>
              <w:rPr>
                <w:rFonts w:hint="default" w:ascii="Times New Roman" w:hAnsi="Times New Roman"/>
                <w:kern w:val="0"/>
                <w:sz w:val="21"/>
                <w:szCs w:val="21"/>
                <w:highlight w:val="none"/>
                <w:vertAlign w:val="baseline"/>
                <w:lang w:val="en-US" w:eastAsia="zh-CN"/>
                <w:rPrChange w:id="1808"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09" w:author="lg" w:date="2026-01-14T17:24:29Z">
                  <w:rPr>
                    <w:rFonts w:hint="eastAsia"/>
                    <w:kern w:val="0"/>
                    <w:sz w:val="18"/>
                    <w:szCs w:val="18"/>
                    <w:highlight w:val="none"/>
                    <w:vertAlign w:val="baseline"/>
                    <w:lang w:val="en-US" w:eastAsia="zh-CN"/>
                  </w:rPr>
                </w:rPrChange>
              </w:rPr>
              <w:t>24</w:t>
            </w:r>
          </w:p>
        </w:tc>
        <w:tc>
          <w:tcPr>
            <w:tcW w:w="1174" w:type="dxa"/>
          </w:tcPr>
          <w:p w14:paraId="1B3521C8">
            <w:pPr>
              <w:spacing w:before="0" w:beforeLines="0" w:after="0" w:afterLines="0"/>
              <w:jc w:val="center"/>
              <w:rPr>
                <w:rFonts w:hint="default" w:ascii="Times New Roman" w:hAnsi="Times New Roman"/>
                <w:kern w:val="0"/>
                <w:sz w:val="21"/>
                <w:szCs w:val="21"/>
                <w:highlight w:val="none"/>
                <w:vertAlign w:val="baseline"/>
                <w:lang w:val="en-US" w:eastAsia="zh-CN"/>
                <w:rPrChange w:id="1810"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11" w:author="lg" w:date="2026-01-14T17:24:29Z">
                  <w:rPr>
                    <w:rFonts w:hint="eastAsia"/>
                    <w:kern w:val="0"/>
                    <w:sz w:val="18"/>
                    <w:szCs w:val="18"/>
                    <w:highlight w:val="none"/>
                    <w:vertAlign w:val="baseline"/>
                    <w:lang w:val="en-US" w:eastAsia="zh-CN"/>
                  </w:rPr>
                </w:rPrChange>
              </w:rPr>
              <w:t>77</w:t>
            </w:r>
          </w:p>
        </w:tc>
      </w:tr>
      <w:tr w14:paraId="6B7C8A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3" w:type="dxa"/>
          </w:tcPr>
          <w:p w14:paraId="01625E6E">
            <w:pPr>
              <w:spacing w:before="0" w:beforeLines="0" w:after="0" w:afterLines="0"/>
              <w:jc w:val="center"/>
              <w:rPr>
                <w:rFonts w:hint="default" w:ascii="Times New Roman" w:hAnsi="Times New Roman"/>
                <w:kern w:val="0"/>
                <w:sz w:val="21"/>
                <w:szCs w:val="21"/>
                <w:highlight w:val="none"/>
                <w:vertAlign w:val="baseline"/>
                <w:lang w:val="en-US" w:eastAsia="zh-CN"/>
                <w:rPrChange w:id="1812" w:author="lg" w:date="2026-01-14T17:24:29Z">
                  <w:rPr>
                    <w:rFonts w:hint="default" w:ascii="Times New Roman" w:hAnsi="Times New Roman"/>
                    <w:kern w:val="0"/>
                    <w:sz w:val="18"/>
                    <w:szCs w:val="18"/>
                    <w:highlight w:val="none"/>
                    <w:vertAlign w:val="baseline"/>
                    <w:lang w:val="en-US" w:eastAsia="zh-CN"/>
                  </w:rPr>
                </w:rPrChange>
              </w:rPr>
            </w:pPr>
            <w:r>
              <w:rPr>
                <w:rFonts w:hint="eastAsia" w:ascii="Times New Roman" w:hAnsi="Times New Roman"/>
                <w:kern w:val="0"/>
                <w:sz w:val="21"/>
                <w:szCs w:val="21"/>
                <w:highlight w:val="none"/>
                <w:vertAlign w:val="baseline"/>
                <w:lang w:val="en-US" w:eastAsia="zh-CN"/>
                <w:rPrChange w:id="1813" w:author="lg" w:date="2026-01-14T17:24:29Z">
                  <w:rPr>
                    <w:rFonts w:hint="eastAsia" w:ascii="Times New Roman" w:hAnsi="Times New Roman"/>
                    <w:kern w:val="0"/>
                    <w:sz w:val="18"/>
                    <w:szCs w:val="18"/>
                    <w:highlight w:val="none"/>
                    <w:vertAlign w:val="baseline"/>
                    <w:lang w:val="en-US" w:eastAsia="zh-CN"/>
                  </w:rPr>
                </w:rPrChange>
              </w:rPr>
              <w:t>6</w:t>
            </w:r>
          </w:p>
        </w:tc>
        <w:tc>
          <w:tcPr>
            <w:tcW w:w="959" w:type="dxa"/>
          </w:tcPr>
          <w:p w14:paraId="5766C5F4">
            <w:pPr>
              <w:spacing w:before="0" w:beforeLines="0" w:after="0" w:afterLines="0"/>
              <w:jc w:val="center"/>
              <w:rPr>
                <w:rFonts w:hint="default" w:ascii="Times New Roman" w:hAnsi="Times New Roman"/>
                <w:kern w:val="0"/>
                <w:sz w:val="21"/>
                <w:szCs w:val="21"/>
                <w:highlight w:val="none"/>
                <w:vertAlign w:val="baseline"/>
                <w:lang w:val="en-US" w:eastAsia="zh-CN"/>
                <w:rPrChange w:id="1814"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15" w:author="lg" w:date="2026-01-14T17:24:29Z">
                  <w:rPr>
                    <w:rFonts w:hint="eastAsia"/>
                    <w:kern w:val="0"/>
                    <w:sz w:val="18"/>
                    <w:szCs w:val="18"/>
                    <w:highlight w:val="none"/>
                    <w:vertAlign w:val="baseline"/>
                    <w:lang w:val="en-US" w:eastAsia="zh-CN"/>
                  </w:rPr>
                </w:rPrChange>
              </w:rPr>
              <w:t>45</w:t>
            </w:r>
          </w:p>
        </w:tc>
        <w:tc>
          <w:tcPr>
            <w:tcW w:w="959" w:type="dxa"/>
            <w:shd w:val="clear" w:color="auto" w:fill="auto"/>
            <w:vAlign w:val="top"/>
          </w:tcPr>
          <w:p w14:paraId="075572F6">
            <w:pPr>
              <w:spacing w:before="0" w:beforeLines="0" w:after="0" w:afterLines="0"/>
              <w:jc w:val="center"/>
              <w:rPr>
                <w:rFonts w:hint="eastAsia" w:ascii="Times New Roman" w:hAnsi="Times New Roman" w:eastAsia="宋体" w:cs="Times New Roman"/>
                <w:kern w:val="0"/>
                <w:sz w:val="21"/>
                <w:szCs w:val="21"/>
                <w:highlight w:val="none"/>
                <w:vertAlign w:val="baseline"/>
                <w:lang w:val="en-US" w:eastAsia="zh-CN" w:bidi="ar-SA"/>
                <w:rPrChange w:id="1816" w:author="lg" w:date="2026-01-14T17:24:29Z">
                  <w:rPr>
                    <w:rFonts w:hint="eastAsia" w:ascii="Times New Roman" w:hAnsi="Times New Roman" w:eastAsia="宋体" w:cs="Times New Roman"/>
                    <w:kern w:val="0"/>
                    <w:sz w:val="18"/>
                    <w:szCs w:val="18"/>
                    <w:highlight w:val="none"/>
                    <w:vertAlign w:val="baseline"/>
                    <w:lang w:val="en-US" w:eastAsia="zh-CN" w:bidi="ar-SA"/>
                  </w:rPr>
                </w:rPrChange>
              </w:rPr>
            </w:pPr>
            <w:r>
              <w:rPr>
                <w:rFonts w:hint="eastAsia"/>
                <w:kern w:val="0"/>
                <w:sz w:val="21"/>
                <w:szCs w:val="21"/>
                <w:highlight w:val="none"/>
                <w:vertAlign w:val="baseline"/>
                <w:lang w:val="en-US" w:eastAsia="zh-CN"/>
                <w:rPrChange w:id="1817" w:author="lg" w:date="2026-01-14T17:24:29Z">
                  <w:rPr>
                    <w:rFonts w:hint="eastAsia"/>
                    <w:kern w:val="0"/>
                    <w:sz w:val="18"/>
                    <w:szCs w:val="18"/>
                    <w:highlight w:val="none"/>
                    <w:vertAlign w:val="baseline"/>
                    <w:lang w:val="en-US" w:eastAsia="zh-CN"/>
                  </w:rPr>
                </w:rPrChange>
              </w:rPr>
              <w:t>45</w:t>
            </w:r>
          </w:p>
        </w:tc>
        <w:tc>
          <w:tcPr>
            <w:tcW w:w="959" w:type="dxa"/>
          </w:tcPr>
          <w:p w14:paraId="3DF6D331">
            <w:pPr>
              <w:spacing w:before="0" w:beforeLines="0" w:after="0" w:afterLines="0"/>
              <w:jc w:val="center"/>
              <w:rPr>
                <w:rFonts w:hint="default" w:ascii="Times New Roman" w:hAnsi="Times New Roman"/>
                <w:kern w:val="0"/>
                <w:sz w:val="21"/>
                <w:szCs w:val="21"/>
                <w:highlight w:val="none"/>
                <w:vertAlign w:val="baseline"/>
                <w:lang w:val="en-US" w:eastAsia="zh-CN"/>
                <w:rPrChange w:id="1818"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19" w:author="lg" w:date="2026-01-14T17:24:29Z">
                  <w:rPr>
                    <w:rFonts w:hint="eastAsia"/>
                    <w:kern w:val="0"/>
                    <w:sz w:val="18"/>
                    <w:szCs w:val="18"/>
                    <w:highlight w:val="none"/>
                    <w:vertAlign w:val="baseline"/>
                    <w:lang w:val="en-US" w:eastAsia="zh-CN"/>
                  </w:rPr>
                </w:rPrChange>
              </w:rPr>
              <w:t>45</w:t>
            </w:r>
          </w:p>
        </w:tc>
        <w:tc>
          <w:tcPr>
            <w:tcW w:w="1174" w:type="dxa"/>
          </w:tcPr>
          <w:p w14:paraId="2F6717BB">
            <w:pPr>
              <w:spacing w:before="0" w:beforeLines="0" w:after="0" w:afterLines="0"/>
              <w:jc w:val="center"/>
              <w:rPr>
                <w:rFonts w:hint="default" w:ascii="Times New Roman" w:hAnsi="Times New Roman"/>
                <w:kern w:val="0"/>
                <w:sz w:val="21"/>
                <w:szCs w:val="21"/>
                <w:highlight w:val="none"/>
                <w:vertAlign w:val="baseline"/>
                <w:lang w:val="en-US" w:eastAsia="zh-CN"/>
                <w:rPrChange w:id="1820"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21" w:author="lg" w:date="2026-01-14T17:24:29Z">
                  <w:rPr>
                    <w:rFonts w:hint="eastAsia"/>
                    <w:kern w:val="0"/>
                    <w:sz w:val="18"/>
                    <w:szCs w:val="18"/>
                    <w:highlight w:val="none"/>
                    <w:vertAlign w:val="baseline"/>
                    <w:lang w:val="en-US" w:eastAsia="zh-CN"/>
                  </w:rPr>
                </w:rPrChange>
              </w:rPr>
              <w:t>15</w:t>
            </w:r>
          </w:p>
        </w:tc>
      </w:tr>
      <w:tr w14:paraId="133DBE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3" w:type="dxa"/>
          </w:tcPr>
          <w:p w14:paraId="389FCB74">
            <w:pPr>
              <w:spacing w:before="0" w:beforeLines="0" w:after="0" w:afterLines="0"/>
              <w:jc w:val="center"/>
              <w:rPr>
                <w:rFonts w:hint="default" w:ascii="Times New Roman" w:hAnsi="Times New Roman"/>
                <w:kern w:val="0"/>
                <w:sz w:val="21"/>
                <w:szCs w:val="21"/>
                <w:highlight w:val="none"/>
                <w:vertAlign w:val="baseline"/>
                <w:lang w:val="en-US" w:eastAsia="zh-CN"/>
                <w:rPrChange w:id="1822" w:author="lg" w:date="2026-01-14T17:24:29Z">
                  <w:rPr>
                    <w:rFonts w:hint="default" w:ascii="Times New Roman" w:hAnsi="Times New Roman"/>
                    <w:kern w:val="0"/>
                    <w:sz w:val="18"/>
                    <w:szCs w:val="18"/>
                    <w:highlight w:val="none"/>
                    <w:vertAlign w:val="baseline"/>
                    <w:lang w:val="en-US" w:eastAsia="zh-CN"/>
                  </w:rPr>
                </w:rPrChange>
              </w:rPr>
            </w:pPr>
            <w:r>
              <w:rPr>
                <w:rFonts w:hint="eastAsia" w:ascii="Times New Roman" w:hAnsi="Times New Roman"/>
                <w:kern w:val="0"/>
                <w:sz w:val="21"/>
                <w:szCs w:val="21"/>
                <w:highlight w:val="none"/>
                <w:vertAlign w:val="baseline"/>
                <w:lang w:val="en-US" w:eastAsia="zh-CN"/>
                <w:rPrChange w:id="1823" w:author="lg" w:date="2026-01-14T17:24:29Z">
                  <w:rPr>
                    <w:rFonts w:hint="eastAsia" w:ascii="Times New Roman" w:hAnsi="Times New Roman"/>
                    <w:kern w:val="0"/>
                    <w:sz w:val="18"/>
                    <w:szCs w:val="18"/>
                    <w:highlight w:val="none"/>
                    <w:vertAlign w:val="baseline"/>
                    <w:lang w:val="en-US" w:eastAsia="zh-CN"/>
                  </w:rPr>
                </w:rPrChange>
              </w:rPr>
              <w:t>7</w:t>
            </w:r>
          </w:p>
        </w:tc>
        <w:tc>
          <w:tcPr>
            <w:tcW w:w="959" w:type="dxa"/>
          </w:tcPr>
          <w:p w14:paraId="2419C457">
            <w:pPr>
              <w:spacing w:before="0" w:beforeLines="0" w:after="0" w:afterLines="0"/>
              <w:jc w:val="center"/>
              <w:rPr>
                <w:rFonts w:hint="default" w:ascii="Times New Roman" w:hAnsi="Times New Roman"/>
                <w:kern w:val="0"/>
                <w:sz w:val="21"/>
                <w:szCs w:val="21"/>
                <w:highlight w:val="none"/>
                <w:vertAlign w:val="baseline"/>
                <w:lang w:val="en-US" w:eastAsia="zh-CN"/>
                <w:rPrChange w:id="1824"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25" w:author="lg" w:date="2026-01-14T17:24:29Z">
                  <w:rPr>
                    <w:rFonts w:hint="eastAsia"/>
                    <w:kern w:val="0"/>
                    <w:sz w:val="18"/>
                    <w:szCs w:val="18"/>
                    <w:highlight w:val="none"/>
                    <w:vertAlign w:val="baseline"/>
                    <w:lang w:val="en-US" w:eastAsia="zh-CN"/>
                  </w:rPr>
                </w:rPrChange>
              </w:rPr>
              <w:t>45</w:t>
            </w:r>
          </w:p>
        </w:tc>
        <w:tc>
          <w:tcPr>
            <w:tcW w:w="959" w:type="dxa"/>
            <w:shd w:val="clear" w:color="auto" w:fill="auto"/>
            <w:vAlign w:val="top"/>
          </w:tcPr>
          <w:p w14:paraId="574C1F3E">
            <w:pPr>
              <w:spacing w:before="0" w:beforeLines="0" w:after="0" w:afterLines="0"/>
              <w:jc w:val="center"/>
              <w:rPr>
                <w:rFonts w:hint="eastAsia" w:ascii="Times New Roman" w:hAnsi="Times New Roman" w:eastAsia="宋体" w:cs="Times New Roman"/>
                <w:kern w:val="0"/>
                <w:sz w:val="21"/>
                <w:szCs w:val="21"/>
                <w:highlight w:val="none"/>
                <w:vertAlign w:val="baseline"/>
                <w:lang w:val="en-US" w:eastAsia="zh-CN" w:bidi="ar-SA"/>
                <w:rPrChange w:id="1826" w:author="lg" w:date="2026-01-14T17:24:29Z">
                  <w:rPr>
                    <w:rFonts w:hint="eastAsia" w:ascii="Times New Roman" w:hAnsi="Times New Roman" w:eastAsia="宋体" w:cs="Times New Roman"/>
                    <w:kern w:val="0"/>
                    <w:sz w:val="18"/>
                    <w:szCs w:val="18"/>
                    <w:highlight w:val="none"/>
                    <w:vertAlign w:val="baseline"/>
                    <w:lang w:val="en-US" w:eastAsia="zh-CN" w:bidi="ar-SA"/>
                  </w:rPr>
                </w:rPrChange>
              </w:rPr>
            </w:pPr>
            <w:r>
              <w:rPr>
                <w:rFonts w:hint="eastAsia"/>
                <w:kern w:val="0"/>
                <w:sz w:val="21"/>
                <w:szCs w:val="21"/>
                <w:highlight w:val="none"/>
                <w:vertAlign w:val="baseline"/>
                <w:lang w:val="en-US" w:eastAsia="zh-CN"/>
                <w:rPrChange w:id="1827" w:author="lg" w:date="2026-01-14T17:24:29Z">
                  <w:rPr>
                    <w:rFonts w:hint="eastAsia"/>
                    <w:kern w:val="0"/>
                    <w:sz w:val="18"/>
                    <w:szCs w:val="18"/>
                    <w:highlight w:val="none"/>
                    <w:vertAlign w:val="baseline"/>
                    <w:lang w:val="en-US" w:eastAsia="zh-CN"/>
                  </w:rPr>
                </w:rPrChange>
              </w:rPr>
              <w:t>0</w:t>
            </w:r>
          </w:p>
        </w:tc>
        <w:tc>
          <w:tcPr>
            <w:tcW w:w="959" w:type="dxa"/>
          </w:tcPr>
          <w:p w14:paraId="4564C1D4">
            <w:pPr>
              <w:spacing w:before="0" w:beforeLines="0" w:after="0" w:afterLines="0"/>
              <w:jc w:val="center"/>
              <w:rPr>
                <w:rFonts w:hint="default" w:ascii="Times New Roman" w:hAnsi="Times New Roman"/>
                <w:kern w:val="0"/>
                <w:sz w:val="21"/>
                <w:szCs w:val="21"/>
                <w:highlight w:val="none"/>
                <w:vertAlign w:val="baseline"/>
                <w:lang w:val="en-US" w:eastAsia="zh-CN"/>
                <w:rPrChange w:id="1828"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29" w:author="lg" w:date="2026-01-14T17:24:29Z">
                  <w:rPr>
                    <w:rFonts w:hint="eastAsia"/>
                    <w:kern w:val="0"/>
                    <w:sz w:val="18"/>
                    <w:szCs w:val="18"/>
                    <w:highlight w:val="none"/>
                    <w:vertAlign w:val="baseline"/>
                    <w:lang w:val="en-US" w:eastAsia="zh-CN"/>
                  </w:rPr>
                </w:rPrChange>
              </w:rPr>
              <w:t>24</w:t>
            </w:r>
          </w:p>
        </w:tc>
        <w:tc>
          <w:tcPr>
            <w:tcW w:w="1174" w:type="dxa"/>
          </w:tcPr>
          <w:p w14:paraId="7877B041">
            <w:pPr>
              <w:spacing w:before="0" w:beforeLines="0" w:after="0" w:afterLines="0"/>
              <w:jc w:val="center"/>
              <w:rPr>
                <w:rFonts w:hint="default" w:ascii="Times New Roman" w:hAnsi="Times New Roman"/>
                <w:kern w:val="0"/>
                <w:sz w:val="21"/>
                <w:szCs w:val="21"/>
                <w:highlight w:val="none"/>
                <w:vertAlign w:val="baseline"/>
                <w:lang w:val="en-US" w:eastAsia="zh-CN"/>
                <w:rPrChange w:id="1830"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31" w:author="lg" w:date="2026-01-14T17:24:29Z">
                  <w:rPr>
                    <w:rFonts w:hint="eastAsia"/>
                    <w:kern w:val="0"/>
                    <w:sz w:val="18"/>
                    <w:szCs w:val="18"/>
                    <w:highlight w:val="none"/>
                    <w:vertAlign w:val="baseline"/>
                    <w:lang w:val="en-US" w:eastAsia="zh-CN"/>
                  </w:rPr>
                </w:rPrChange>
              </w:rPr>
              <w:t>77</w:t>
            </w:r>
          </w:p>
        </w:tc>
      </w:tr>
      <w:tr w14:paraId="5B4E09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3" w:type="dxa"/>
          </w:tcPr>
          <w:p w14:paraId="2A0F7234">
            <w:pPr>
              <w:spacing w:before="0" w:beforeLines="0" w:after="0" w:afterLines="0"/>
              <w:jc w:val="center"/>
              <w:rPr>
                <w:rFonts w:hint="default" w:ascii="Times New Roman" w:hAnsi="Times New Roman"/>
                <w:kern w:val="0"/>
                <w:sz w:val="21"/>
                <w:szCs w:val="21"/>
                <w:highlight w:val="none"/>
                <w:vertAlign w:val="baseline"/>
                <w:lang w:val="en-US" w:eastAsia="zh-CN"/>
                <w:rPrChange w:id="1832" w:author="lg" w:date="2026-01-14T17:24:29Z">
                  <w:rPr>
                    <w:rFonts w:hint="default" w:ascii="Times New Roman" w:hAnsi="Times New Roman"/>
                    <w:kern w:val="0"/>
                    <w:sz w:val="18"/>
                    <w:szCs w:val="18"/>
                    <w:highlight w:val="none"/>
                    <w:vertAlign w:val="baseline"/>
                    <w:lang w:val="en-US" w:eastAsia="zh-CN"/>
                  </w:rPr>
                </w:rPrChange>
              </w:rPr>
            </w:pPr>
            <w:r>
              <w:rPr>
                <w:rFonts w:hint="eastAsia" w:ascii="Times New Roman" w:hAnsi="Times New Roman"/>
                <w:kern w:val="0"/>
                <w:sz w:val="21"/>
                <w:szCs w:val="21"/>
                <w:highlight w:val="none"/>
                <w:vertAlign w:val="baseline"/>
                <w:lang w:val="en-US" w:eastAsia="zh-CN"/>
                <w:rPrChange w:id="1833" w:author="lg" w:date="2026-01-14T17:24:29Z">
                  <w:rPr>
                    <w:rFonts w:hint="eastAsia" w:ascii="Times New Roman" w:hAnsi="Times New Roman"/>
                    <w:kern w:val="0"/>
                    <w:sz w:val="18"/>
                    <w:szCs w:val="18"/>
                    <w:highlight w:val="none"/>
                    <w:vertAlign w:val="baseline"/>
                    <w:lang w:val="en-US" w:eastAsia="zh-CN"/>
                  </w:rPr>
                </w:rPrChange>
              </w:rPr>
              <w:t>8</w:t>
            </w:r>
          </w:p>
        </w:tc>
        <w:tc>
          <w:tcPr>
            <w:tcW w:w="959" w:type="dxa"/>
          </w:tcPr>
          <w:p w14:paraId="79206936">
            <w:pPr>
              <w:spacing w:before="0" w:beforeLines="0" w:after="0" w:afterLines="0"/>
              <w:jc w:val="center"/>
              <w:rPr>
                <w:rFonts w:hint="default" w:ascii="Times New Roman" w:hAnsi="Times New Roman"/>
                <w:kern w:val="0"/>
                <w:sz w:val="21"/>
                <w:szCs w:val="21"/>
                <w:highlight w:val="none"/>
                <w:vertAlign w:val="baseline"/>
                <w:lang w:val="en-US" w:eastAsia="zh-CN"/>
                <w:rPrChange w:id="1834"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35" w:author="lg" w:date="2026-01-14T17:24:29Z">
                  <w:rPr>
                    <w:rFonts w:hint="eastAsia"/>
                    <w:kern w:val="0"/>
                    <w:sz w:val="18"/>
                    <w:szCs w:val="18"/>
                    <w:highlight w:val="none"/>
                    <w:vertAlign w:val="baseline"/>
                    <w:lang w:val="en-US" w:eastAsia="zh-CN"/>
                  </w:rPr>
                </w:rPrChange>
              </w:rPr>
              <w:t>0</w:t>
            </w:r>
          </w:p>
        </w:tc>
        <w:tc>
          <w:tcPr>
            <w:tcW w:w="959" w:type="dxa"/>
            <w:shd w:val="clear" w:color="auto" w:fill="auto"/>
            <w:vAlign w:val="top"/>
          </w:tcPr>
          <w:p w14:paraId="3A87E6D0">
            <w:pPr>
              <w:spacing w:before="0" w:beforeLines="0" w:after="0" w:afterLines="0"/>
              <w:jc w:val="center"/>
              <w:rPr>
                <w:rFonts w:hint="eastAsia" w:ascii="Times New Roman" w:hAnsi="Times New Roman" w:eastAsia="宋体" w:cs="Times New Roman"/>
                <w:kern w:val="0"/>
                <w:sz w:val="21"/>
                <w:szCs w:val="21"/>
                <w:highlight w:val="none"/>
                <w:vertAlign w:val="baseline"/>
                <w:lang w:val="en-US" w:eastAsia="zh-CN" w:bidi="ar-SA"/>
                <w:rPrChange w:id="1836" w:author="lg" w:date="2026-01-14T17:24:29Z">
                  <w:rPr>
                    <w:rFonts w:hint="eastAsia" w:ascii="Times New Roman" w:hAnsi="Times New Roman" w:eastAsia="宋体" w:cs="Times New Roman"/>
                    <w:kern w:val="0"/>
                    <w:sz w:val="18"/>
                    <w:szCs w:val="18"/>
                    <w:highlight w:val="none"/>
                    <w:vertAlign w:val="baseline"/>
                    <w:lang w:val="en-US" w:eastAsia="zh-CN" w:bidi="ar-SA"/>
                  </w:rPr>
                </w:rPrChange>
              </w:rPr>
            </w:pPr>
            <w:r>
              <w:rPr>
                <w:rFonts w:hint="eastAsia"/>
                <w:kern w:val="0"/>
                <w:sz w:val="21"/>
                <w:szCs w:val="21"/>
                <w:highlight w:val="none"/>
                <w:vertAlign w:val="baseline"/>
                <w:lang w:val="en-US" w:eastAsia="zh-CN"/>
                <w:rPrChange w:id="1837" w:author="lg" w:date="2026-01-14T17:24:29Z">
                  <w:rPr>
                    <w:rFonts w:hint="eastAsia"/>
                    <w:kern w:val="0"/>
                    <w:sz w:val="18"/>
                    <w:szCs w:val="18"/>
                    <w:highlight w:val="none"/>
                    <w:vertAlign w:val="baseline"/>
                    <w:lang w:val="en-US" w:eastAsia="zh-CN"/>
                  </w:rPr>
                </w:rPrChange>
              </w:rPr>
              <w:t>0</w:t>
            </w:r>
          </w:p>
        </w:tc>
        <w:tc>
          <w:tcPr>
            <w:tcW w:w="959" w:type="dxa"/>
          </w:tcPr>
          <w:p w14:paraId="674DD80B">
            <w:pPr>
              <w:spacing w:before="0" w:beforeLines="0" w:after="0" w:afterLines="0"/>
              <w:jc w:val="center"/>
              <w:rPr>
                <w:rFonts w:hint="default" w:ascii="Times New Roman" w:hAnsi="Times New Roman"/>
                <w:kern w:val="0"/>
                <w:sz w:val="21"/>
                <w:szCs w:val="21"/>
                <w:highlight w:val="none"/>
                <w:vertAlign w:val="baseline"/>
                <w:lang w:val="en-US" w:eastAsia="zh-CN"/>
                <w:rPrChange w:id="1838"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39" w:author="lg" w:date="2026-01-14T17:24:29Z">
                  <w:rPr>
                    <w:rFonts w:hint="eastAsia"/>
                    <w:kern w:val="0"/>
                    <w:sz w:val="18"/>
                    <w:szCs w:val="18"/>
                    <w:highlight w:val="none"/>
                    <w:vertAlign w:val="baseline"/>
                    <w:lang w:val="en-US" w:eastAsia="zh-CN"/>
                  </w:rPr>
                </w:rPrChange>
              </w:rPr>
              <w:t>45</w:t>
            </w:r>
          </w:p>
        </w:tc>
        <w:tc>
          <w:tcPr>
            <w:tcW w:w="1174" w:type="dxa"/>
          </w:tcPr>
          <w:p w14:paraId="49A82E3D">
            <w:pPr>
              <w:spacing w:before="0" w:beforeLines="0" w:after="0" w:afterLines="0"/>
              <w:jc w:val="center"/>
              <w:rPr>
                <w:rFonts w:hint="default" w:ascii="Times New Roman" w:hAnsi="Times New Roman"/>
                <w:kern w:val="0"/>
                <w:sz w:val="21"/>
                <w:szCs w:val="21"/>
                <w:highlight w:val="none"/>
                <w:vertAlign w:val="baseline"/>
                <w:lang w:val="en-US" w:eastAsia="zh-CN"/>
                <w:rPrChange w:id="1840"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41" w:author="lg" w:date="2026-01-14T17:24:29Z">
                  <w:rPr>
                    <w:rFonts w:hint="eastAsia"/>
                    <w:kern w:val="0"/>
                    <w:sz w:val="18"/>
                    <w:szCs w:val="18"/>
                    <w:highlight w:val="none"/>
                    <w:vertAlign w:val="baseline"/>
                    <w:lang w:val="en-US" w:eastAsia="zh-CN"/>
                  </w:rPr>
                </w:rPrChange>
              </w:rPr>
              <w:t>69</w:t>
            </w:r>
          </w:p>
        </w:tc>
      </w:tr>
      <w:tr w14:paraId="313FDE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3" w:type="dxa"/>
          </w:tcPr>
          <w:p w14:paraId="6CE26307">
            <w:pPr>
              <w:spacing w:before="0" w:beforeLines="0" w:after="0" w:afterLines="0"/>
              <w:jc w:val="center"/>
              <w:rPr>
                <w:rFonts w:hint="default" w:ascii="Times New Roman" w:hAnsi="Times New Roman"/>
                <w:kern w:val="0"/>
                <w:sz w:val="21"/>
                <w:szCs w:val="21"/>
                <w:highlight w:val="none"/>
                <w:vertAlign w:val="baseline"/>
                <w:lang w:val="en-US" w:eastAsia="zh-CN"/>
                <w:rPrChange w:id="1842" w:author="lg" w:date="2026-01-14T17:24:29Z">
                  <w:rPr>
                    <w:rFonts w:hint="default" w:ascii="Times New Roman" w:hAnsi="Times New Roman"/>
                    <w:kern w:val="0"/>
                    <w:sz w:val="18"/>
                    <w:szCs w:val="18"/>
                    <w:highlight w:val="none"/>
                    <w:vertAlign w:val="baseline"/>
                    <w:lang w:val="en-US" w:eastAsia="zh-CN"/>
                  </w:rPr>
                </w:rPrChange>
              </w:rPr>
            </w:pPr>
            <w:r>
              <w:rPr>
                <w:rFonts w:hint="eastAsia" w:ascii="Times New Roman" w:hAnsi="Times New Roman"/>
                <w:kern w:val="0"/>
                <w:sz w:val="21"/>
                <w:szCs w:val="21"/>
                <w:highlight w:val="none"/>
                <w:vertAlign w:val="baseline"/>
                <w:lang w:val="en-US" w:eastAsia="zh-CN"/>
                <w:rPrChange w:id="1843" w:author="lg" w:date="2026-01-14T17:24:29Z">
                  <w:rPr>
                    <w:rFonts w:hint="eastAsia" w:ascii="Times New Roman" w:hAnsi="Times New Roman"/>
                    <w:kern w:val="0"/>
                    <w:sz w:val="18"/>
                    <w:szCs w:val="18"/>
                    <w:highlight w:val="none"/>
                    <w:vertAlign w:val="baseline"/>
                    <w:lang w:val="en-US" w:eastAsia="zh-CN"/>
                  </w:rPr>
                </w:rPrChange>
              </w:rPr>
              <w:t>9</w:t>
            </w:r>
          </w:p>
        </w:tc>
        <w:tc>
          <w:tcPr>
            <w:tcW w:w="959" w:type="dxa"/>
          </w:tcPr>
          <w:p w14:paraId="5217B0B4">
            <w:pPr>
              <w:spacing w:before="0" w:beforeLines="0" w:after="0" w:afterLines="0"/>
              <w:jc w:val="center"/>
              <w:rPr>
                <w:rFonts w:hint="default" w:ascii="Times New Roman" w:hAnsi="Times New Roman"/>
                <w:kern w:val="0"/>
                <w:sz w:val="21"/>
                <w:szCs w:val="21"/>
                <w:highlight w:val="none"/>
                <w:vertAlign w:val="baseline"/>
                <w:lang w:val="en-US" w:eastAsia="zh-CN"/>
                <w:rPrChange w:id="1844"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45" w:author="lg" w:date="2026-01-14T17:24:29Z">
                  <w:rPr>
                    <w:rFonts w:hint="eastAsia"/>
                    <w:kern w:val="0"/>
                    <w:sz w:val="18"/>
                    <w:szCs w:val="18"/>
                    <w:highlight w:val="none"/>
                    <w:vertAlign w:val="baseline"/>
                    <w:lang w:val="en-US" w:eastAsia="zh-CN"/>
                  </w:rPr>
                </w:rPrChange>
              </w:rPr>
              <w:t>45</w:t>
            </w:r>
          </w:p>
        </w:tc>
        <w:tc>
          <w:tcPr>
            <w:tcW w:w="959" w:type="dxa"/>
            <w:shd w:val="clear" w:color="auto" w:fill="auto"/>
            <w:vAlign w:val="top"/>
          </w:tcPr>
          <w:p w14:paraId="1E1D05E2">
            <w:pPr>
              <w:spacing w:before="0" w:beforeLines="0" w:after="0" w:afterLines="0"/>
              <w:jc w:val="center"/>
              <w:rPr>
                <w:rFonts w:hint="eastAsia" w:ascii="Times New Roman" w:hAnsi="Times New Roman" w:eastAsia="宋体" w:cs="Times New Roman"/>
                <w:kern w:val="0"/>
                <w:sz w:val="21"/>
                <w:szCs w:val="21"/>
                <w:highlight w:val="none"/>
                <w:vertAlign w:val="baseline"/>
                <w:lang w:val="en-US" w:eastAsia="zh-CN" w:bidi="ar-SA"/>
                <w:rPrChange w:id="1846" w:author="lg" w:date="2026-01-14T17:24:29Z">
                  <w:rPr>
                    <w:rFonts w:hint="eastAsia" w:ascii="Times New Roman" w:hAnsi="Times New Roman" w:eastAsia="宋体" w:cs="Times New Roman"/>
                    <w:kern w:val="0"/>
                    <w:sz w:val="18"/>
                    <w:szCs w:val="18"/>
                    <w:highlight w:val="none"/>
                    <w:vertAlign w:val="baseline"/>
                    <w:lang w:val="en-US" w:eastAsia="zh-CN" w:bidi="ar-SA"/>
                  </w:rPr>
                </w:rPrChange>
              </w:rPr>
            </w:pPr>
            <w:r>
              <w:rPr>
                <w:rFonts w:hint="eastAsia"/>
                <w:kern w:val="0"/>
                <w:sz w:val="21"/>
                <w:szCs w:val="21"/>
                <w:highlight w:val="none"/>
                <w:vertAlign w:val="baseline"/>
                <w:lang w:val="en-US" w:eastAsia="zh-CN"/>
                <w:rPrChange w:id="1847" w:author="lg" w:date="2026-01-14T17:24:29Z">
                  <w:rPr>
                    <w:rFonts w:hint="eastAsia"/>
                    <w:kern w:val="0"/>
                    <w:sz w:val="18"/>
                    <w:szCs w:val="18"/>
                    <w:highlight w:val="none"/>
                    <w:vertAlign w:val="baseline"/>
                    <w:lang w:val="en-US" w:eastAsia="zh-CN"/>
                  </w:rPr>
                </w:rPrChange>
              </w:rPr>
              <w:t>-45</w:t>
            </w:r>
          </w:p>
        </w:tc>
        <w:tc>
          <w:tcPr>
            <w:tcW w:w="959" w:type="dxa"/>
          </w:tcPr>
          <w:p w14:paraId="34673CB5">
            <w:pPr>
              <w:spacing w:before="0" w:beforeLines="0" w:after="0" w:afterLines="0"/>
              <w:jc w:val="center"/>
              <w:rPr>
                <w:rFonts w:hint="default" w:ascii="Times New Roman" w:hAnsi="Times New Roman"/>
                <w:kern w:val="0"/>
                <w:sz w:val="21"/>
                <w:szCs w:val="21"/>
                <w:highlight w:val="none"/>
                <w:vertAlign w:val="baseline"/>
                <w:lang w:val="en-US" w:eastAsia="zh-CN"/>
                <w:rPrChange w:id="1848"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49" w:author="lg" w:date="2026-01-14T17:24:29Z">
                  <w:rPr>
                    <w:rFonts w:hint="eastAsia"/>
                    <w:kern w:val="0"/>
                    <w:sz w:val="18"/>
                    <w:szCs w:val="18"/>
                    <w:highlight w:val="none"/>
                    <w:vertAlign w:val="baseline"/>
                    <w:lang w:val="en-US" w:eastAsia="zh-CN"/>
                  </w:rPr>
                </w:rPrChange>
              </w:rPr>
              <w:t>3</w:t>
            </w:r>
          </w:p>
        </w:tc>
        <w:tc>
          <w:tcPr>
            <w:tcW w:w="1174" w:type="dxa"/>
          </w:tcPr>
          <w:p w14:paraId="1FF7169F">
            <w:pPr>
              <w:spacing w:before="0" w:beforeLines="0" w:after="0" w:afterLines="0"/>
              <w:jc w:val="center"/>
              <w:rPr>
                <w:rFonts w:hint="default" w:ascii="Times New Roman" w:hAnsi="Times New Roman"/>
                <w:kern w:val="0"/>
                <w:sz w:val="21"/>
                <w:szCs w:val="21"/>
                <w:highlight w:val="none"/>
                <w:vertAlign w:val="baseline"/>
                <w:lang w:val="en-US" w:eastAsia="zh-CN"/>
                <w:rPrChange w:id="1850"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51" w:author="lg" w:date="2026-01-14T17:24:29Z">
                  <w:rPr>
                    <w:rFonts w:hint="eastAsia"/>
                    <w:kern w:val="0"/>
                    <w:sz w:val="18"/>
                    <w:szCs w:val="18"/>
                    <w:highlight w:val="none"/>
                    <w:vertAlign w:val="baseline"/>
                    <w:lang w:val="en-US" w:eastAsia="zh-CN"/>
                  </w:rPr>
                </w:rPrChange>
              </w:rPr>
              <w:t>31</w:t>
            </w:r>
          </w:p>
        </w:tc>
      </w:tr>
      <w:tr w14:paraId="17D2AA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3" w:type="dxa"/>
          </w:tcPr>
          <w:p w14:paraId="3B7F5DE8">
            <w:pPr>
              <w:spacing w:before="0" w:beforeLines="0" w:after="0" w:afterLines="0"/>
              <w:jc w:val="center"/>
              <w:rPr>
                <w:rFonts w:hint="default" w:ascii="Times New Roman" w:hAnsi="Times New Roman"/>
                <w:kern w:val="0"/>
                <w:sz w:val="21"/>
                <w:szCs w:val="21"/>
                <w:highlight w:val="none"/>
                <w:vertAlign w:val="baseline"/>
                <w:lang w:val="en-US" w:eastAsia="zh-CN"/>
                <w:rPrChange w:id="1852"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53" w:author="lg" w:date="2026-01-14T17:24:29Z">
                  <w:rPr>
                    <w:rFonts w:hint="eastAsia"/>
                    <w:kern w:val="0"/>
                    <w:sz w:val="18"/>
                    <w:szCs w:val="18"/>
                    <w:highlight w:val="none"/>
                    <w:vertAlign w:val="baseline"/>
                    <w:lang w:val="en-US" w:eastAsia="zh-CN"/>
                  </w:rPr>
                </w:rPrChange>
              </w:rPr>
              <w:t>10</w:t>
            </w:r>
          </w:p>
        </w:tc>
        <w:tc>
          <w:tcPr>
            <w:tcW w:w="959" w:type="dxa"/>
          </w:tcPr>
          <w:p w14:paraId="7A3B0F8A">
            <w:pPr>
              <w:spacing w:before="0" w:beforeLines="0" w:after="0" w:afterLines="0"/>
              <w:jc w:val="center"/>
              <w:rPr>
                <w:rFonts w:hint="default"/>
                <w:kern w:val="0"/>
                <w:sz w:val="21"/>
                <w:szCs w:val="21"/>
                <w:highlight w:val="none"/>
                <w:vertAlign w:val="baseline"/>
                <w:lang w:val="en-US" w:eastAsia="zh-CN"/>
                <w:rPrChange w:id="1854"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55" w:author="lg" w:date="2026-01-14T17:24:29Z">
                  <w:rPr>
                    <w:rFonts w:hint="eastAsia"/>
                    <w:kern w:val="0"/>
                    <w:sz w:val="18"/>
                    <w:szCs w:val="18"/>
                    <w:highlight w:val="none"/>
                    <w:vertAlign w:val="baseline"/>
                    <w:lang w:val="en-US" w:eastAsia="zh-CN"/>
                  </w:rPr>
                </w:rPrChange>
              </w:rPr>
              <w:t>45</w:t>
            </w:r>
          </w:p>
        </w:tc>
        <w:tc>
          <w:tcPr>
            <w:tcW w:w="959" w:type="dxa"/>
            <w:shd w:val="clear" w:color="auto" w:fill="auto"/>
            <w:vAlign w:val="top"/>
          </w:tcPr>
          <w:p w14:paraId="155BB687">
            <w:pPr>
              <w:spacing w:before="0" w:beforeLines="0" w:after="0" w:afterLines="0"/>
              <w:jc w:val="center"/>
              <w:rPr>
                <w:rFonts w:hint="default"/>
                <w:kern w:val="0"/>
                <w:sz w:val="21"/>
                <w:szCs w:val="21"/>
                <w:highlight w:val="none"/>
                <w:vertAlign w:val="baseline"/>
                <w:lang w:val="en-US" w:eastAsia="zh-CN"/>
                <w:rPrChange w:id="1856"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57" w:author="lg" w:date="2026-01-14T17:24:29Z">
                  <w:rPr>
                    <w:rFonts w:hint="eastAsia"/>
                    <w:kern w:val="0"/>
                    <w:sz w:val="18"/>
                    <w:szCs w:val="18"/>
                    <w:highlight w:val="none"/>
                    <w:vertAlign w:val="baseline"/>
                    <w:lang w:val="en-US" w:eastAsia="zh-CN"/>
                  </w:rPr>
                </w:rPrChange>
              </w:rPr>
              <w:t>0</w:t>
            </w:r>
          </w:p>
        </w:tc>
        <w:tc>
          <w:tcPr>
            <w:tcW w:w="959" w:type="dxa"/>
          </w:tcPr>
          <w:p w14:paraId="63983705">
            <w:pPr>
              <w:spacing w:before="0" w:beforeLines="0" w:after="0" w:afterLines="0"/>
              <w:jc w:val="center"/>
              <w:rPr>
                <w:rFonts w:hint="default"/>
                <w:kern w:val="0"/>
                <w:sz w:val="21"/>
                <w:szCs w:val="21"/>
                <w:highlight w:val="none"/>
                <w:vertAlign w:val="baseline"/>
                <w:lang w:val="en-US" w:eastAsia="zh-CN"/>
                <w:rPrChange w:id="1858"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59" w:author="lg" w:date="2026-01-14T17:24:29Z">
                  <w:rPr>
                    <w:rFonts w:hint="eastAsia"/>
                    <w:kern w:val="0"/>
                    <w:sz w:val="18"/>
                    <w:szCs w:val="18"/>
                    <w:highlight w:val="none"/>
                    <w:vertAlign w:val="baseline"/>
                    <w:lang w:val="en-US" w:eastAsia="zh-CN"/>
                  </w:rPr>
                </w:rPrChange>
              </w:rPr>
              <w:t>24</w:t>
            </w:r>
          </w:p>
        </w:tc>
        <w:tc>
          <w:tcPr>
            <w:tcW w:w="1174" w:type="dxa"/>
          </w:tcPr>
          <w:p w14:paraId="746D9D50">
            <w:pPr>
              <w:spacing w:before="0" w:beforeLines="0" w:after="0" w:afterLines="0"/>
              <w:jc w:val="center"/>
              <w:rPr>
                <w:rFonts w:hint="default"/>
                <w:kern w:val="0"/>
                <w:sz w:val="21"/>
                <w:szCs w:val="21"/>
                <w:highlight w:val="none"/>
                <w:vertAlign w:val="baseline"/>
                <w:lang w:val="en-US" w:eastAsia="zh-CN"/>
                <w:rPrChange w:id="1860"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61" w:author="lg" w:date="2026-01-14T17:24:29Z">
                  <w:rPr>
                    <w:rFonts w:hint="eastAsia"/>
                    <w:kern w:val="0"/>
                    <w:sz w:val="18"/>
                    <w:szCs w:val="18"/>
                    <w:highlight w:val="none"/>
                    <w:vertAlign w:val="baseline"/>
                    <w:lang w:val="en-US" w:eastAsia="zh-CN"/>
                  </w:rPr>
                </w:rPrChange>
              </w:rPr>
              <w:t>85</w:t>
            </w:r>
          </w:p>
        </w:tc>
      </w:tr>
      <w:tr w14:paraId="62E14E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3" w:type="dxa"/>
          </w:tcPr>
          <w:p w14:paraId="2AA8CE22">
            <w:pPr>
              <w:spacing w:before="0" w:beforeLines="0" w:after="0" w:afterLines="0"/>
              <w:jc w:val="center"/>
              <w:rPr>
                <w:rFonts w:hint="default" w:ascii="Times New Roman" w:hAnsi="Times New Roman"/>
                <w:kern w:val="0"/>
                <w:sz w:val="21"/>
                <w:szCs w:val="21"/>
                <w:highlight w:val="none"/>
                <w:vertAlign w:val="baseline"/>
                <w:lang w:val="en-US" w:eastAsia="zh-CN"/>
                <w:rPrChange w:id="1862"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63" w:author="lg" w:date="2026-01-14T17:24:29Z">
                  <w:rPr>
                    <w:rFonts w:hint="eastAsia"/>
                    <w:kern w:val="0"/>
                    <w:sz w:val="18"/>
                    <w:szCs w:val="18"/>
                    <w:highlight w:val="none"/>
                    <w:vertAlign w:val="baseline"/>
                    <w:lang w:val="en-US" w:eastAsia="zh-CN"/>
                  </w:rPr>
                </w:rPrChange>
              </w:rPr>
              <w:t>11</w:t>
            </w:r>
          </w:p>
        </w:tc>
        <w:tc>
          <w:tcPr>
            <w:tcW w:w="959" w:type="dxa"/>
          </w:tcPr>
          <w:p w14:paraId="4D5AAD90">
            <w:pPr>
              <w:spacing w:before="0" w:beforeLines="0" w:after="0" w:afterLines="0"/>
              <w:jc w:val="center"/>
              <w:rPr>
                <w:rFonts w:hint="default"/>
                <w:kern w:val="0"/>
                <w:sz w:val="21"/>
                <w:szCs w:val="21"/>
                <w:highlight w:val="none"/>
                <w:vertAlign w:val="baseline"/>
                <w:lang w:val="en-US" w:eastAsia="zh-CN"/>
                <w:rPrChange w:id="1864"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65" w:author="lg" w:date="2026-01-14T17:24:29Z">
                  <w:rPr>
                    <w:rFonts w:hint="eastAsia"/>
                    <w:kern w:val="0"/>
                    <w:sz w:val="18"/>
                    <w:szCs w:val="18"/>
                    <w:highlight w:val="none"/>
                    <w:vertAlign w:val="baseline"/>
                    <w:lang w:val="en-US" w:eastAsia="zh-CN"/>
                  </w:rPr>
                </w:rPrChange>
              </w:rPr>
              <w:t>90</w:t>
            </w:r>
          </w:p>
        </w:tc>
        <w:tc>
          <w:tcPr>
            <w:tcW w:w="959" w:type="dxa"/>
            <w:shd w:val="clear" w:color="auto" w:fill="auto"/>
            <w:vAlign w:val="top"/>
          </w:tcPr>
          <w:p w14:paraId="56615997">
            <w:pPr>
              <w:spacing w:before="0" w:beforeLines="0" w:after="0" w:afterLines="0"/>
              <w:jc w:val="center"/>
              <w:rPr>
                <w:rFonts w:hint="default"/>
                <w:kern w:val="0"/>
                <w:sz w:val="21"/>
                <w:szCs w:val="21"/>
                <w:highlight w:val="none"/>
                <w:vertAlign w:val="baseline"/>
                <w:lang w:val="en-US" w:eastAsia="zh-CN"/>
                <w:rPrChange w:id="1866"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67" w:author="lg" w:date="2026-01-14T17:24:29Z">
                  <w:rPr>
                    <w:rFonts w:hint="eastAsia"/>
                    <w:kern w:val="0"/>
                    <w:sz w:val="18"/>
                    <w:szCs w:val="18"/>
                    <w:highlight w:val="none"/>
                    <w:vertAlign w:val="baseline"/>
                    <w:lang w:val="en-US" w:eastAsia="zh-CN"/>
                  </w:rPr>
                </w:rPrChange>
              </w:rPr>
              <w:t>0</w:t>
            </w:r>
          </w:p>
        </w:tc>
        <w:tc>
          <w:tcPr>
            <w:tcW w:w="959" w:type="dxa"/>
          </w:tcPr>
          <w:p w14:paraId="0F64CFBA">
            <w:pPr>
              <w:spacing w:before="0" w:beforeLines="0" w:after="0" w:afterLines="0"/>
              <w:jc w:val="center"/>
              <w:rPr>
                <w:rFonts w:hint="default"/>
                <w:kern w:val="0"/>
                <w:sz w:val="21"/>
                <w:szCs w:val="21"/>
                <w:highlight w:val="none"/>
                <w:vertAlign w:val="baseline"/>
                <w:lang w:val="en-US" w:eastAsia="zh-CN"/>
                <w:rPrChange w:id="1868"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69" w:author="lg" w:date="2026-01-14T17:24:29Z">
                  <w:rPr>
                    <w:rFonts w:hint="eastAsia"/>
                    <w:kern w:val="0"/>
                    <w:sz w:val="18"/>
                    <w:szCs w:val="18"/>
                    <w:highlight w:val="none"/>
                    <w:vertAlign w:val="baseline"/>
                    <w:lang w:val="en-US" w:eastAsia="zh-CN"/>
                  </w:rPr>
                </w:rPrChange>
              </w:rPr>
              <w:t>45</w:t>
            </w:r>
          </w:p>
        </w:tc>
        <w:tc>
          <w:tcPr>
            <w:tcW w:w="1174" w:type="dxa"/>
          </w:tcPr>
          <w:p w14:paraId="2AE52886">
            <w:pPr>
              <w:spacing w:before="0" w:beforeLines="0" w:after="0" w:afterLines="0"/>
              <w:jc w:val="center"/>
              <w:rPr>
                <w:rFonts w:hint="default"/>
                <w:kern w:val="0"/>
                <w:sz w:val="21"/>
                <w:szCs w:val="21"/>
                <w:highlight w:val="none"/>
                <w:vertAlign w:val="baseline"/>
                <w:lang w:val="en-US" w:eastAsia="zh-CN"/>
                <w:rPrChange w:id="1870"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71" w:author="lg" w:date="2026-01-14T17:24:29Z">
                  <w:rPr>
                    <w:rFonts w:hint="eastAsia"/>
                    <w:kern w:val="0"/>
                    <w:sz w:val="18"/>
                    <w:szCs w:val="18"/>
                    <w:highlight w:val="none"/>
                    <w:vertAlign w:val="baseline"/>
                    <w:lang w:val="en-US" w:eastAsia="zh-CN"/>
                  </w:rPr>
                </w:rPrChange>
              </w:rPr>
              <w:t>92</w:t>
            </w:r>
          </w:p>
        </w:tc>
      </w:tr>
      <w:tr w14:paraId="266C17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3" w:type="dxa"/>
          </w:tcPr>
          <w:p w14:paraId="077559E3">
            <w:pPr>
              <w:spacing w:before="0" w:beforeLines="0" w:after="0" w:afterLines="0"/>
              <w:jc w:val="center"/>
              <w:rPr>
                <w:rFonts w:hint="default" w:ascii="Times New Roman" w:hAnsi="Times New Roman"/>
                <w:kern w:val="0"/>
                <w:sz w:val="21"/>
                <w:szCs w:val="21"/>
                <w:highlight w:val="none"/>
                <w:vertAlign w:val="baseline"/>
                <w:lang w:val="en-US" w:eastAsia="zh-CN"/>
                <w:rPrChange w:id="1872" w:author="lg" w:date="2026-01-14T17:24:29Z">
                  <w:rPr>
                    <w:rFonts w:hint="default" w:ascii="Times New Roman" w:hAnsi="Times New Roman"/>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73" w:author="lg" w:date="2026-01-14T17:24:29Z">
                  <w:rPr>
                    <w:rFonts w:hint="eastAsia"/>
                    <w:kern w:val="0"/>
                    <w:sz w:val="18"/>
                    <w:szCs w:val="18"/>
                    <w:highlight w:val="none"/>
                    <w:vertAlign w:val="baseline"/>
                    <w:lang w:val="en-US" w:eastAsia="zh-CN"/>
                  </w:rPr>
                </w:rPrChange>
              </w:rPr>
              <w:t>12</w:t>
            </w:r>
          </w:p>
        </w:tc>
        <w:tc>
          <w:tcPr>
            <w:tcW w:w="959" w:type="dxa"/>
          </w:tcPr>
          <w:p w14:paraId="1CE6DB19">
            <w:pPr>
              <w:spacing w:before="0" w:beforeLines="0" w:after="0" w:afterLines="0"/>
              <w:jc w:val="center"/>
              <w:rPr>
                <w:rFonts w:hint="default"/>
                <w:kern w:val="0"/>
                <w:sz w:val="21"/>
                <w:szCs w:val="21"/>
                <w:highlight w:val="none"/>
                <w:vertAlign w:val="baseline"/>
                <w:lang w:val="en-US" w:eastAsia="zh-CN"/>
                <w:rPrChange w:id="1874"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75" w:author="lg" w:date="2026-01-14T17:24:29Z">
                  <w:rPr>
                    <w:rFonts w:hint="eastAsia"/>
                    <w:kern w:val="0"/>
                    <w:sz w:val="18"/>
                    <w:szCs w:val="18"/>
                    <w:highlight w:val="none"/>
                    <w:vertAlign w:val="baseline"/>
                    <w:lang w:val="en-US" w:eastAsia="zh-CN"/>
                  </w:rPr>
                </w:rPrChange>
              </w:rPr>
              <w:t>0</w:t>
            </w:r>
          </w:p>
        </w:tc>
        <w:tc>
          <w:tcPr>
            <w:tcW w:w="959" w:type="dxa"/>
            <w:shd w:val="clear" w:color="auto" w:fill="auto"/>
            <w:vAlign w:val="top"/>
          </w:tcPr>
          <w:p w14:paraId="69B36A34">
            <w:pPr>
              <w:spacing w:before="0" w:beforeLines="0" w:after="0" w:afterLines="0"/>
              <w:jc w:val="center"/>
              <w:rPr>
                <w:rFonts w:hint="default"/>
                <w:kern w:val="0"/>
                <w:sz w:val="21"/>
                <w:szCs w:val="21"/>
                <w:highlight w:val="none"/>
                <w:vertAlign w:val="baseline"/>
                <w:lang w:val="en-US" w:eastAsia="zh-CN"/>
                <w:rPrChange w:id="1876"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77" w:author="lg" w:date="2026-01-14T17:24:29Z">
                  <w:rPr>
                    <w:rFonts w:hint="eastAsia"/>
                    <w:kern w:val="0"/>
                    <w:sz w:val="18"/>
                    <w:szCs w:val="18"/>
                    <w:highlight w:val="none"/>
                    <w:vertAlign w:val="baseline"/>
                    <w:lang w:val="en-US" w:eastAsia="zh-CN"/>
                  </w:rPr>
                </w:rPrChange>
              </w:rPr>
              <w:t>0</w:t>
            </w:r>
          </w:p>
        </w:tc>
        <w:tc>
          <w:tcPr>
            <w:tcW w:w="959" w:type="dxa"/>
          </w:tcPr>
          <w:p w14:paraId="35AAAF18">
            <w:pPr>
              <w:spacing w:before="0" w:beforeLines="0" w:after="0" w:afterLines="0"/>
              <w:jc w:val="center"/>
              <w:rPr>
                <w:rFonts w:hint="default"/>
                <w:kern w:val="0"/>
                <w:sz w:val="21"/>
                <w:szCs w:val="21"/>
                <w:highlight w:val="none"/>
                <w:vertAlign w:val="baseline"/>
                <w:lang w:val="en-US" w:eastAsia="zh-CN"/>
                <w:rPrChange w:id="1878"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79" w:author="lg" w:date="2026-01-14T17:24:29Z">
                  <w:rPr>
                    <w:rFonts w:hint="eastAsia"/>
                    <w:kern w:val="0"/>
                    <w:sz w:val="18"/>
                    <w:szCs w:val="18"/>
                    <w:highlight w:val="none"/>
                    <w:vertAlign w:val="baseline"/>
                    <w:lang w:val="en-US" w:eastAsia="zh-CN"/>
                  </w:rPr>
                </w:rPrChange>
              </w:rPr>
              <w:t>3</w:t>
            </w:r>
          </w:p>
        </w:tc>
        <w:tc>
          <w:tcPr>
            <w:tcW w:w="1174" w:type="dxa"/>
          </w:tcPr>
          <w:p w14:paraId="7B952399">
            <w:pPr>
              <w:spacing w:before="0" w:beforeLines="0" w:after="0" w:afterLines="0"/>
              <w:jc w:val="center"/>
              <w:rPr>
                <w:rFonts w:hint="default"/>
                <w:kern w:val="0"/>
                <w:sz w:val="21"/>
                <w:szCs w:val="21"/>
                <w:highlight w:val="none"/>
                <w:vertAlign w:val="baseline"/>
                <w:lang w:val="en-US" w:eastAsia="zh-CN"/>
                <w:rPrChange w:id="1880"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81" w:author="lg" w:date="2026-01-14T17:24:29Z">
                  <w:rPr>
                    <w:rFonts w:hint="eastAsia"/>
                    <w:kern w:val="0"/>
                    <w:sz w:val="18"/>
                    <w:szCs w:val="18"/>
                    <w:highlight w:val="none"/>
                    <w:vertAlign w:val="baseline"/>
                    <w:lang w:val="en-US" w:eastAsia="zh-CN"/>
                  </w:rPr>
                </w:rPrChange>
              </w:rPr>
              <w:t>62</w:t>
            </w:r>
          </w:p>
        </w:tc>
      </w:tr>
      <w:tr w14:paraId="2BF65B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3" w:type="dxa"/>
          </w:tcPr>
          <w:p w14:paraId="01F4C560">
            <w:pPr>
              <w:spacing w:before="0" w:beforeLines="0" w:after="0" w:afterLines="0"/>
              <w:jc w:val="center"/>
              <w:rPr>
                <w:rFonts w:hint="default"/>
                <w:kern w:val="0"/>
                <w:sz w:val="21"/>
                <w:szCs w:val="21"/>
                <w:highlight w:val="none"/>
                <w:vertAlign w:val="baseline"/>
                <w:lang w:val="en-US" w:eastAsia="zh-CN"/>
                <w:rPrChange w:id="1882"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83" w:author="lg" w:date="2026-01-14T17:24:29Z">
                  <w:rPr>
                    <w:rFonts w:hint="eastAsia"/>
                    <w:kern w:val="0"/>
                    <w:sz w:val="18"/>
                    <w:szCs w:val="18"/>
                    <w:highlight w:val="none"/>
                    <w:vertAlign w:val="baseline"/>
                    <w:lang w:val="en-US" w:eastAsia="zh-CN"/>
                  </w:rPr>
                </w:rPrChange>
              </w:rPr>
              <w:t>13</w:t>
            </w:r>
          </w:p>
        </w:tc>
        <w:tc>
          <w:tcPr>
            <w:tcW w:w="959" w:type="dxa"/>
          </w:tcPr>
          <w:p w14:paraId="7B909478">
            <w:pPr>
              <w:spacing w:before="0" w:beforeLines="0" w:after="0" w:afterLines="0"/>
              <w:jc w:val="center"/>
              <w:rPr>
                <w:rFonts w:hint="default"/>
                <w:kern w:val="0"/>
                <w:sz w:val="21"/>
                <w:szCs w:val="21"/>
                <w:highlight w:val="none"/>
                <w:vertAlign w:val="baseline"/>
                <w:lang w:val="en-US" w:eastAsia="zh-CN"/>
                <w:rPrChange w:id="1884"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85" w:author="lg" w:date="2026-01-14T17:24:29Z">
                  <w:rPr>
                    <w:rFonts w:hint="eastAsia"/>
                    <w:kern w:val="0"/>
                    <w:sz w:val="18"/>
                    <w:szCs w:val="18"/>
                    <w:highlight w:val="none"/>
                    <w:vertAlign w:val="baseline"/>
                    <w:lang w:val="en-US" w:eastAsia="zh-CN"/>
                  </w:rPr>
                </w:rPrChange>
              </w:rPr>
              <w:t>90</w:t>
            </w:r>
          </w:p>
        </w:tc>
        <w:tc>
          <w:tcPr>
            <w:tcW w:w="959" w:type="dxa"/>
            <w:shd w:val="clear" w:color="auto" w:fill="auto"/>
            <w:vAlign w:val="top"/>
          </w:tcPr>
          <w:p w14:paraId="4D212DC8">
            <w:pPr>
              <w:spacing w:before="0" w:beforeLines="0" w:after="0" w:afterLines="0"/>
              <w:jc w:val="center"/>
              <w:rPr>
                <w:rFonts w:hint="default"/>
                <w:kern w:val="0"/>
                <w:sz w:val="21"/>
                <w:szCs w:val="21"/>
                <w:highlight w:val="none"/>
                <w:vertAlign w:val="baseline"/>
                <w:lang w:val="en-US" w:eastAsia="zh-CN"/>
                <w:rPrChange w:id="1886"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87" w:author="lg" w:date="2026-01-14T17:24:29Z">
                  <w:rPr>
                    <w:rFonts w:hint="eastAsia"/>
                    <w:kern w:val="0"/>
                    <w:sz w:val="18"/>
                    <w:szCs w:val="18"/>
                    <w:highlight w:val="none"/>
                    <w:vertAlign w:val="baseline"/>
                    <w:lang w:val="en-US" w:eastAsia="zh-CN"/>
                  </w:rPr>
                </w:rPrChange>
              </w:rPr>
              <w:t>45</w:t>
            </w:r>
          </w:p>
        </w:tc>
        <w:tc>
          <w:tcPr>
            <w:tcW w:w="959" w:type="dxa"/>
          </w:tcPr>
          <w:p w14:paraId="5D4D593A">
            <w:pPr>
              <w:spacing w:before="0" w:beforeLines="0" w:after="0" w:afterLines="0"/>
              <w:jc w:val="center"/>
              <w:rPr>
                <w:rFonts w:hint="default"/>
                <w:kern w:val="0"/>
                <w:sz w:val="21"/>
                <w:szCs w:val="21"/>
                <w:highlight w:val="none"/>
                <w:vertAlign w:val="baseline"/>
                <w:lang w:val="en-US" w:eastAsia="zh-CN"/>
                <w:rPrChange w:id="1888"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89" w:author="lg" w:date="2026-01-14T17:24:29Z">
                  <w:rPr>
                    <w:rFonts w:hint="eastAsia"/>
                    <w:kern w:val="0"/>
                    <w:sz w:val="18"/>
                    <w:szCs w:val="18"/>
                    <w:highlight w:val="none"/>
                    <w:vertAlign w:val="baseline"/>
                    <w:lang w:val="en-US" w:eastAsia="zh-CN"/>
                  </w:rPr>
                </w:rPrChange>
              </w:rPr>
              <w:t>24</w:t>
            </w:r>
          </w:p>
        </w:tc>
        <w:tc>
          <w:tcPr>
            <w:tcW w:w="1174" w:type="dxa"/>
          </w:tcPr>
          <w:p w14:paraId="4E7DA867">
            <w:pPr>
              <w:spacing w:before="0" w:beforeLines="0" w:after="0" w:afterLines="0"/>
              <w:jc w:val="center"/>
              <w:rPr>
                <w:rFonts w:hint="default"/>
                <w:kern w:val="0"/>
                <w:sz w:val="21"/>
                <w:szCs w:val="21"/>
                <w:highlight w:val="none"/>
                <w:vertAlign w:val="baseline"/>
                <w:lang w:val="en-US" w:eastAsia="zh-CN"/>
                <w:rPrChange w:id="1890"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91" w:author="lg" w:date="2026-01-14T17:24:29Z">
                  <w:rPr>
                    <w:rFonts w:hint="eastAsia"/>
                    <w:kern w:val="0"/>
                    <w:sz w:val="18"/>
                    <w:szCs w:val="18"/>
                    <w:highlight w:val="none"/>
                    <w:vertAlign w:val="baseline"/>
                    <w:lang w:val="en-US" w:eastAsia="zh-CN"/>
                  </w:rPr>
                </w:rPrChange>
              </w:rPr>
              <w:t>31</w:t>
            </w:r>
          </w:p>
        </w:tc>
      </w:tr>
      <w:tr w14:paraId="61A5D9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3" w:type="dxa"/>
          </w:tcPr>
          <w:p w14:paraId="1FFF8CB8">
            <w:pPr>
              <w:spacing w:before="0" w:beforeLines="0" w:after="0" w:afterLines="0"/>
              <w:jc w:val="center"/>
              <w:rPr>
                <w:rFonts w:hint="default"/>
                <w:kern w:val="0"/>
                <w:sz w:val="21"/>
                <w:szCs w:val="21"/>
                <w:highlight w:val="none"/>
                <w:vertAlign w:val="baseline"/>
                <w:lang w:val="en-US" w:eastAsia="zh-CN"/>
                <w:rPrChange w:id="1892"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93" w:author="lg" w:date="2026-01-14T17:24:29Z">
                  <w:rPr>
                    <w:rFonts w:hint="eastAsia"/>
                    <w:kern w:val="0"/>
                    <w:sz w:val="18"/>
                    <w:szCs w:val="18"/>
                    <w:highlight w:val="none"/>
                    <w:vertAlign w:val="baseline"/>
                    <w:lang w:val="en-US" w:eastAsia="zh-CN"/>
                  </w:rPr>
                </w:rPrChange>
              </w:rPr>
              <w:t>14</w:t>
            </w:r>
          </w:p>
        </w:tc>
        <w:tc>
          <w:tcPr>
            <w:tcW w:w="959" w:type="dxa"/>
          </w:tcPr>
          <w:p w14:paraId="7DD90E70">
            <w:pPr>
              <w:spacing w:before="0" w:beforeLines="0" w:after="0" w:afterLines="0"/>
              <w:jc w:val="center"/>
              <w:rPr>
                <w:rFonts w:hint="default"/>
                <w:kern w:val="0"/>
                <w:sz w:val="21"/>
                <w:szCs w:val="21"/>
                <w:highlight w:val="none"/>
                <w:vertAlign w:val="baseline"/>
                <w:lang w:val="en-US" w:eastAsia="zh-CN"/>
                <w:rPrChange w:id="1894"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95" w:author="lg" w:date="2026-01-14T17:24:29Z">
                  <w:rPr>
                    <w:rFonts w:hint="eastAsia"/>
                    <w:kern w:val="0"/>
                    <w:sz w:val="18"/>
                    <w:szCs w:val="18"/>
                    <w:highlight w:val="none"/>
                    <w:vertAlign w:val="baseline"/>
                    <w:lang w:val="en-US" w:eastAsia="zh-CN"/>
                  </w:rPr>
                </w:rPrChange>
              </w:rPr>
              <w:t>45</w:t>
            </w:r>
          </w:p>
        </w:tc>
        <w:tc>
          <w:tcPr>
            <w:tcW w:w="959" w:type="dxa"/>
            <w:shd w:val="clear" w:color="auto" w:fill="auto"/>
            <w:vAlign w:val="top"/>
          </w:tcPr>
          <w:p w14:paraId="1F509DE4">
            <w:pPr>
              <w:spacing w:before="0" w:beforeLines="0" w:after="0" w:afterLines="0"/>
              <w:jc w:val="center"/>
              <w:rPr>
                <w:rFonts w:hint="default"/>
                <w:kern w:val="0"/>
                <w:sz w:val="21"/>
                <w:szCs w:val="21"/>
                <w:highlight w:val="none"/>
                <w:vertAlign w:val="baseline"/>
                <w:lang w:val="en-US" w:eastAsia="zh-CN"/>
                <w:rPrChange w:id="1896"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97" w:author="lg" w:date="2026-01-14T17:24:29Z">
                  <w:rPr>
                    <w:rFonts w:hint="eastAsia"/>
                    <w:kern w:val="0"/>
                    <w:sz w:val="18"/>
                    <w:szCs w:val="18"/>
                    <w:highlight w:val="none"/>
                    <w:vertAlign w:val="baseline"/>
                    <w:lang w:val="en-US" w:eastAsia="zh-CN"/>
                  </w:rPr>
                </w:rPrChange>
              </w:rPr>
              <w:t>0</w:t>
            </w:r>
          </w:p>
        </w:tc>
        <w:tc>
          <w:tcPr>
            <w:tcW w:w="959" w:type="dxa"/>
          </w:tcPr>
          <w:p w14:paraId="7F3B25BE">
            <w:pPr>
              <w:spacing w:before="0" w:beforeLines="0" w:after="0" w:afterLines="0"/>
              <w:jc w:val="center"/>
              <w:rPr>
                <w:rFonts w:hint="default"/>
                <w:kern w:val="0"/>
                <w:sz w:val="21"/>
                <w:szCs w:val="21"/>
                <w:highlight w:val="none"/>
                <w:vertAlign w:val="baseline"/>
                <w:lang w:val="en-US" w:eastAsia="zh-CN"/>
                <w:rPrChange w:id="1898"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899" w:author="lg" w:date="2026-01-14T17:24:29Z">
                  <w:rPr>
                    <w:rFonts w:hint="eastAsia"/>
                    <w:kern w:val="0"/>
                    <w:sz w:val="18"/>
                    <w:szCs w:val="18"/>
                    <w:highlight w:val="none"/>
                    <w:vertAlign w:val="baseline"/>
                    <w:lang w:val="en-US" w:eastAsia="zh-CN"/>
                  </w:rPr>
                </w:rPrChange>
              </w:rPr>
              <w:t>24</w:t>
            </w:r>
          </w:p>
        </w:tc>
        <w:tc>
          <w:tcPr>
            <w:tcW w:w="1174" w:type="dxa"/>
          </w:tcPr>
          <w:p w14:paraId="5D6908EE">
            <w:pPr>
              <w:spacing w:before="0" w:beforeLines="0" w:after="0" w:afterLines="0"/>
              <w:jc w:val="center"/>
              <w:rPr>
                <w:rFonts w:hint="default"/>
                <w:kern w:val="0"/>
                <w:sz w:val="21"/>
                <w:szCs w:val="21"/>
                <w:highlight w:val="none"/>
                <w:vertAlign w:val="baseline"/>
                <w:lang w:val="en-US" w:eastAsia="zh-CN"/>
                <w:rPrChange w:id="1900"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901" w:author="lg" w:date="2026-01-14T17:24:29Z">
                  <w:rPr>
                    <w:rFonts w:hint="eastAsia"/>
                    <w:kern w:val="0"/>
                    <w:sz w:val="18"/>
                    <w:szCs w:val="18"/>
                    <w:highlight w:val="none"/>
                    <w:vertAlign w:val="baseline"/>
                    <w:lang w:val="en-US" w:eastAsia="zh-CN"/>
                  </w:rPr>
                </w:rPrChange>
              </w:rPr>
              <w:t>77</w:t>
            </w:r>
          </w:p>
        </w:tc>
      </w:tr>
      <w:tr w14:paraId="15FB96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3" w:type="dxa"/>
          </w:tcPr>
          <w:p w14:paraId="0F121F03">
            <w:pPr>
              <w:spacing w:before="0" w:beforeLines="0" w:after="0" w:afterLines="0"/>
              <w:jc w:val="center"/>
              <w:rPr>
                <w:rFonts w:hint="default"/>
                <w:kern w:val="0"/>
                <w:sz w:val="21"/>
                <w:szCs w:val="21"/>
                <w:highlight w:val="none"/>
                <w:vertAlign w:val="baseline"/>
                <w:lang w:val="en-US" w:eastAsia="zh-CN"/>
                <w:rPrChange w:id="1902"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903" w:author="lg" w:date="2026-01-14T17:24:29Z">
                  <w:rPr>
                    <w:rFonts w:hint="eastAsia"/>
                    <w:kern w:val="0"/>
                    <w:sz w:val="18"/>
                    <w:szCs w:val="18"/>
                    <w:highlight w:val="none"/>
                    <w:vertAlign w:val="baseline"/>
                    <w:lang w:val="en-US" w:eastAsia="zh-CN"/>
                  </w:rPr>
                </w:rPrChange>
              </w:rPr>
              <w:t>15</w:t>
            </w:r>
          </w:p>
        </w:tc>
        <w:tc>
          <w:tcPr>
            <w:tcW w:w="959" w:type="dxa"/>
          </w:tcPr>
          <w:p w14:paraId="08322894">
            <w:pPr>
              <w:spacing w:before="0" w:beforeLines="0" w:after="0" w:afterLines="0"/>
              <w:jc w:val="center"/>
              <w:rPr>
                <w:rFonts w:hint="default"/>
                <w:kern w:val="0"/>
                <w:sz w:val="21"/>
                <w:szCs w:val="21"/>
                <w:highlight w:val="none"/>
                <w:vertAlign w:val="baseline"/>
                <w:lang w:val="en-US" w:eastAsia="zh-CN"/>
                <w:rPrChange w:id="1904"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905" w:author="lg" w:date="2026-01-14T17:24:29Z">
                  <w:rPr>
                    <w:rFonts w:hint="eastAsia"/>
                    <w:kern w:val="0"/>
                    <w:sz w:val="18"/>
                    <w:szCs w:val="18"/>
                    <w:highlight w:val="none"/>
                    <w:vertAlign w:val="baseline"/>
                    <w:lang w:val="en-US" w:eastAsia="zh-CN"/>
                  </w:rPr>
                </w:rPrChange>
              </w:rPr>
              <w:t>45</w:t>
            </w:r>
          </w:p>
        </w:tc>
        <w:tc>
          <w:tcPr>
            <w:tcW w:w="959" w:type="dxa"/>
            <w:shd w:val="clear" w:color="auto" w:fill="auto"/>
            <w:vAlign w:val="top"/>
          </w:tcPr>
          <w:p w14:paraId="6B319389">
            <w:pPr>
              <w:spacing w:before="0" w:beforeLines="0" w:after="0" w:afterLines="0"/>
              <w:jc w:val="center"/>
              <w:rPr>
                <w:rFonts w:hint="default"/>
                <w:kern w:val="0"/>
                <w:sz w:val="21"/>
                <w:szCs w:val="21"/>
                <w:highlight w:val="none"/>
                <w:vertAlign w:val="baseline"/>
                <w:lang w:val="en-US" w:eastAsia="zh-CN"/>
                <w:rPrChange w:id="1906"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907" w:author="lg" w:date="2026-01-14T17:24:29Z">
                  <w:rPr>
                    <w:rFonts w:hint="eastAsia"/>
                    <w:kern w:val="0"/>
                    <w:sz w:val="18"/>
                    <w:szCs w:val="18"/>
                    <w:highlight w:val="none"/>
                    <w:vertAlign w:val="baseline"/>
                    <w:lang w:val="en-US" w:eastAsia="zh-CN"/>
                  </w:rPr>
                </w:rPrChange>
              </w:rPr>
              <w:t>0</w:t>
            </w:r>
          </w:p>
        </w:tc>
        <w:tc>
          <w:tcPr>
            <w:tcW w:w="959" w:type="dxa"/>
          </w:tcPr>
          <w:p w14:paraId="66F4DA72">
            <w:pPr>
              <w:spacing w:before="0" w:beforeLines="0" w:after="0" w:afterLines="0"/>
              <w:jc w:val="center"/>
              <w:rPr>
                <w:rFonts w:hint="default"/>
                <w:kern w:val="0"/>
                <w:sz w:val="21"/>
                <w:szCs w:val="21"/>
                <w:highlight w:val="none"/>
                <w:vertAlign w:val="baseline"/>
                <w:lang w:val="en-US" w:eastAsia="zh-CN"/>
                <w:rPrChange w:id="1908"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909" w:author="lg" w:date="2026-01-14T17:24:29Z">
                  <w:rPr>
                    <w:rFonts w:hint="eastAsia"/>
                    <w:kern w:val="0"/>
                    <w:sz w:val="18"/>
                    <w:szCs w:val="18"/>
                    <w:highlight w:val="none"/>
                    <w:vertAlign w:val="baseline"/>
                    <w:lang w:val="en-US" w:eastAsia="zh-CN"/>
                  </w:rPr>
                </w:rPrChange>
              </w:rPr>
              <w:t>24</w:t>
            </w:r>
          </w:p>
        </w:tc>
        <w:tc>
          <w:tcPr>
            <w:tcW w:w="1174" w:type="dxa"/>
          </w:tcPr>
          <w:p w14:paraId="33CF5D0F">
            <w:pPr>
              <w:spacing w:before="0" w:beforeLines="0" w:after="0" w:afterLines="0"/>
              <w:jc w:val="center"/>
              <w:rPr>
                <w:rFonts w:hint="default"/>
                <w:kern w:val="0"/>
                <w:sz w:val="21"/>
                <w:szCs w:val="21"/>
                <w:highlight w:val="none"/>
                <w:vertAlign w:val="baseline"/>
                <w:lang w:val="en-US" w:eastAsia="zh-CN"/>
                <w:rPrChange w:id="1910"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911" w:author="lg" w:date="2026-01-14T17:24:29Z">
                  <w:rPr>
                    <w:rFonts w:hint="eastAsia"/>
                    <w:kern w:val="0"/>
                    <w:sz w:val="18"/>
                    <w:szCs w:val="18"/>
                    <w:highlight w:val="none"/>
                    <w:vertAlign w:val="baseline"/>
                    <w:lang w:val="en-US" w:eastAsia="zh-CN"/>
                  </w:rPr>
                </w:rPrChange>
              </w:rPr>
              <w:t>85</w:t>
            </w:r>
          </w:p>
        </w:tc>
      </w:tr>
      <w:tr w14:paraId="37896E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3" w:type="dxa"/>
          </w:tcPr>
          <w:p w14:paraId="6C0A46BE">
            <w:pPr>
              <w:spacing w:before="0" w:beforeLines="0" w:after="0" w:afterLines="0"/>
              <w:jc w:val="center"/>
              <w:rPr>
                <w:rFonts w:hint="default"/>
                <w:kern w:val="0"/>
                <w:sz w:val="21"/>
                <w:szCs w:val="21"/>
                <w:highlight w:val="none"/>
                <w:vertAlign w:val="baseline"/>
                <w:lang w:val="en-US" w:eastAsia="zh-CN"/>
                <w:rPrChange w:id="1912"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913" w:author="lg" w:date="2026-01-14T17:24:29Z">
                  <w:rPr>
                    <w:rFonts w:hint="eastAsia"/>
                    <w:kern w:val="0"/>
                    <w:sz w:val="18"/>
                    <w:szCs w:val="18"/>
                    <w:highlight w:val="none"/>
                    <w:vertAlign w:val="baseline"/>
                    <w:lang w:val="en-US" w:eastAsia="zh-CN"/>
                  </w:rPr>
                </w:rPrChange>
              </w:rPr>
              <w:t>16</w:t>
            </w:r>
          </w:p>
        </w:tc>
        <w:tc>
          <w:tcPr>
            <w:tcW w:w="959" w:type="dxa"/>
          </w:tcPr>
          <w:p w14:paraId="6381C642">
            <w:pPr>
              <w:spacing w:before="0" w:beforeLines="0" w:after="0" w:afterLines="0"/>
              <w:jc w:val="center"/>
              <w:rPr>
                <w:rFonts w:hint="default"/>
                <w:kern w:val="0"/>
                <w:sz w:val="21"/>
                <w:szCs w:val="21"/>
                <w:highlight w:val="none"/>
                <w:vertAlign w:val="baseline"/>
                <w:lang w:val="en-US" w:eastAsia="zh-CN"/>
                <w:rPrChange w:id="1914"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915" w:author="lg" w:date="2026-01-14T17:24:29Z">
                  <w:rPr>
                    <w:rFonts w:hint="eastAsia"/>
                    <w:kern w:val="0"/>
                    <w:sz w:val="18"/>
                    <w:szCs w:val="18"/>
                    <w:highlight w:val="none"/>
                    <w:vertAlign w:val="baseline"/>
                    <w:lang w:val="en-US" w:eastAsia="zh-CN"/>
                  </w:rPr>
                </w:rPrChange>
              </w:rPr>
              <w:t>90</w:t>
            </w:r>
          </w:p>
        </w:tc>
        <w:tc>
          <w:tcPr>
            <w:tcW w:w="959" w:type="dxa"/>
            <w:shd w:val="clear" w:color="auto" w:fill="auto"/>
            <w:vAlign w:val="top"/>
          </w:tcPr>
          <w:p w14:paraId="3FE0EA5B">
            <w:pPr>
              <w:spacing w:before="0" w:beforeLines="0" w:after="0" w:afterLines="0"/>
              <w:jc w:val="center"/>
              <w:rPr>
                <w:rFonts w:hint="default"/>
                <w:kern w:val="0"/>
                <w:sz w:val="21"/>
                <w:szCs w:val="21"/>
                <w:highlight w:val="none"/>
                <w:vertAlign w:val="baseline"/>
                <w:lang w:val="en-US" w:eastAsia="zh-CN"/>
                <w:rPrChange w:id="1916"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917" w:author="lg" w:date="2026-01-14T17:24:29Z">
                  <w:rPr>
                    <w:rFonts w:hint="eastAsia"/>
                    <w:kern w:val="0"/>
                    <w:sz w:val="18"/>
                    <w:szCs w:val="18"/>
                    <w:highlight w:val="none"/>
                    <w:vertAlign w:val="baseline"/>
                    <w:lang w:val="en-US" w:eastAsia="zh-CN"/>
                  </w:rPr>
                </w:rPrChange>
              </w:rPr>
              <w:t>-45</w:t>
            </w:r>
          </w:p>
        </w:tc>
        <w:tc>
          <w:tcPr>
            <w:tcW w:w="959" w:type="dxa"/>
          </w:tcPr>
          <w:p w14:paraId="7F824395">
            <w:pPr>
              <w:spacing w:before="0" w:beforeLines="0" w:after="0" w:afterLines="0"/>
              <w:jc w:val="center"/>
              <w:rPr>
                <w:rFonts w:hint="default"/>
                <w:kern w:val="0"/>
                <w:sz w:val="21"/>
                <w:szCs w:val="21"/>
                <w:highlight w:val="none"/>
                <w:vertAlign w:val="baseline"/>
                <w:lang w:val="en-US" w:eastAsia="zh-CN"/>
                <w:rPrChange w:id="1918"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919" w:author="lg" w:date="2026-01-14T17:24:29Z">
                  <w:rPr>
                    <w:rFonts w:hint="eastAsia"/>
                    <w:kern w:val="0"/>
                    <w:sz w:val="18"/>
                    <w:szCs w:val="18"/>
                    <w:highlight w:val="none"/>
                    <w:vertAlign w:val="baseline"/>
                    <w:lang w:val="en-US" w:eastAsia="zh-CN"/>
                  </w:rPr>
                </w:rPrChange>
              </w:rPr>
              <w:t>24</w:t>
            </w:r>
          </w:p>
        </w:tc>
        <w:tc>
          <w:tcPr>
            <w:tcW w:w="1174" w:type="dxa"/>
          </w:tcPr>
          <w:p w14:paraId="46311BB8">
            <w:pPr>
              <w:spacing w:before="0" w:beforeLines="0" w:after="0" w:afterLines="0"/>
              <w:jc w:val="center"/>
              <w:rPr>
                <w:rFonts w:hint="default"/>
                <w:kern w:val="0"/>
                <w:sz w:val="21"/>
                <w:szCs w:val="21"/>
                <w:highlight w:val="none"/>
                <w:vertAlign w:val="baseline"/>
                <w:lang w:val="en-US" w:eastAsia="zh-CN"/>
                <w:rPrChange w:id="1920"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921" w:author="lg" w:date="2026-01-14T17:24:29Z">
                  <w:rPr>
                    <w:rFonts w:hint="eastAsia"/>
                    <w:kern w:val="0"/>
                    <w:sz w:val="18"/>
                    <w:szCs w:val="18"/>
                    <w:highlight w:val="none"/>
                    <w:vertAlign w:val="baseline"/>
                    <w:lang w:val="en-US" w:eastAsia="zh-CN"/>
                  </w:rPr>
                </w:rPrChange>
              </w:rPr>
              <w:t>92</w:t>
            </w:r>
          </w:p>
        </w:tc>
      </w:tr>
      <w:tr w14:paraId="048CCB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3" w:type="dxa"/>
          </w:tcPr>
          <w:p w14:paraId="0CFA1F2E">
            <w:pPr>
              <w:spacing w:before="0" w:beforeLines="0" w:after="0" w:afterLines="0"/>
              <w:jc w:val="center"/>
              <w:rPr>
                <w:rFonts w:hint="default"/>
                <w:kern w:val="0"/>
                <w:sz w:val="21"/>
                <w:szCs w:val="21"/>
                <w:highlight w:val="none"/>
                <w:vertAlign w:val="baseline"/>
                <w:lang w:val="en-US" w:eastAsia="zh-CN"/>
                <w:rPrChange w:id="1922"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923" w:author="lg" w:date="2026-01-14T17:24:29Z">
                  <w:rPr>
                    <w:rFonts w:hint="eastAsia"/>
                    <w:kern w:val="0"/>
                    <w:sz w:val="18"/>
                    <w:szCs w:val="18"/>
                    <w:highlight w:val="none"/>
                    <w:vertAlign w:val="baseline"/>
                    <w:lang w:val="en-US" w:eastAsia="zh-CN"/>
                  </w:rPr>
                </w:rPrChange>
              </w:rPr>
              <w:t>17</w:t>
            </w:r>
          </w:p>
        </w:tc>
        <w:tc>
          <w:tcPr>
            <w:tcW w:w="959" w:type="dxa"/>
          </w:tcPr>
          <w:p w14:paraId="09D18DF2">
            <w:pPr>
              <w:spacing w:before="0" w:beforeLines="0" w:after="0" w:afterLines="0"/>
              <w:jc w:val="center"/>
              <w:rPr>
                <w:rFonts w:hint="default"/>
                <w:kern w:val="0"/>
                <w:sz w:val="21"/>
                <w:szCs w:val="21"/>
                <w:highlight w:val="none"/>
                <w:vertAlign w:val="baseline"/>
                <w:lang w:val="en-US" w:eastAsia="zh-CN"/>
                <w:rPrChange w:id="1924"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925" w:author="lg" w:date="2026-01-14T17:24:29Z">
                  <w:rPr>
                    <w:rFonts w:hint="eastAsia"/>
                    <w:kern w:val="0"/>
                    <w:sz w:val="18"/>
                    <w:szCs w:val="18"/>
                    <w:highlight w:val="none"/>
                    <w:vertAlign w:val="baseline"/>
                    <w:lang w:val="en-US" w:eastAsia="zh-CN"/>
                  </w:rPr>
                </w:rPrChange>
              </w:rPr>
              <w:t>45</w:t>
            </w:r>
          </w:p>
        </w:tc>
        <w:tc>
          <w:tcPr>
            <w:tcW w:w="959" w:type="dxa"/>
            <w:shd w:val="clear" w:color="auto" w:fill="auto"/>
            <w:vAlign w:val="top"/>
          </w:tcPr>
          <w:p w14:paraId="12B22909">
            <w:pPr>
              <w:spacing w:before="0" w:beforeLines="0" w:after="0" w:afterLines="0"/>
              <w:jc w:val="center"/>
              <w:rPr>
                <w:rFonts w:hint="default"/>
                <w:kern w:val="0"/>
                <w:sz w:val="21"/>
                <w:szCs w:val="21"/>
                <w:highlight w:val="none"/>
                <w:vertAlign w:val="baseline"/>
                <w:lang w:val="en-US" w:eastAsia="zh-CN"/>
                <w:rPrChange w:id="1926"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927" w:author="lg" w:date="2026-01-14T17:24:29Z">
                  <w:rPr>
                    <w:rFonts w:hint="eastAsia"/>
                    <w:kern w:val="0"/>
                    <w:sz w:val="18"/>
                    <w:szCs w:val="18"/>
                    <w:highlight w:val="none"/>
                    <w:vertAlign w:val="baseline"/>
                    <w:lang w:val="en-US" w:eastAsia="zh-CN"/>
                  </w:rPr>
                </w:rPrChange>
              </w:rPr>
              <w:t>45</w:t>
            </w:r>
          </w:p>
        </w:tc>
        <w:tc>
          <w:tcPr>
            <w:tcW w:w="959" w:type="dxa"/>
          </w:tcPr>
          <w:p w14:paraId="310A4799">
            <w:pPr>
              <w:spacing w:before="0" w:beforeLines="0" w:after="0" w:afterLines="0"/>
              <w:jc w:val="center"/>
              <w:rPr>
                <w:rFonts w:hint="default"/>
                <w:kern w:val="0"/>
                <w:sz w:val="21"/>
                <w:szCs w:val="21"/>
                <w:highlight w:val="none"/>
                <w:vertAlign w:val="baseline"/>
                <w:lang w:val="en-US" w:eastAsia="zh-CN"/>
                <w:rPrChange w:id="1928"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929" w:author="lg" w:date="2026-01-14T17:24:29Z">
                  <w:rPr>
                    <w:rFonts w:hint="eastAsia"/>
                    <w:kern w:val="0"/>
                    <w:sz w:val="18"/>
                    <w:szCs w:val="18"/>
                    <w:highlight w:val="none"/>
                    <w:vertAlign w:val="baseline"/>
                    <w:lang w:val="en-US" w:eastAsia="zh-CN"/>
                  </w:rPr>
                </w:rPrChange>
              </w:rPr>
              <w:t>3</w:t>
            </w:r>
          </w:p>
        </w:tc>
        <w:tc>
          <w:tcPr>
            <w:tcW w:w="1174" w:type="dxa"/>
          </w:tcPr>
          <w:p w14:paraId="5E5A3911">
            <w:pPr>
              <w:spacing w:before="0" w:beforeLines="0" w:after="0" w:afterLines="0"/>
              <w:jc w:val="center"/>
              <w:rPr>
                <w:rFonts w:hint="default"/>
                <w:kern w:val="0"/>
                <w:sz w:val="21"/>
                <w:szCs w:val="21"/>
                <w:highlight w:val="none"/>
                <w:vertAlign w:val="baseline"/>
                <w:lang w:val="en-US" w:eastAsia="zh-CN"/>
                <w:rPrChange w:id="1930" w:author="lg" w:date="2026-01-14T17:24:29Z">
                  <w:rPr>
                    <w:rFonts w:hint="default"/>
                    <w:kern w:val="0"/>
                    <w:sz w:val="18"/>
                    <w:szCs w:val="18"/>
                    <w:highlight w:val="none"/>
                    <w:vertAlign w:val="baseline"/>
                    <w:lang w:val="en-US" w:eastAsia="zh-CN"/>
                  </w:rPr>
                </w:rPrChange>
              </w:rPr>
            </w:pPr>
            <w:r>
              <w:rPr>
                <w:rFonts w:hint="eastAsia"/>
                <w:kern w:val="0"/>
                <w:sz w:val="21"/>
                <w:szCs w:val="21"/>
                <w:highlight w:val="none"/>
                <w:vertAlign w:val="baseline"/>
                <w:lang w:val="en-US" w:eastAsia="zh-CN"/>
                <w:rPrChange w:id="1931" w:author="lg" w:date="2026-01-14T17:24:29Z">
                  <w:rPr>
                    <w:rFonts w:hint="eastAsia"/>
                    <w:kern w:val="0"/>
                    <w:sz w:val="18"/>
                    <w:szCs w:val="18"/>
                    <w:highlight w:val="none"/>
                    <w:vertAlign w:val="baseline"/>
                    <w:lang w:val="en-US" w:eastAsia="zh-CN"/>
                  </w:rPr>
                </w:rPrChange>
              </w:rPr>
              <w:t>46</w:t>
            </w:r>
          </w:p>
        </w:tc>
      </w:tr>
    </w:tbl>
    <w:p w14:paraId="6693D5D0">
      <w:pPr>
        <w:pStyle w:val="42"/>
        <w:spacing w:before="157" w:beforeLines="50" w:after="0" w:afterLines="0"/>
        <w:jc w:val="both"/>
        <w:rPr>
          <w:del w:id="1933" w:author="lg" w:date="2026-01-14T15:40:40Z"/>
          <w:rFonts w:hint="eastAsia" w:ascii="Times New Roman" w:hAnsi="Times New Roman"/>
          <w:b w:val="0"/>
          <w:bCs w:val="0"/>
          <w:kern w:val="0"/>
          <w:sz w:val="21"/>
          <w:szCs w:val="21"/>
          <w:highlight w:val="none"/>
          <w:lang w:val="en-US" w:eastAsia="zh-CN"/>
          <w:rPrChange w:id="1934" w:author="lg" w:date="2026-01-14T17:24:29Z">
            <w:rPr>
              <w:del w:id="1935" w:author="lg" w:date="2026-01-14T15:40:40Z"/>
              <w:rFonts w:hint="eastAsia" w:ascii="Times New Roman" w:hAnsi="Times New Roman"/>
              <w:b w:val="0"/>
              <w:bCs w:val="0"/>
              <w:kern w:val="0"/>
              <w:szCs w:val="18"/>
              <w:highlight w:val="none"/>
              <w:lang w:val="en-US" w:eastAsia="zh-CN"/>
            </w:rPr>
          </w:rPrChange>
        </w:rPr>
        <w:pPrChange w:id="1932" w:author="lg" w:date="2026-01-14T15:40:41Z">
          <w:pPr>
            <w:pStyle w:val="42"/>
            <w:spacing w:before="157" w:beforeLines="50" w:after="0" w:afterLines="0"/>
            <w:jc w:val="center"/>
          </w:pPr>
        </w:pPrChange>
      </w:pPr>
    </w:p>
    <w:p w14:paraId="2631DDF4">
      <w:pPr>
        <w:pStyle w:val="42"/>
        <w:spacing w:before="0" w:beforeLines="0" w:after="0" w:afterLines="0"/>
        <w:jc w:val="both"/>
        <w:rPr>
          <w:del w:id="1937" w:author="lg" w:date="2026-01-14T15:40:56Z"/>
          <w:rFonts w:hint="eastAsia" w:ascii="Times New Roman" w:hAnsi="Times New Roman"/>
          <w:b w:val="0"/>
          <w:bCs w:val="0"/>
          <w:kern w:val="0"/>
          <w:sz w:val="21"/>
          <w:szCs w:val="21"/>
          <w:highlight w:val="none"/>
          <w:lang w:val="en-US" w:eastAsia="zh-CN"/>
          <w:rPrChange w:id="1938" w:author="lg" w:date="2026-01-14T17:24:29Z">
            <w:rPr>
              <w:del w:id="1939" w:author="lg" w:date="2026-01-14T15:40:56Z"/>
              <w:rFonts w:hint="eastAsia" w:ascii="Times New Roman" w:hAnsi="Times New Roman"/>
              <w:b w:val="0"/>
              <w:bCs w:val="0"/>
              <w:kern w:val="0"/>
              <w:szCs w:val="18"/>
              <w:highlight w:val="none"/>
              <w:lang w:val="en-US" w:eastAsia="zh-CN"/>
            </w:rPr>
          </w:rPrChange>
        </w:rPr>
        <w:pPrChange w:id="1936" w:author="lg" w:date="2026-01-14T15:40:50Z">
          <w:pPr>
            <w:pStyle w:val="42"/>
            <w:spacing w:before="157" w:beforeLines="50" w:after="0" w:afterLines="0"/>
            <w:jc w:val="center"/>
          </w:pPr>
        </w:pPrChange>
      </w:pPr>
    </w:p>
    <w:p w14:paraId="2471C3AA">
      <w:pPr>
        <w:pStyle w:val="42"/>
        <w:spacing w:before="157" w:beforeLines="50" w:after="0" w:afterLines="0"/>
        <w:jc w:val="center"/>
        <w:rPr>
          <w:rFonts w:hint="eastAsia"/>
          <w:sz w:val="21"/>
          <w:szCs w:val="21"/>
          <w:highlight w:val="none"/>
          <w:lang w:val="en-US" w:eastAsia="zh-CN"/>
          <w:rPrChange w:id="1940" w:author="lg" w:date="2026-01-14T17:23:21Z">
            <w:rPr>
              <w:rFonts w:hint="eastAsia"/>
              <w:highlight w:val="none"/>
              <w:lang w:val="en-US" w:eastAsia="zh-CN"/>
            </w:rPr>
          </w:rPrChange>
        </w:rPr>
      </w:pPr>
      <w:r>
        <w:rPr>
          <w:rFonts w:hint="eastAsia" w:ascii="Times New Roman" w:hAnsi="Times New Roman"/>
          <w:b w:val="0"/>
          <w:bCs w:val="0"/>
          <w:kern w:val="0"/>
          <w:sz w:val="21"/>
          <w:szCs w:val="21"/>
          <w:highlight w:val="none"/>
          <w:lang w:val="en-US" w:eastAsia="zh-CN"/>
          <w:rPrChange w:id="1941" w:author="lg" w:date="2026-01-14T17:23:21Z">
            <w:rPr>
              <w:rFonts w:hint="eastAsia" w:ascii="Times New Roman" w:hAnsi="Times New Roman"/>
              <w:b w:val="0"/>
              <w:bCs w:val="0"/>
              <w:kern w:val="0"/>
              <w:szCs w:val="18"/>
              <w:highlight w:val="none"/>
              <w:lang w:val="en-US" w:eastAsia="zh-CN"/>
            </w:rPr>
          </w:rPrChange>
        </w:rPr>
        <w:t>表</w:t>
      </w:r>
      <w:del w:id="1942" w:author="lg" w:date="2026-01-13T12:28:28Z">
        <w:r>
          <w:rPr>
            <w:rFonts w:hint="default"/>
            <w:b w:val="0"/>
            <w:bCs w:val="0"/>
            <w:kern w:val="0"/>
            <w:sz w:val="21"/>
            <w:szCs w:val="21"/>
            <w:highlight w:val="none"/>
            <w:lang w:val="en-US" w:eastAsia="zh-CN"/>
            <w:rPrChange w:id="1943" w:author="lg" w:date="2026-01-14T17:23:21Z">
              <w:rPr>
                <w:rFonts w:hint="default"/>
                <w:b w:val="0"/>
                <w:bCs w:val="0"/>
                <w:kern w:val="0"/>
                <w:szCs w:val="18"/>
                <w:highlight w:val="none"/>
                <w:lang w:val="en-US" w:eastAsia="zh-CN"/>
              </w:rPr>
            </w:rPrChange>
          </w:rPr>
          <w:delText>5</w:delText>
        </w:r>
      </w:del>
      <w:ins w:id="1944" w:author="lg" w:date="2026-01-13T12:28:28Z">
        <w:r>
          <w:rPr>
            <w:rFonts w:hint="eastAsia"/>
            <w:b w:val="0"/>
            <w:bCs w:val="0"/>
            <w:kern w:val="0"/>
            <w:sz w:val="21"/>
            <w:szCs w:val="21"/>
            <w:highlight w:val="none"/>
            <w:lang w:val="en-US" w:eastAsia="zh-CN"/>
            <w:rPrChange w:id="1945" w:author="lg" w:date="2026-01-14T17:23:21Z">
              <w:rPr>
                <w:rFonts w:hint="eastAsia"/>
                <w:b w:val="0"/>
                <w:bCs w:val="0"/>
                <w:kern w:val="0"/>
                <w:szCs w:val="18"/>
                <w:highlight w:val="none"/>
                <w:lang w:val="en-US" w:eastAsia="zh-CN"/>
              </w:rPr>
            </w:rPrChange>
          </w:rPr>
          <w:t>5</w:t>
        </w:r>
      </w:ins>
      <w:r>
        <w:rPr>
          <w:rFonts w:hint="eastAsia" w:ascii="Times New Roman" w:hAnsi="Times New Roman"/>
          <w:b w:val="0"/>
          <w:bCs w:val="0"/>
          <w:kern w:val="0"/>
          <w:sz w:val="21"/>
          <w:szCs w:val="21"/>
          <w:highlight w:val="none"/>
          <w:lang w:val="en-US" w:eastAsia="zh-CN"/>
          <w:rPrChange w:id="1946" w:author="lg" w:date="2026-01-14T17:23:21Z">
            <w:rPr>
              <w:rFonts w:hint="eastAsia" w:ascii="Times New Roman" w:hAnsi="Times New Roman"/>
              <w:b w:val="0"/>
              <w:bCs w:val="0"/>
              <w:kern w:val="0"/>
              <w:szCs w:val="18"/>
              <w:highlight w:val="none"/>
              <w:lang w:val="en-US" w:eastAsia="zh-CN"/>
            </w:rPr>
          </w:rPrChange>
        </w:rPr>
        <w:t xml:space="preserve"> 结果分析</w:t>
      </w:r>
    </w:p>
    <w:p w14:paraId="1595C8D1">
      <w:pPr>
        <w:pStyle w:val="42"/>
        <w:spacing w:before="0" w:beforeLines="0" w:after="0" w:afterLines="0"/>
        <w:rPr>
          <w:rFonts w:hint="default" w:ascii="Times New Roman" w:hAnsi="Times New Roman"/>
          <w:kern w:val="0"/>
          <w:sz w:val="21"/>
          <w:szCs w:val="21"/>
          <w:highlight w:val="none"/>
          <w:lang w:val="en-US" w:eastAsia="zh-CN"/>
          <w:rPrChange w:id="1947" w:author="lg" w:date="2026-01-14T17:23:21Z">
            <w:rPr>
              <w:rFonts w:hint="default" w:ascii="Times New Roman" w:hAnsi="Times New Roman"/>
              <w:kern w:val="0"/>
              <w:szCs w:val="18"/>
              <w:highlight w:val="none"/>
              <w:lang w:val="en-US" w:eastAsia="zh-CN"/>
            </w:rPr>
          </w:rPrChange>
        </w:rPr>
      </w:pPr>
      <w:r>
        <w:rPr>
          <w:rFonts w:hint="default"/>
          <w:sz w:val="21"/>
          <w:szCs w:val="21"/>
          <w:highlight w:val="none"/>
          <w:lang w:val="en-US" w:eastAsia="zh-CN"/>
          <w:rPrChange w:id="1948" w:author="lg" w:date="2026-01-14T17:23:21Z">
            <w:rPr>
              <w:rFonts w:hint="default"/>
              <w:highlight w:val="none"/>
              <w:lang w:val="en-US" w:eastAsia="zh-CN"/>
            </w:rPr>
          </w:rPrChange>
        </w:rPr>
        <w:t>Table 4 Result analysis</w:t>
      </w:r>
    </w:p>
    <w:tbl>
      <w:tblPr>
        <w:tblStyle w:val="14"/>
        <w:tblW w:w="4886"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Layout w:type="autofit"/>
        <w:tblCellMar>
          <w:top w:w="0" w:type="dxa"/>
          <w:left w:w="0" w:type="dxa"/>
          <w:bottom w:w="0" w:type="dxa"/>
          <w:right w:w="0" w:type="dxa"/>
        </w:tblCellMar>
      </w:tblPr>
      <w:tblGrid>
        <w:gridCol w:w="847"/>
        <w:gridCol w:w="918"/>
        <w:gridCol w:w="847"/>
        <w:gridCol w:w="918"/>
        <w:gridCol w:w="578"/>
        <w:gridCol w:w="778"/>
      </w:tblGrid>
      <w:tr w14:paraId="22B190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cantSplit/>
          <w:jc w:val="center"/>
        </w:trPr>
        <w:tc>
          <w:tcPr>
            <w:tcW w:w="0" w:type="auto"/>
            <w:tcBorders>
              <w:bottom w:val="single" w:color="auto" w:sz="4" w:space="0"/>
              <w:tl2br w:val="nil"/>
              <w:tr2bl w:val="nil"/>
            </w:tcBorders>
            <w:shd w:val="clear" w:color="auto" w:fill="FFFFFF" w:themeFill="background1"/>
            <w:noWrap w:val="0"/>
            <w:vAlign w:val="bottom"/>
          </w:tcPr>
          <w:p w14:paraId="138042BC">
            <w:pPr>
              <w:spacing w:beforeLines="-2147483648" w:afterLines="-2147483648" w:line="240" w:lineRule="auto"/>
              <w:ind w:left="0" w:right="0"/>
              <w:jc w:val="center"/>
              <w:rPr>
                <w:del w:id="1949" w:author="lg" w:date="2026-01-13T15:48:56Z"/>
                <w:rFonts w:hint="default"/>
                <w:sz w:val="21"/>
                <w:szCs w:val="21"/>
                <w:highlight w:val="none"/>
                <w:rPrChange w:id="1950" w:author="lg" w:date="2026-01-14T17:24:29Z">
                  <w:rPr>
                    <w:del w:id="1951" w:author="lg" w:date="2026-01-13T15:48:56Z"/>
                    <w:rFonts w:hint="default"/>
                    <w:sz w:val="18"/>
                    <w:szCs w:val="18"/>
                    <w:highlight w:val="none"/>
                  </w:rPr>
                </w:rPrChange>
              </w:rPr>
            </w:pPr>
            <w:r>
              <w:rPr>
                <w:rFonts w:hint="eastAsia"/>
                <w:sz w:val="21"/>
                <w:szCs w:val="21"/>
                <w:highlight w:val="none"/>
                <w:lang w:val="en-US" w:eastAsia="zh-CN"/>
                <w:rPrChange w:id="1952" w:author="lg" w:date="2026-01-14T17:24:29Z">
                  <w:rPr>
                    <w:rFonts w:hint="eastAsia"/>
                    <w:sz w:val="18"/>
                    <w:szCs w:val="18"/>
                    <w:highlight w:val="none"/>
                    <w:lang w:val="en-US" w:eastAsia="zh-CN"/>
                  </w:rPr>
                </w:rPrChange>
              </w:rPr>
              <w:t>来</w:t>
            </w:r>
            <w:r>
              <w:rPr>
                <w:rFonts w:hint="default"/>
                <w:sz w:val="21"/>
                <w:szCs w:val="21"/>
                <w:highlight w:val="none"/>
                <w:rPrChange w:id="1953" w:author="lg" w:date="2026-01-14T17:24:29Z">
                  <w:rPr>
                    <w:rFonts w:hint="default"/>
                    <w:sz w:val="18"/>
                    <w:szCs w:val="18"/>
                    <w:highlight w:val="none"/>
                  </w:rPr>
                </w:rPrChange>
              </w:rPr>
              <w:t>源</w:t>
            </w:r>
          </w:p>
          <w:p w14:paraId="761A8777">
            <w:pPr>
              <w:spacing w:beforeLines="-2147483648" w:afterLines="-2147483648" w:line="240" w:lineRule="auto"/>
              <w:ind w:left="0" w:right="0"/>
              <w:jc w:val="center"/>
              <w:rPr>
                <w:rFonts w:hint="eastAsia" w:eastAsia="宋体"/>
                <w:sz w:val="21"/>
                <w:szCs w:val="21"/>
                <w:highlight w:val="none"/>
                <w:lang w:val="en-US" w:eastAsia="zh-CN"/>
                <w:rPrChange w:id="1954" w:author="lg" w:date="2026-01-14T17:24:29Z">
                  <w:rPr>
                    <w:rFonts w:hint="eastAsia" w:eastAsia="宋体"/>
                    <w:sz w:val="18"/>
                    <w:szCs w:val="18"/>
                    <w:highlight w:val="none"/>
                    <w:lang w:val="en-US" w:eastAsia="zh-CN"/>
                  </w:rPr>
                </w:rPrChange>
              </w:rPr>
            </w:pPr>
            <w:del w:id="1955" w:author="lg" w:date="2026-01-13T15:48:30Z">
              <w:r>
                <w:rPr>
                  <w:rFonts w:hint="eastAsia"/>
                  <w:sz w:val="21"/>
                  <w:szCs w:val="21"/>
                  <w:highlight w:val="none"/>
                  <w:lang w:val="en-US" w:eastAsia="zh-CN"/>
                  <w:rPrChange w:id="1956" w:author="lg" w:date="2026-01-14T17:24:29Z">
                    <w:rPr>
                      <w:rFonts w:hint="eastAsia"/>
                      <w:sz w:val="18"/>
                      <w:szCs w:val="18"/>
                      <w:highlight w:val="none"/>
                      <w:lang w:val="en-US" w:eastAsia="zh-CN"/>
                    </w:rPr>
                  </w:rPrChange>
                </w:rPr>
                <w:delText>Source</w:delText>
              </w:r>
            </w:del>
          </w:p>
        </w:tc>
        <w:tc>
          <w:tcPr>
            <w:tcW w:w="0" w:type="auto"/>
            <w:tcBorders>
              <w:bottom w:val="single" w:color="auto" w:sz="4" w:space="0"/>
              <w:tl2br w:val="nil"/>
              <w:tr2bl w:val="nil"/>
            </w:tcBorders>
            <w:shd w:val="clear" w:color="auto" w:fill="FFFFFF" w:themeFill="background1"/>
            <w:noWrap w:val="0"/>
            <w:vAlign w:val="bottom"/>
          </w:tcPr>
          <w:p w14:paraId="58E6698A">
            <w:pPr>
              <w:spacing w:beforeLines="-2147483648" w:afterLines="-2147483648" w:line="240" w:lineRule="auto"/>
              <w:ind w:left="0" w:right="0"/>
              <w:jc w:val="center"/>
              <w:rPr>
                <w:del w:id="1957" w:author="lg" w:date="2026-01-13T15:48:55Z"/>
                <w:rFonts w:hint="default"/>
                <w:sz w:val="21"/>
                <w:szCs w:val="21"/>
                <w:highlight w:val="none"/>
                <w:rPrChange w:id="1958" w:author="lg" w:date="2026-01-14T17:24:29Z">
                  <w:rPr>
                    <w:del w:id="1959" w:author="lg" w:date="2026-01-13T15:48:55Z"/>
                    <w:rFonts w:hint="default"/>
                    <w:sz w:val="18"/>
                    <w:szCs w:val="18"/>
                    <w:highlight w:val="none"/>
                  </w:rPr>
                </w:rPrChange>
              </w:rPr>
            </w:pPr>
            <w:r>
              <w:rPr>
                <w:rFonts w:hint="default"/>
                <w:sz w:val="21"/>
                <w:szCs w:val="21"/>
                <w:highlight w:val="none"/>
                <w:rPrChange w:id="1960" w:author="lg" w:date="2026-01-14T17:24:29Z">
                  <w:rPr>
                    <w:rFonts w:hint="default"/>
                    <w:sz w:val="18"/>
                    <w:szCs w:val="18"/>
                    <w:highlight w:val="none"/>
                  </w:rPr>
                </w:rPrChange>
              </w:rPr>
              <w:t>平方和</w:t>
            </w:r>
          </w:p>
          <w:p w14:paraId="0B7B1BBB">
            <w:pPr>
              <w:spacing w:beforeLines="-2147483648" w:afterLines="-2147483648" w:line="240" w:lineRule="auto"/>
              <w:ind w:left="0" w:right="0"/>
              <w:jc w:val="center"/>
              <w:rPr>
                <w:rFonts w:hint="default" w:eastAsia="宋体"/>
                <w:sz w:val="21"/>
                <w:szCs w:val="21"/>
                <w:highlight w:val="none"/>
                <w:lang w:val="en-US" w:eastAsia="zh-CN"/>
                <w:rPrChange w:id="1961" w:author="lg" w:date="2026-01-14T17:24:29Z">
                  <w:rPr>
                    <w:rFonts w:hint="default" w:eastAsia="宋体"/>
                    <w:sz w:val="18"/>
                    <w:szCs w:val="18"/>
                    <w:highlight w:val="none"/>
                    <w:lang w:val="en-US" w:eastAsia="zh-CN"/>
                  </w:rPr>
                </w:rPrChange>
              </w:rPr>
            </w:pPr>
            <w:del w:id="1962" w:author="lg" w:date="2026-01-13T15:48:37Z">
              <w:r>
                <w:rPr>
                  <w:rFonts w:hint="eastAsia"/>
                  <w:sz w:val="21"/>
                  <w:szCs w:val="21"/>
                  <w:highlight w:val="none"/>
                  <w:lang w:val="en-US" w:eastAsia="zh-CN"/>
                  <w:rPrChange w:id="1963" w:author="lg" w:date="2026-01-14T17:24:29Z">
                    <w:rPr>
                      <w:rFonts w:hint="eastAsia"/>
                      <w:sz w:val="18"/>
                      <w:szCs w:val="18"/>
                      <w:highlight w:val="none"/>
                      <w:lang w:val="en-US" w:eastAsia="zh-CN"/>
                    </w:rPr>
                  </w:rPrChange>
                </w:rPr>
                <w:delText>Sum of squares</w:delText>
              </w:r>
            </w:del>
          </w:p>
        </w:tc>
        <w:tc>
          <w:tcPr>
            <w:tcW w:w="0" w:type="auto"/>
            <w:tcBorders>
              <w:bottom w:val="single" w:color="auto" w:sz="4" w:space="0"/>
              <w:tl2br w:val="nil"/>
              <w:tr2bl w:val="nil"/>
            </w:tcBorders>
            <w:shd w:val="clear" w:color="auto" w:fill="FFFFFF" w:themeFill="background1"/>
            <w:noWrap w:val="0"/>
            <w:vAlign w:val="bottom"/>
          </w:tcPr>
          <w:p w14:paraId="7F4EAA2D">
            <w:pPr>
              <w:spacing w:beforeLines="-2147483648" w:afterLines="-2147483648" w:line="240" w:lineRule="auto"/>
              <w:ind w:left="0" w:right="0"/>
              <w:jc w:val="center"/>
              <w:rPr>
                <w:del w:id="1964" w:author="lg" w:date="2026-01-13T15:48:54Z"/>
                <w:rFonts w:hint="default"/>
                <w:sz w:val="21"/>
                <w:szCs w:val="21"/>
                <w:highlight w:val="none"/>
                <w:rPrChange w:id="1965" w:author="lg" w:date="2026-01-14T17:24:29Z">
                  <w:rPr>
                    <w:del w:id="1966" w:author="lg" w:date="2026-01-13T15:48:54Z"/>
                    <w:rFonts w:hint="default"/>
                    <w:sz w:val="18"/>
                    <w:szCs w:val="18"/>
                    <w:highlight w:val="none"/>
                  </w:rPr>
                </w:rPrChange>
              </w:rPr>
            </w:pPr>
            <w:r>
              <w:rPr>
                <w:rFonts w:hint="default"/>
                <w:sz w:val="21"/>
                <w:szCs w:val="21"/>
                <w:highlight w:val="none"/>
                <w:rPrChange w:id="1967" w:author="lg" w:date="2026-01-14T17:24:29Z">
                  <w:rPr>
                    <w:rFonts w:hint="default"/>
                    <w:sz w:val="18"/>
                    <w:szCs w:val="18"/>
                    <w:highlight w:val="none"/>
                  </w:rPr>
                </w:rPrChange>
              </w:rPr>
              <w:t>自由度</w:t>
            </w:r>
          </w:p>
          <w:p w14:paraId="3F373863">
            <w:pPr>
              <w:spacing w:beforeLines="-2147483648" w:afterLines="-2147483648" w:line="240" w:lineRule="auto"/>
              <w:ind w:left="0" w:right="0"/>
              <w:jc w:val="center"/>
              <w:rPr>
                <w:rFonts w:hint="default" w:eastAsia="宋体"/>
                <w:sz w:val="21"/>
                <w:szCs w:val="21"/>
                <w:highlight w:val="none"/>
                <w:lang w:val="en-US" w:eastAsia="zh-CN"/>
                <w:rPrChange w:id="1968" w:author="lg" w:date="2026-01-14T17:24:29Z">
                  <w:rPr>
                    <w:rFonts w:hint="default" w:eastAsia="宋体"/>
                    <w:sz w:val="18"/>
                    <w:szCs w:val="18"/>
                    <w:highlight w:val="none"/>
                    <w:lang w:val="en-US" w:eastAsia="zh-CN"/>
                  </w:rPr>
                </w:rPrChange>
              </w:rPr>
            </w:pPr>
            <w:del w:id="1969" w:author="lg" w:date="2026-01-13T15:48:44Z">
              <w:r>
                <w:rPr>
                  <w:rFonts w:hint="eastAsia"/>
                  <w:sz w:val="21"/>
                  <w:szCs w:val="21"/>
                  <w:highlight w:val="none"/>
                  <w:lang w:val="en-US" w:eastAsia="zh-CN"/>
                  <w:rPrChange w:id="1970" w:author="lg" w:date="2026-01-14T17:24:29Z">
                    <w:rPr>
                      <w:rFonts w:hint="eastAsia"/>
                      <w:sz w:val="18"/>
                      <w:szCs w:val="18"/>
                      <w:highlight w:val="none"/>
                      <w:lang w:val="en-US" w:eastAsia="zh-CN"/>
                    </w:rPr>
                  </w:rPrChange>
                </w:rPr>
                <w:delText>Freedom</w:delText>
              </w:r>
            </w:del>
          </w:p>
        </w:tc>
        <w:tc>
          <w:tcPr>
            <w:tcW w:w="0" w:type="auto"/>
            <w:tcBorders>
              <w:bottom w:val="single" w:color="auto" w:sz="4" w:space="0"/>
              <w:tl2br w:val="nil"/>
              <w:tr2bl w:val="nil"/>
            </w:tcBorders>
            <w:shd w:val="clear" w:color="auto" w:fill="FFFFFF" w:themeFill="background1"/>
            <w:noWrap w:val="0"/>
            <w:vAlign w:val="bottom"/>
          </w:tcPr>
          <w:p w14:paraId="6AE3C54F">
            <w:pPr>
              <w:spacing w:beforeLines="-2147483648" w:afterLines="-2147483648" w:line="240" w:lineRule="auto"/>
              <w:ind w:left="0" w:right="0"/>
              <w:jc w:val="center"/>
              <w:rPr>
                <w:del w:id="1971" w:author="lg" w:date="2026-01-13T15:48:50Z"/>
                <w:rFonts w:hint="default"/>
                <w:sz w:val="21"/>
                <w:szCs w:val="21"/>
                <w:highlight w:val="none"/>
                <w:rPrChange w:id="1972" w:author="lg" w:date="2026-01-14T17:24:29Z">
                  <w:rPr>
                    <w:del w:id="1973" w:author="lg" w:date="2026-01-13T15:48:50Z"/>
                    <w:rFonts w:hint="default"/>
                    <w:sz w:val="18"/>
                    <w:szCs w:val="18"/>
                    <w:highlight w:val="none"/>
                  </w:rPr>
                </w:rPrChange>
              </w:rPr>
            </w:pPr>
            <w:r>
              <w:rPr>
                <w:rFonts w:hint="default"/>
                <w:sz w:val="21"/>
                <w:szCs w:val="21"/>
                <w:highlight w:val="none"/>
                <w:rPrChange w:id="1974" w:author="lg" w:date="2026-01-14T17:24:29Z">
                  <w:rPr>
                    <w:rFonts w:hint="default"/>
                    <w:sz w:val="18"/>
                    <w:szCs w:val="18"/>
                    <w:highlight w:val="none"/>
                  </w:rPr>
                </w:rPrChange>
              </w:rPr>
              <w:t>均方</w:t>
            </w:r>
          </w:p>
          <w:p w14:paraId="44CDA863">
            <w:pPr>
              <w:spacing w:beforeLines="-2147483648" w:afterLines="-2147483648" w:line="240" w:lineRule="auto"/>
              <w:ind w:left="0" w:right="0"/>
              <w:jc w:val="center"/>
              <w:rPr>
                <w:rFonts w:hint="default" w:eastAsia="宋体"/>
                <w:sz w:val="21"/>
                <w:szCs w:val="21"/>
                <w:highlight w:val="none"/>
                <w:lang w:val="en-US" w:eastAsia="zh-CN"/>
                <w:rPrChange w:id="1975" w:author="lg" w:date="2026-01-14T17:24:29Z">
                  <w:rPr>
                    <w:rFonts w:hint="default" w:eastAsia="宋体"/>
                    <w:sz w:val="18"/>
                    <w:szCs w:val="18"/>
                    <w:highlight w:val="none"/>
                    <w:lang w:val="en-US" w:eastAsia="zh-CN"/>
                  </w:rPr>
                </w:rPrChange>
              </w:rPr>
            </w:pPr>
            <w:del w:id="1976" w:author="lg" w:date="2026-01-13T15:48:47Z">
              <w:r>
                <w:rPr>
                  <w:rFonts w:hint="eastAsia"/>
                  <w:sz w:val="21"/>
                  <w:szCs w:val="21"/>
                  <w:highlight w:val="none"/>
                  <w:lang w:val="en-US" w:eastAsia="zh-CN"/>
                  <w:rPrChange w:id="1977" w:author="lg" w:date="2026-01-14T17:24:29Z">
                    <w:rPr>
                      <w:rFonts w:hint="eastAsia"/>
                      <w:sz w:val="18"/>
                      <w:szCs w:val="18"/>
                      <w:highlight w:val="none"/>
                      <w:lang w:val="en-US" w:eastAsia="zh-CN"/>
                    </w:rPr>
                  </w:rPrChange>
                </w:rPr>
                <w:delText>Mean square</w:delText>
              </w:r>
            </w:del>
          </w:p>
        </w:tc>
        <w:tc>
          <w:tcPr>
            <w:tcW w:w="560" w:type="dxa"/>
            <w:tcBorders>
              <w:bottom w:val="single" w:color="auto" w:sz="4" w:space="0"/>
              <w:tl2br w:val="nil"/>
              <w:tr2bl w:val="nil"/>
            </w:tcBorders>
            <w:shd w:val="clear" w:color="auto" w:fill="FFFFFF" w:themeFill="background1"/>
            <w:noWrap w:val="0"/>
            <w:vAlign w:val="bottom"/>
          </w:tcPr>
          <w:p w14:paraId="6BDA30D6">
            <w:pPr>
              <w:spacing w:beforeLines="-2147483648" w:afterLines="-2147483648" w:line="240" w:lineRule="auto"/>
              <w:ind w:left="0" w:right="0"/>
              <w:jc w:val="center"/>
              <w:rPr>
                <w:rFonts w:hint="default"/>
                <w:sz w:val="21"/>
                <w:szCs w:val="21"/>
                <w:highlight w:val="none"/>
                <w:rPrChange w:id="1978" w:author="lg" w:date="2026-01-14T17:24:29Z">
                  <w:rPr>
                    <w:rFonts w:hint="default"/>
                    <w:sz w:val="18"/>
                    <w:szCs w:val="18"/>
                    <w:highlight w:val="none"/>
                  </w:rPr>
                </w:rPrChange>
              </w:rPr>
            </w:pPr>
            <w:r>
              <w:rPr>
                <w:rFonts w:hint="default"/>
                <w:i/>
                <w:iCs/>
                <w:sz w:val="21"/>
                <w:szCs w:val="21"/>
                <w:highlight w:val="none"/>
                <w:rPrChange w:id="1979" w:author="lg" w:date="2026-01-14T17:24:29Z">
                  <w:rPr>
                    <w:rFonts w:hint="default"/>
                    <w:i/>
                    <w:iCs/>
                    <w:sz w:val="18"/>
                    <w:szCs w:val="18"/>
                    <w:highlight w:val="none"/>
                  </w:rPr>
                </w:rPrChange>
              </w:rPr>
              <w:t>F</w:t>
            </w:r>
          </w:p>
        </w:tc>
        <w:tc>
          <w:tcPr>
            <w:tcW w:w="778" w:type="dxa"/>
            <w:tcBorders>
              <w:bottom w:val="single" w:color="auto" w:sz="4" w:space="0"/>
              <w:tl2br w:val="nil"/>
              <w:tr2bl w:val="nil"/>
            </w:tcBorders>
            <w:shd w:val="clear" w:color="auto" w:fill="FFFFFF" w:themeFill="background1"/>
            <w:noWrap w:val="0"/>
            <w:vAlign w:val="bottom"/>
          </w:tcPr>
          <w:p w14:paraId="4909C079">
            <w:pPr>
              <w:spacing w:beforeLines="-2147483648" w:afterLines="-2147483648" w:line="240" w:lineRule="auto"/>
              <w:ind w:left="0" w:right="0"/>
              <w:jc w:val="center"/>
              <w:rPr>
                <w:rFonts w:hint="eastAsia" w:eastAsia="宋体"/>
                <w:sz w:val="21"/>
                <w:szCs w:val="21"/>
                <w:highlight w:val="none"/>
                <w:lang w:eastAsia="zh-CN"/>
                <w:rPrChange w:id="1980" w:author="lg" w:date="2026-01-14T17:24:29Z">
                  <w:rPr>
                    <w:rFonts w:hint="eastAsia" w:eastAsia="宋体"/>
                    <w:sz w:val="18"/>
                    <w:szCs w:val="18"/>
                    <w:highlight w:val="none"/>
                    <w:lang w:eastAsia="zh-CN"/>
                  </w:rPr>
                </w:rPrChange>
              </w:rPr>
            </w:pPr>
            <w:r>
              <w:rPr>
                <w:rFonts w:hint="eastAsia"/>
                <w:i/>
                <w:iCs/>
                <w:sz w:val="21"/>
                <w:szCs w:val="21"/>
                <w:highlight w:val="none"/>
                <w:lang w:val="en-US" w:eastAsia="zh-CN"/>
                <w:rPrChange w:id="1981" w:author="lg" w:date="2026-01-14T17:24:29Z">
                  <w:rPr>
                    <w:rFonts w:hint="eastAsia"/>
                    <w:i/>
                    <w:iCs/>
                    <w:sz w:val="18"/>
                    <w:szCs w:val="18"/>
                    <w:highlight w:val="none"/>
                    <w:lang w:val="en-US" w:eastAsia="zh-CN"/>
                  </w:rPr>
                </w:rPrChange>
              </w:rPr>
              <w:t>P</w:t>
            </w:r>
          </w:p>
        </w:tc>
      </w:tr>
      <w:tr w14:paraId="1F2987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0" w:type="auto"/>
            <w:tcBorders>
              <w:top w:val="single" w:color="auto" w:sz="4" w:space="0"/>
              <w:tl2br w:val="nil"/>
              <w:tr2bl w:val="nil"/>
            </w:tcBorders>
            <w:shd w:val="clear" w:color="auto" w:fill="FFFFFF" w:themeFill="background1"/>
            <w:noWrap w:val="0"/>
            <w:vAlign w:val="top"/>
          </w:tcPr>
          <w:p w14:paraId="4B91604D">
            <w:pPr>
              <w:spacing w:beforeLines="-2147483648" w:afterLines="-2147483648" w:line="240" w:lineRule="auto"/>
              <w:ind w:left="0" w:right="0"/>
              <w:jc w:val="center"/>
              <w:rPr>
                <w:rFonts w:hint="eastAsia" w:eastAsia="宋体"/>
                <w:sz w:val="21"/>
                <w:szCs w:val="21"/>
                <w:highlight w:val="none"/>
                <w:lang w:val="en-US" w:eastAsia="zh-CN"/>
                <w:rPrChange w:id="1982" w:author="lg" w:date="2026-01-14T17:24:29Z">
                  <w:rPr>
                    <w:rFonts w:hint="eastAsia" w:eastAsia="宋体"/>
                    <w:sz w:val="18"/>
                    <w:szCs w:val="18"/>
                    <w:highlight w:val="none"/>
                    <w:lang w:val="en-US" w:eastAsia="zh-CN"/>
                  </w:rPr>
                </w:rPrChange>
              </w:rPr>
            </w:pPr>
            <w:r>
              <w:rPr>
                <w:rFonts w:hint="default"/>
                <w:sz w:val="21"/>
                <w:szCs w:val="21"/>
                <w:highlight w:val="none"/>
                <w:rPrChange w:id="1983" w:author="lg" w:date="2026-01-14T17:24:29Z">
                  <w:rPr>
                    <w:rFonts w:hint="default"/>
                    <w:sz w:val="18"/>
                    <w:szCs w:val="18"/>
                    <w:highlight w:val="none"/>
                  </w:rPr>
                </w:rPrChange>
              </w:rPr>
              <w:t>模型</w:t>
            </w:r>
            <w:del w:id="1984" w:author="lg" w:date="2026-01-13T15:49:00Z">
              <w:r>
                <w:rPr>
                  <w:rFonts w:hint="eastAsia"/>
                  <w:sz w:val="21"/>
                  <w:szCs w:val="21"/>
                  <w:highlight w:val="none"/>
                  <w:lang w:val="en-US" w:eastAsia="zh-CN"/>
                  <w:rPrChange w:id="1985" w:author="lg" w:date="2026-01-14T17:24:29Z">
                    <w:rPr>
                      <w:rFonts w:hint="eastAsia"/>
                      <w:sz w:val="18"/>
                      <w:szCs w:val="18"/>
                      <w:highlight w:val="none"/>
                      <w:lang w:val="en-US" w:eastAsia="zh-CN"/>
                    </w:rPr>
                  </w:rPrChange>
                </w:rPr>
                <w:delText>Model</w:delText>
              </w:r>
            </w:del>
          </w:p>
        </w:tc>
        <w:tc>
          <w:tcPr>
            <w:tcW w:w="0" w:type="auto"/>
            <w:tcBorders>
              <w:top w:val="single" w:color="auto" w:sz="4" w:space="0"/>
              <w:tl2br w:val="nil"/>
              <w:tr2bl w:val="nil"/>
            </w:tcBorders>
            <w:shd w:val="clear" w:color="auto" w:fill="FFFFFF" w:themeFill="background1"/>
            <w:noWrap w:val="0"/>
            <w:vAlign w:val="top"/>
          </w:tcPr>
          <w:p w14:paraId="51447695">
            <w:pPr>
              <w:spacing w:beforeLines="-2147483648" w:afterLines="-2147483648" w:line="240" w:lineRule="auto"/>
              <w:ind w:left="0" w:right="0"/>
              <w:jc w:val="center"/>
              <w:rPr>
                <w:rFonts w:hint="default" w:eastAsia="宋体"/>
                <w:sz w:val="21"/>
                <w:szCs w:val="21"/>
                <w:highlight w:val="none"/>
                <w:lang w:val="en-US" w:eastAsia="zh-CN"/>
                <w:rPrChange w:id="1986"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1987" w:author="lg" w:date="2026-01-14T17:24:29Z">
                  <w:rPr>
                    <w:rFonts w:hint="eastAsia"/>
                    <w:sz w:val="18"/>
                    <w:szCs w:val="18"/>
                    <w:highlight w:val="none"/>
                    <w:lang w:val="en-US" w:eastAsia="zh-CN"/>
                  </w:rPr>
                </w:rPrChange>
              </w:rPr>
              <w:t>9390.48</w:t>
            </w:r>
          </w:p>
        </w:tc>
        <w:tc>
          <w:tcPr>
            <w:tcW w:w="0" w:type="auto"/>
            <w:tcBorders>
              <w:top w:val="single" w:color="auto" w:sz="4" w:space="0"/>
              <w:tl2br w:val="nil"/>
              <w:tr2bl w:val="nil"/>
            </w:tcBorders>
            <w:shd w:val="clear" w:color="auto" w:fill="FFFFFF" w:themeFill="background1"/>
            <w:noWrap w:val="0"/>
            <w:vAlign w:val="top"/>
          </w:tcPr>
          <w:p w14:paraId="0540DF16">
            <w:pPr>
              <w:spacing w:beforeLines="-2147483648" w:afterLines="-2147483648" w:line="240" w:lineRule="auto"/>
              <w:ind w:left="0" w:right="0"/>
              <w:jc w:val="center"/>
              <w:rPr>
                <w:rFonts w:hint="eastAsia" w:eastAsia="宋体"/>
                <w:sz w:val="21"/>
                <w:szCs w:val="21"/>
                <w:highlight w:val="none"/>
                <w:lang w:val="en-US" w:eastAsia="zh-CN"/>
                <w:rPrChange w:id="1988" w:author="lg" w:date="2026-01-14T17:24:29Z">
                  <w:rPr>
                    <w:rFonts w:hint="eastAsia" w:eastAsia="宋体"/>
                    <w:sz w:val="18"/>
                    <w:szCs w:val="18"/>
                    <w:highlight w:val="none"/>
                    <w:lang w:val="en-US" w:eastAsia="zh-CN"/>
                  </w:rPr>
                </w:rPrChange>
              </w:rPr>
            </w:pPr>
            <w:r>
              <w:rPr>
                <w:rFonts w:hint="eastAsia"/>
                <w:sz w:val="21"/>
                <w:szCs w:val="21"/>
                <w:highlight w:val="none"/>
                <w:lang w:val="en-US" w:eastAsia="zh-CN"/>
                <w:rPrChange w:id="1989" w:author="lg" w:date="2026-01-14T17:24:29Z">
                  <w:rPr>
                    <w:rFonts w:hint="eastAsia"/>
                    <w:sz w:val="18"/>
                    <w:szCs w:val="18"/>
                    <w:highlight w:val="none"/>
                    <w:lang w:val="en-US" w:eastAsia="zh-CN"/>
                  </w:rPr>
                </w:rPrChange>
              </w:rPr>
              <w:t>9</w:t>
            </w:r>
          </w:p>
        </w:tc>
        <w:tc>
          <w:tcPr>
            <w:tcW w:w="0" w:type="auto"/>
            <w:tcBorders>
              <w:top w:val="single" w:color="auto" w:sz="4" w:space="0"/>
              <w:tl2br w:val="nil"/>
              <w:tr2bl w:val="nil"/>
            </w:tcBorders>
            <w:shd w:val="clear" w:color="auto" w:fill="FFFFFF" w:themeFill="background1"/>
            <w:noWrap w:val="0"/>
            <w:vAlign w:val="top"/>
          </w:tcPr>
          <w:p w14:paraId="28948832">
            <w:pPr>
              <w:spacing w:beforeLines="-2147483648" w:afterLines="-2147483648" w:line="240" w:lineRule="auto"/>
              <w:ind w:left="0" w:right="0"/>
              <w:jc w:val="center"/>
              <w:rPr>
                <w:rFonts w:hint="default" w:eastAsia="宋体"/>
                <w:sz w:val="21"/>
                <w:szCs w:val="21"/>
                <w:highlight w:val="none"/>
                <w:lang w:val="en-US" w:eastAsia="zh-CN"/>
                <w:rPrChange w:id="1990"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1991" w:author="lg" w:date="2026-01-14T17:24:29Z">
                  <w:rPr>
                    <w:rFonts w:hint="eastAsia"/>
                    <w:sz w:val="18"/>
                    <w:szCs w:val="18"/>
                    <w:highlight w:val="none"/>
                    <w:lang w:val="en-US" w:eastAsia="zh-CN"/>
                  </w:rPr>
                </w:rPrChange>
              </w:rPr>
              <w:t>1043.39</w:t>
            </w:r>
          </w:p>
        </w:tc>
        <w:tc>
          <w:tcPr>
            <w:tcW w:w="560" w:type="dxa"/>
            <w:tcBorders>
              <w:top w:val="single" w:color="auto" w:sz="4" w:space="0"/>
              <w:tl2br w:val="nil"/>
              <w:tr2bl w:val="nil"/>
            </w:tcBorders>
            <w:shd w:val="clear" w:color="auto" w:fill="FFFFFF" w:themeFill="background1"/>
            <w:noWrap w:val="0"/>
            <w:vAlign w:val="top"/>
          </w:tcPr>
          <w:p w14:paraId="73990218">
            <w:pPr>
              <w:spacing w:beforeLines="-2147483648" w:afterLines="-2147483648" w:line="240" w:lineRule="auto"/>
              <w:ind w:left="0" w:right="0"/>
              <w:jc w:val="center"/>
              <w:rPr>
                <w:rFonts w:hint="default" w:eastAsia="宋体"/>
                <w:sz w:val="21"/>
                <w:szCs w:val="21"/>
                <w:highlight w:val="none"/>
                <w:lang w:val="en-US" w:eastAsia="zh-CN"/>
                <w:rPrChange w:id="1992"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1993" w:author="lg" w:date="2026-01-14T17:24:29Z">
                  <w:rPr>
                    <w:rFonts w:hint="eastAsia"/>
                    <w:sz w:val="18"/>
                    <w:szCs w:val="18"/>
                    <w:highlight w:val="none"/>
                    <w:lang w:val="en-US" w:eastAsia="zh-CN"/>
                  </w:rPr>
                </w:rPrChange>
              </w:rPr>
              <w:t>80.22</w:t>
            </w:r>
          </w:p>
        </w:tc>
        <w:tc>
          <w:tcPr>
            <w:tcW w:w="778" w:type="dxa"/>
            <w:tcBorders>
              <w:top w:val="single" w:color="auto" w:sz="4" w:space="0"/>
              <w:tl2br w:val="nil"/>
              <w:tr2bl w:val="nil"/>
            </w:tcBorders>
            <w:shd w:val="clear" w:color="auto" w:fill="FFFFFF" w:themeFill="background1"/>
            <w:noWrap w:val="0"/>
            <w:vAlign w:val="top"/>
          </w:tcPr>
          <w:p w14:paraId="0BC50A7A">
            <w:pPr>
              <w:spacing w:beforeLines="-2147483648" w:afterLines="-2147483648" w:line="240" w:lineRule="auto"/>
              <w:ind w:left="0" w:right="0"/>
              <w:jc w:val="center"/>
              <w:rPr>
                <w:rFonts w:hint="default" w:eastAsia="宋体"/>
                <w:sz w:val="21"/>
                <w:szCs w:val="21"/>
                <w:highlight w:val="none"/>
                <w:lang w:val="en-US" w:eastAsia="zh-CN"/>
                <w:rPrChange w:id="1994"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1995" w:author="lg" w:date="2026-01-14T17:24:29Z">
                  <w:rPr>
                    <w:rFonts w:hint="eastAsia"/>
                    <w:sz w:val="18"/>
                    <w:szCs w:val="18"/>
                    <w:highlight w:val="none"/>
                    <w:lang w:val="en-US" w:eastAsia="zh-CN"/>
                  </w:rPr>
                </w:rPrChange>
              </w:rPr>
              <w:t>&lt;0.0001</w:t>
            </w:r>
          </w:p>
        </w:tc>
      </w:tr>
      <w:tr w14:paraId="153504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0" w:type="auto"/>
            <w:tcBorders>
              <w:tl2br w:val="nil"/>
              <w:tr2bl w:val="nil"/>
            </w:tcBorders>
            <w:shd w:val="clear" w:color="auto" w:fill="FFFFFF" w:themeFill="background1"/>
            <w:noWrap w:val="0"/>
            <w:vAlign w:val="top"/>
          </w:tcPr>
          <w:p w14:paraId="24C1FB5F">
            <w:pPr>
              <w:spacing w:beforeLines="-2147483648" w:afterLines="-2147483648" w:line="240" w:lineRule="auto"/>
              <w:ind w:left="0" w:right="0"/>
              <w:jc w:val="center"/>
              <w:rPr>
                <w:rFonts w:hint="default"/>
                <w:sz w:val="21"/>
                <w:szCs w:val="21"/>
                <w:highlight w:val="none"/>
                <w:lang w:val="en-US" w:eastAsia="zh-CN"/>
                <w:rPrChange w:id="1996" w:author="lg" w:date="2026-01-14T17:24:29Z">
                  <w:rPr>
                    <w:rFonts w:hint="default"/>
                    <w:sz w:val="18"/>
                    <w:szCs w:val="18"/>
                    <w:highlight w:val="none"/>
                    <w:lang w:val="en-US" w:eastAsia="zh-CN"/>
                  </w:rPr>
                </w:rPrChange>
              </w:rPr>
            </w:pPr>
            <w:r>
              <w:rPr>
                <w:rFonts w:hint="eastAsia"/>
                <w:i/>
                <w:iCs/>
                <w:sz w:val="21"/>
                <w:szCs w:val="21"/>
                <w:highlight w:val="none"/>
                <w:lang w:val="en-US" w:eastAsia="zh-CN"/>
                <w:rPrChange w:id="1997" w:author="lg" w:date="2026-01-14T17:24:29Z">
                  <w:rPr>
                    <w:rFonts w:hint="eastAsia"/>
                    <w:i/>
                    <w:iCs/>
                    <w:sz w:val="18"/>
                    <w:szCs w:val="18"/>
                    <w:highlight w:val="none"/>
                    <w:lang w:val="en-US" w:eastAsia="zh-CN"/>
                  </w:rPr>
                </w:rPrChange>
              </w:rPr>
              <w:t>X</w:t>
            </w:r>
            <w:r>
              <w:rPr>
                <w:rFonts w:hint="eastAsia"/>
                <w:sz w:val="21"/>
                <w:szCs w:val="21"/>
                <w:highlight w:val="none"/>
                <w:vertAlign w:val="subscript"/>
                <w:lang w:val="en-US" w:eastAsia="zh-CN"/>
                <w:rPrChange w:id="1998" w:author="lg" w:date="2026-01-14T17:24:29Z">
                  <w:rPr>
                    <w:rFonts w:hint="eastAsia"/>
                    <w:sz w:val="18"/>
                    <w:szCs w:val="18"/>
                    <w:highlight w:val="none"/>
                    <w:vertAlign w:val="subscript"/>
                    <w:lang w:val="en-US" w:eastAsia="zh-CN"/>
                  </w:rPr>
                </w:rPrChange>
              </w:rPr>
              <w:t>1</w:t>
            </w:r>
          </w:p>
        </w:tc>
        <w:tc>
          <w:tcPr>
            <w:tcW w:w="0" w:type="auto"/>
            <w:tcBorders>
              <w:tl2br w:val="nil"/>
              <w:tr2bl w:val="nil"/>
            </w:tcBorders>
            <w:shd w:val="clear" w:color="auto" w:fill="FFFFFF" w:themeFill="background1"/>
            <w:noWrap w:val="0"/>
            <w:vAlign w:val="top"/>
          </w:tcPr>
          <w:p w14:paraId="08C778D6">
            <w:pPr>
              <w:spacing w:beforeLines="-2147483648" w:afterLines="-2147483648" w:line="240" w:lineRule="auto"/>
              <w:ind w:left="0" w:right="0"/>
              <w:jc w:val="center"/>
              <w:rPr>
                <w:rFonts w:hint="default" w:eastAsia="宋体"/>
                <w:sz w:val="21"/>
                <w:szCs w:val="21"/>
                <w:highlight w:val="none"/>
                <w:lang w:val="en-US" w:eastAsia="zh-CN"/>
                <w:rPrChange w:id="1999"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000" w:author="lg" w:date="2026-01-14T17:24:29Z">
                  <w:rPr>
                    <w:rFonts w:hint="eastAsia"/>
                    <w:sz w:val="18"/>
                    <w:szCs w:val="18"/>
                    <w:highlight w:val="none"/>
                    <w:lang w:val="en-US" w:eastAsia="zh-CN"/>
                  </w:rPr>
                </w:rPrChange>
              </w:rPr>
              <w:t>595.13</w:t>
            </w:r>
          </w:p>
        </w:tc>
        <w:tc>
          <w:tcPr>
            <w:tcW w:w="0" w:type="auto"/>
            <w:tcBorders>
              <w:tl2br w:val="nil"/>
              <w:tr2bl w:val="nil"/>
            </w:tcBorders>
            <w:shd w:val="clear" w:color="auto" w:fill="FFFFFF" w:themeFill="background1"/>
            <w:noWrap w:val="0"/>
            <w:vAlign w:val="top"/>
          </w:tcPr>
          <w:p w14:paraId="430A1C83">
            <w:pPr>
              <w:spacing w:beforeLines="-2147483648" w:afterLines="-2147483648" w:line="240" w:lineRule="auto"/>
              <w:ind w:left="0" w:right="0"/>
              <w:jc w:val="center"/>
              <w:rPr>
                <w:rFonts w:hint="eastAsia" w:eastAsia="宋体"/>
                <w:sz w:val="21"/>
                <w:szCs w:val="21"/>
                <w:highlight w:val="none"/>
                <w:lang w:val="en-US" w:eastAsia="zh-CN"/>
                <w:rPrChange w:id="2001" w:author="lg" w:date="2026-01-14T17:24:29Z">
                  <w:rPr>
                    <w:rFonts w:hint="eastAsia" w:eastAsia="宋体"/>
                    <w:sz w:val="18"/>
                    <w:szCs w:val="18"/>
                    <w:highlight w:val="none"/>
                    <w:lang w:val="en-US" w:eastAsia="zh-CN"/>
                  </w:rPr>
                </w:rPrChange>
              </w:rPr>
            </w:pPr>
            <w:r>
              <w:rPr>
                <w:rFonts w:hint="eastAsia"/>
                <w:sz w:val="21"/>
                <w:szCs w:val="21"/>
                <w:highlight w:val="none"/>
                <w:lang w:val="en-US" w:eastAsia="zh-CN"/>
                <w:rPrChange w:id="2002" w:author="lg" w:date="2026-01-14T17:24:29Z">
                  <w:rPr>
                    <w:rFonts w:hint="eastAsia"/>
                    <w:sz w:val="18"/>
                    <w:szCs w:val="18"/>
                    <w:highlight w:val="none"/>
                    <w:lang w:val="en-US" w:eastAsia="zh-CN"/>
                  </w:rPr>
                </w:rPrChange>
              </w:rPr>
              <w:t>1</w:t>
            </w:r>
          </w:p>
        </w:tc>
        <w:tc>
          <w:tcPr>
            <w:tcW w:w="0" w:type="auto"/>
            <w:tcBorders>
              <w:tl2br w:val="nil"/>
              <w:tr2bl w:val="nil"/>
            </w:tcBorders>
            <w:shd w:val="clear" w:color="auto" w:fill="FFFFFF" w:themeFill="background1"/>
            <w:noWrap w:val="0"/>
            <w:vAlign w:val="top"/>
          </w:tcPr>
          <w:p w14:paraId="5D43ECB9">
            <w:pPr>
              <w:spacing w:beforeLines="-2147483648" w:afterLines="-2147483648" w:line="240" w:lineRule="auto"/>
              <w:ind w:left="0" w:right="0"/>
              <w:jc w:val="center"/>
              <w:rPr>
                <w:rFonts w:hint="default" w:eastAsia="宋体"/>
                <w:sz w:val="21"/>
                <w:szCs w:val="21"/>
                <w:highlight w:val="none"/>
                <w:lang w:val="en-US" w:eastAsia="zh-CN"/>
                <w:rPrChange w:id="2003"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004" w:author="lg" w:date="2026-01-14T17:24:29Z">
                  <w:rPr>
                    <w:rFonts w:hint="eastAsia"/>
                    <w:sz w:val="18"/>
                    <w:szCs w:val="18"/>
                    <w:highlight w:val="none"/>
                    <w:lang w:val="en-US" w:eastAsia="zh-CN"/>
                  </w:rPr>
                </w:rPrChange>
              </w:rPr>
              <w:t>595.13</w:t>
            </w:r>
          </w:p>
        </w:tc>
        <w:tc>
          <w:tcPr>
            <w:tcW w:w="560" w:type="dxa"/>
            <w:tcBorders>
              <w:tl2br w:val="nil"/>
              <w:tr2bl w:val="nil"/>
            </w:tcBorders>
            <w:shd w:val="clear" w:color="auto" w:fill="FFFFFF" w:themeFill="background1"/>
            <w:noWrap w:val="0"/>
            <w:vAlign w:val="top"/>
          </w:tcPr>
          <w:p w14:paraId="3A9CFA84">
            <w:pPr>
              <w:spacing w:beforeLines="-2147483648" w:afterLines="-2147483648" w:line="240" w:lineRule="auto"/>
              <w:ind w:left="0" w:right="0"/>
              <w:jc w:val="center"/>
              <w:rPr>
                <w:rFonts w:hint="default" w:eastAsia="宋体"/>
                <w:sz w:val="21"/>
                <w:szCs w:val="21"/>
                <w:highlight w:val="none"/>
                <w:lang w:val="en-US" w:eastAsia="zh-CN"/>
                <w:rPrChange w:id="2005"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006" w:author="lg" w:date="2026-01-14T17:24:29Z">
                  <w:rPr>
                    <w:rFonts w:hint="eastAsia"/>
                    <w:sz w:val="18"/>
                    <w:szCs w:val="18"/>
                    <w:highlight w:val="none"/>
                    <w:lang w:val="en-US" w:eastAsia="zh-CN"/>
                  </w:rPr>
                </w:rPrChange>
              </w:rPr>
              <w:t>45.75</w:t>
            </w:r>
          </w:p>
        </w:tc>
        <w:tc>
          <w:tcPr>
            <w:tcW w:w="778" w:type="dxa"/>
            <w:tcBorders>
              <w:tl2br w:val="nil"/>
              <w:tr2bl w:val="nil"/>
            </w:tcBorders>
            <w:shd w:val="clear" w:color="auto" w:fill="FFFFFF" w:themeFill="background1"/>
            <w:noWrap w:val="0"/>
            <w:vAlign w:val="top"/>
          </w:tcPr>
          <w:p w14:paraId="0161E4E5">
            <w:pPr>
              <w:spacing w:beforeLines="-2147483648" w:afterLines="-2147483648" w:line="240" w:lineRule="auto"/>
              <w:ind w:left="0" w:right="0"/>
              <w:jc w:val="center"/>
              <w:rPr>
                <w:rFonts w:hint="default" w:eastAsia="宋体"/>
                <w:sz w:val="21"/>
                <w:szCs w:val="21"/>
                <w:highlight w:val="none"/>
                <w:lang w:val="en-US" w:eastAsia="zh-CN"/>
                <w:rPrChange w:id="2007"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008" w:author="lg" w:date="2026-01-14T17:24:29Z">
                  <w:rPr>
                    <w:rFonts w:hint="eastAsia"/>
                    <w:sz w:val="18"/>
                    <w:szCs w:val="18"/>
                    <w:highlight w:val="none"/>
                    <w:lang w:val="en-US" w:eastAsia="zh-CN"/>
                  </w:rPr>
                </w:rPrChange>
              </w:rPr>
              <w:t>0.0003</w:t>
            </w:r>
          </w:p>
        </w:tc>
      </w:tr>
      <w:tr w14:paraId="10ACC3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0" w:type="auto"/>
            <w:tcBorders>
              <w:tl2br w:val="nil"/>
              <w:tr2bl w:val="nil"/>
            </w:tcBorders>
            <w:shd w:val="clear" w:color="auto" w:fill="FFFFFF" w:themeFill="background1"/>
            <w:noWrap w:val="0"/>
            <w:vAlign w:val="top"/>
          </w:tcPr>
          <w:p w14:paraId="7456BFE2">
            <w:pPr>
              <w:spacing w:beforeLines="-2147483648" w:afterLines="-2147483648" w:line="240" w:lineRule="auto"/>
              <w:ind w:left="0" w:right="0"/>
              <w:jc w:val="center"/>
              <w:rPr>
                <w:rFonts w:hint="default"/>
                <w:sz w:val="21"/>
                <w:szCs w:val="21"/>
                <w:highlight w:val="none"/>
                <w:lang w:val="en-US" w:eastAsia="zh-CN"/>
                <w:rPrChange w:id="2009" w:author="lg" w:date="2026-01-14T17:24:29Z">
                  <w:rPr>
                    <w:rFonts w:hint="default"/>
                    <w:sz w:val="18"/>
                    <w:szCs w:val="18"/>
                    <w:highlight w:val="none"/>
                    <w:lang w:val="en-US" w:eastAsia="zh-CN"/>
                  </w:rPr>
                </w:rPrChange>
              </w:rPr>
            </w:pPr>
            <w:r>
              <w:rPr>
                <w:rFonts w:hint="eastAsia"/>
                <w:i/>
                <w:iCs/>
                <w:sz w:val="21"/>
                <w:szCs w:val="21"/>
                <w:highlight w:val="none"/>
                <w:lang w:val="en-US" w:eastAsia="zh-CN"/>
                <w:rPrChange w:id="2010" w:author="lg" w:date="2026-01-14T17:24:29Z">
                  <w:rPr>
                    <w:rFonts w:hint="eastAsia"/>
                    <w:i/>
                    <w:iCs/>
                    <w:sz w:val="18"/>
                    <w:szCs w:val="18"/>
                    <w:highlight w:val="none"/>
                    <w:lang w:val="en-US" w:eastAsia="zh-CN"/>
                  </w:rPr>
                </w:rPrChange>
              </w:rPr>
              <w:t>X</w:t>
            </w:r>
            <w:r>
              <w:rPr>
                <w:rFonts w:hint="eastAsia"/>
                <w:i w:val="0"/>
                <w:iCs w:val="0"/>
                <w:sz w:val="21"/>
                <w:szCs w:val="21"/>
                <w:highlight w:val="none"/>
                <w:vertAlign w:val="subscript"/>
                <w:lang w:val="en-US" w:eastAsia="zh-CN"/>
                <w:rPrChange w:id="2011" w:author="lg" w:date="2026-01-14T17:24:29Z">
                  <w:rPr>
                    <w:rFonts w:hint="eastAsia"/>
                    <w:i w:val="0"/>
                    <w:iCs w:val="0"/>
                    <w:sz w:val="18"/>
                    <w:szCs w:val="18"/>
                    <w:highlight w:val="none"/>
                    <w:vertAlign w:val="subscript"/>
                    <w:lang w:val="en-US" w:eastAsia="zh-CN"/>
                  </w:rPr>
                </w:rPrChange>
              </w:rPr>
              <w:t>2</w:t>
            </w:r>
          </w:p>
        </w:tc>
        <w:tc>
          <w:tcPr>
            <w:tcW w:w="0" w:type="auto"/>
            <w:tcBorders>
              <w:tl2br w:val="nil"/>
              <w:tr2bl w:val="nil"/>
            </w:tcBorders>
            <w:shd w:val="clear" w:color="auto" w:fill="FFFFFF" w:themeFill="background1"/>
            <w:noWrap w:val="0"/>
            <w:vAlign w:val="top"/>
          </w:tcPr>
          <w:p w14:paraId="5847964D">
            <w:pPr>
              <w:spacing w:beforeLines="-2147483648" w:afterLines="-2147483648" w:line="240" w:lineRule="auto"/>
              <w:ind w:left="0" w:right="0"/>
              <w:jc w:val="center"/>
              <w:rPr>
                <w:rFonts w:hint="default" w:eastAsia="宋体"/>
                <w:sz w:val="21"/>
                <w:szCs w:val="21"/>
                <w:highlight w:val="none"/>
                <w:lang w:val="en-US" w:eastAsia="zh-CN"/>
                <w:rPrChange w:id="2012"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013" w:author="lg" w:date="2026-01-14T17:24:29Z">
                  <w:rPr>
                    <w:rFonts w:hint="eastAsia"/>
                    <w:sz w:val="18"/>
                    <w:szCs w:val="18"/>
                    <w:highlight w:val="none"/>
                    <w:lang w:val="en-US" w:eastAsia="zh-CN"/>
                  </w:rPr>
                </w:rPrChange>
              </w:rPr>
              <w:t>1891.13</w:t>
            </w:r>
          </w:p>
        </w:tc>
        <w:tc>
          <w:tcPr>
            <w:tcW w:w="0" w:type="auto"/>
            <w:tcBorders>
              <w:tl2br w:val="nil"/>
              <w:tr2bl w:val="nil"/>
            </w:tcBorders>
            <w:shd w:val="clear" w:color="auto" w:fill="FFFFFF" w:themeFill="background1"/>
            <w:noWrap w:val="0"/>
            <w:vAlign w:val="top"/>
          </w:tcPr>
          <w:p w14:paraId="5DC7E0EA">
            <w:pPr>
              <w:spacing w:beforeLines="-2147483648" w:afterLines="-2147483648" w:line="240" w:lineRule="auto"/>
              <w:ind w:left="0" w:right="0"/>
              <w:jc w:val="center"/>
              <w:rPr>
                <w:rFonts w:hint="eastAsia" w:eastAsia="宋体"/>
                <w:sz w:val="21"/>
                <w:szCs w:val="21"/>
                <w:highlight w:val="none"/>
                <w:lang w:val="en-US" w:eastAsia="zh-CN"/>
                <w:rPrChange w:id="2014" w:author="lg" w:date="2026-01-14T17:24:29Z">
                  <w:rPr>
                    <w:rFonts w:hint="eastAsia" w:eastAsia="宋体"/>
                    <w:sz w:val="18"/>
                    <w:szCs w:val="18"/>
                    <w:highlight w:val="none"/>
                    <w:lang w:val="en-US" w:eastAsia="zh-CN"/>
                  </w:rPr>
                </w:rPrChange>
              </w:rPr>
            </w:pPr>
            <w:r>
              <w:rPr>
                <w:rFonts w:hint="eastAsia"/>
                <w:sz w:val="21"/>
                <w:szCs w:val="21"/>
                <w:highlight w:val="none"/>
                <w:lang w:val="en-US" w:eastAsia="zh-CN"/>
                <w:rPrChange w:id="2015" w:author="lg" w:date="2026-01-14T17:24:29Z">
                  <w:rPr>
                    <w:rFonts w:hint="eastAsia"/>
                    <w:sz w:val="18"/>
                    <w:szCs w:val="18"/>
                    <w:highlight w:val="none"/>
                    <w:lang w:val="en-US" w:eastAsia="zh-CN"/>
                  </w:rPr>
                </w:rPrChange>
              </w:rPr>
              <w:t>1</w:t>
            </w:r>
          </w:p>
        </w:tc>
        <w:tc>
          <w:tcPr>
            <w:tcW w:w="0" w:type="auto"/>
            <w:tcBorders>
              <w:tl2br w:val="nil"/>
              <w:tr2bl w:val="nil"/>
            </w:tcBorders>
            <w:shd w:val="clear" w:color="auto" w:fill="FFFFFF" w:themeFill="background1"/>
            <w:noWrap w:val="0"/>
            <w:vAlign w:val="top"/>
          </w:tcPr>
          <w:p w14:paraId="74E24B02">
            <w:pPr>
              <w:spacing w:beforeLines="-2147483648" w:afterLines="-2147483648" w:line="240" w:lineRule="auto"/>
              <w:ind w:left="0" w:right="0"/>
              <w:jc w:val="center"/>
              <w:rPr>
                <w:rFonts w:hint="default" w:eastAsia="宋体"/>
                <w:sz w:val="21"/>
                <w:szCs w:val="21"/>
                <w:highlight w:val="none"/>
                <w:lang w:val="en-US" w:eastAsia="zh-CN"/>
                <w:rPrChange w:id="2016"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017" w:author="lg" w:date="2026-01-14T17:24:29Z">
                  <w:rPr>
                    <w:rFonts w:hint="eastAsia"/>
                    <w:sz w:val="18"/>
                    <w:szCs w:val="18"/>
                    <w:highlight w:val="none"/>
                    <w:lang w:val="en-US" w:eastAsia="zh-CN"/>
                  </w:rPr>
                </w:rPrChange>
              </w:rPr>
              <w:t>1891.13</w:t>
            </w:r>
          </w:p>
        </w:tc>
        <w:tc>
          <w:tcPr>
            <w:tcW w:w="560" w:type="dxa"/>
            <w:tcBorders>
              <w:tl2br w:val="nil"/>
              <w:tr2bl w:val="nil"/>
            </w:tcBorders>
            <w:shd w:val="clear" w:color="auto" w:fill="FFFFFF" w:themeFill="background1"/>
            <w:noWrap w:val="0"/>
            <w:vAlign w:val="top"/>
          </w:tcPr>
          <w:p w14:paraId="2DE556BE">
            <w:pPr>
              <w:spacing w:beforeLines="-2147483648" w:afterLines="-2147483648" w:line="240" w:lineRule="auto"/>
              <w:ind w:left="0" w:right="0"/>
              <w:jc w:val="center"/>
              <w:rPr>
                <w:rFonts w:hint="default" w:eastAsia="宋体"/>
                <w:sz w:val="21"/>
                <w:szCs w:val="21"/>
                <w:highlight w:val="none"/>
                <w:lang w:val="en-US" w:eastAsia="zh-CN"/>
                <w:rPrChange w:id="2018"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019" w:author="lg" w:date="2026-01-14T17:24:29Z">
                  <w:rPr>
                    <w:rFonts w:hint="eastAsia"/>
                    <w:sz w:val="18"/>
                    <w:szCs w:val="18"/>
                    <w:highlight w:val="none"/>
                    <w:lang w:val="en-US" w:eastAsia="zh-CN"/>
                  </w:rPr>
                </w:rPrChange>
              </w:rPr>
              <w:t>145.39</w:t>
            </w:r>
          </w:p>
        </w:tc>
        <w:tc>
          <w:tcPr>
            <w:tcW w:w="778" w:type="dxa"/>
            <w:tcBorders>
              <w:tl2br w:val="nil"/>
              <w:tr2bl w:val="nil"/>
            </w:tcBorders>
            <w:shd w:val="clear" w:color="auto" w:fill="FFFFFF" w:themeFill="background1"/>
            <w:noWrap w:val="0"/>
            <w:vAlign w:val="top"/>
          </w:tcPr>
          <w:p w14:paraId="5A3DAD92">
            <w:pPr>
              <w:spacing w:beforeLines="-2147483648" w:afterLines="-2147483648" w:line="240" w:lineRule="auto"/>
              <w:ind w:left="0" w:right="0"/>
              <w:jc w:val="center"/>
              <w:rPr>
                <w:rFonts w:hint="default" w:eastAsia="宋体"/>
                <w:sz w:val="21"/>
                <w:szCs w:val="21"/>
                <w:highlight w:val="none"/>
                <w:lang w:val="en-US" w:eastAsia="zh-CN"/>
                <w:rPrChange w:id="2020"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021" w:author="lg" w:date="2026-01-14T17:24:29Z">
                  <w:rPr>
                    <w:rFonts w:hint="eastAsia"/>
                    <w:sz w:val="18"/>
                    <w:szCs w:val="18"/>
                    <w:highlight w:val="none"/>
                    <w:lang w:val="en-US" w:eastAsia="zh-CN"/>
                  </w:rPr>
                </w:rPrChange>
              </w:rPr>
              <w:t>&lt;0.0001</w:t>
            </w:r>
          </w:p>
        </w:tc>
      </w:tr>
      <w:tr w14:paraId="4E426D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cantSplit/>
          <w:jc w:val="center"/>
        </w:trPr>
        <w:tc>
          <w:tcPr>
            <w:tcW w:w="0" w:type="auto"/>
            <w:tcBorders>
              <w:tl2br w:val="nil"/>
              <w:tr2bl w:val="nil"/>
            </w:tcBorders>
            <w:shd w:val="clear" w:color="auto" w:fill="FFFFFF" w:themeFill="background1"/>
            <w:noWrap w:val="0"/>
            <w:vAlign w:val="top"/>
          </w:tcPr>
          <w:p w14:paraId="0413C155">
            <w:pPr>
              <w:spacing w:beforeLines="-2147483648" w:afterLines="-2147483648" w:line="240" w:lineRule="auto"/>
              <w:ind w:left="0" w:right="0"/>
              <w:jc w:val="center"/>
              <w:rPr>
                <w:rFonts w:hint="default"/>
                <w:sz w:val="21"/>
                <w:szCs w:val="21"/>
                <w:highlight w:val="none"/>
                <w:lang w:val="en-US" w:eastAsia="zh-CN"/>
                <w:rPrChange w:id="2022" w:author="lg" w:date="2026-01-14T17:24:29Z">
                  <w:rPr>
                    <w:rFonts w:hint="default"/>
                    <w:sz w:val="18"/>
                    <w:szCs w:val="18"/>
                    <w:highlight w:val="none"/>
                    <w:lang w:val="en-US" w:eastAsia="zh-CN"/>
                  </w:rPr>
                </w:rPrChange>
              </w:rPr>
            </w:pPr>
            <w:r>
              <w:rPr>
                <w:rFonts w:hint="eastAsia"/>
                <w:i/>
                <w:iCs/>
                <w:sz w:val="21"/>
                <w:szCs w:val="21"/>
                <w:highlight w:val="none"/>
                <w:lang w:val="en-US" w:eastAsia="zh-CN"/>
                <w:rPrChange w:id="2023" w:author="lg" w:date="2026-01-14T17:24:29Z">
                  <w:rPr>
                    <w:rFonts w:hint="eastAsia"/>
                    <w:i/>
                    <w:iCs/>
                    <w:sz w:val="18"/>
                    <w:szCs w:val="18"/>
                    <w:highlight w:val="none"/>
                    <w:lang w:val="en-US" w:eastAsia="zh-CN"/>
                  </w:rPr>
                </w:rPrChange>
              </w:rPr>
              <w:t>X</w:t>
            </w:r>
            <w:r>
              <w:rPr>
                <w:rFonts w:hint="eastAsia"/>
                <w:i w:val="0"/>
                <w:iCs w:val="0"/>
                <w:sz w:val="21"/>
                <w:szCs w:val="21"/>
                <w:highlight w:val="none"/>
                <w:vertAlign w:val="subscript"/>
                <w:lang w:val="en-US" w:eastAsia="zh-CN"/>
                <w:rPrChange w:id="2024" w:author="lg" w:date="2026-01-14T17:24:29Z">
                  <w:rPr>
                    <w:rFonts w:hint="eastAsia"/>
                    <w:i w:val="0"/>
                    <w:iCs w:val="0"/>
                    <w:sz w:val="18"/>
                    <w:szCs w:val="18"/>
                    <w:highlight w:val="none"/>
                    <w:vertAlign w:val="subscript"/>
                    <w:lang w:val="en-US" w:eastAsia="zh-CN"/>
                  </w:rPr>
                </w:rPrChange>
              </w:rPr>
              <w:t>3</w:t>
            </w:r>
          </w:p>
        </w:tc>
        <w:tc>
          <w:tcPr>
            <w:tcW w:w="0" w:type="auto"/>
            <w:tcBorders>
              <w:tl2br w:val="nil"/>
              <w:tr2bl w:val="nil"/>
            </w:tcBorders>
            <w:shd w:val="clear" w:color="auto" w:fill="FFFFFF" w:themeFill="background1"/>
            <w:noWrap w:val="0"/>
            <w:vAlign w:val="top"/>
          </w:tcPr>
          <w:p w14:paraId="37FF73CB">
            <w:pPr>
              <w:spacing w:beforeLines="-2147483648" w:afterLines="-2147483648" w:line="240" w:lineRule="auto"/>
              <w:ind w:left="0" w:right="0"/>
              <w:jc w:val="center"/>
              <w:rPr>
                <w:rFonts w:hint="default" w:eastAsia="宋体"/>
                <w:sz w:val="21"/>
                <w:szCs w:val="21"/>
                <w:highlight w:val="none"/>
                <w:lang w:val="en-US" w:eastAsia="zh-CN"/>
                <w:rPrChange w:id="2025"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026" w:author="lg" w:date="2026-01-14T17:24:29Z">
                  <w:rPr>
                    <w:rFonts w:hint="eastAsia"/>
                    <w:sz w:val="18"/>
                    <w:szCs w:val="18"/>
                    <w:highlight w:val="none"/>
                    <w:lang w:val="en-US" w:eastAsia="zh-CN"/>
                  </w:rPr>
                </w:rPrChange>
              </w:rPr>
              <w:t>338.00</w:t>
            </w:r>
          </w:p>
        </w:tc>
        <w:tc>
          <w:tcPr>
            <w:tcW w:w="0" w:type="auto"/>
            <w:tcBorders>
              <w:tl2br w:val="nil"/>
              <w:tr2bl w:val="nil"/>
            </w:tcBorders>
            <w:shd w:val="clear" w:color="auto" w:fill="FFFFFF" w:themeFill="background1"/>
            <w:noWrap w:val="0"/>
            <w:vAlign w:val="top"/>
          </w:tcPr>
          <w:p w14:paraId="4FE04BCF">
            <w:pPr>
              <w:spacing w:beforeLines="-2147483648" w:afterLines="-2147483648" w:line="240" w:lineRule="auto"/>
              <w:ind w:left="0" w:right="0"/>
              <w:jc w:val="center"/>
              <w:rPr>
                <w:rFonts w:hint="default" w:eastAsia="宋体"/>
                <w:sz w:val="21"/>
                <w:szCs w:val="21"/>
                <w:highlight w:val="none"/>
                <w:lang w:val="en-US" w:eastAsia="zh-CN"/>
                <w:rPrChange w:id="2027"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028" w:author="lg" w:date="2026-01-14T17:24:29Z">
                  <w:rPr>
                    <w:rFonts w:hint="eastAsia"/>
                    <w:sz w:val="18"/>
                    <w:szCs w:val="18"/>
                    <w:highlight w:val="none"/>
                    <w:lang w:val="en-US" w:eastAsia="zh-CN"/>
                  </w:rPr>
                </w:rPrChange>
              </w:rPr>
              <w:t>1</w:t>
            </w:r>
          </w:p>
        </w:tc>
        <w:tc>
          <w:tcPr>
            <w:tcW w:w="0" w:type="auto"/>
            <w:tcBorders>
              <w:tl2br w:val="nil"/>
              <w:tr2bl w:val="nil"/>
            </w:tcBorders>
            <w:shd w:val="clear" w:color="auto" w:fill="FFFFFF" w:themeFill="background1"/>
            <w:noWrap w:val="0"/>
            <w:vAlign w:val="top"/>
          </w:tcPr>
          <w:p w14:paraId="763D60E3">
            <w:pPr>
              <w:spacing w:beforeLines="-2147483648" w:afterLines="-2147483648" w:line="240" w:lineRule="auto"/>
              <w:ind w:left="0" w:right="0"/>
              <w:jc w:val="center"/>
              <w:rPr>
                <w:rFonts w:hint="default" w:eastAsia="宋体"/>
                <w:sz w:val="21"/>
                <w:szCs w:val="21"/>
                <w:highlight w:val="none"/>
                <w:lang w:val="en-US" w:eastAsia="zh-CN"/>
                <w:rPrChange w:id="2029"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030" w:author="lg" w:date="2026-01-14T17:24:29Z">
                  <w:rPr>
                    <w:rFonts w:hint="eastAsia"/>
                    <w:sz w:val="18"/>
                    <w:szCs w:val="18"/>
                    <w:highlight w:val="none"/>
                    <w:lang w:val="en-US" w:eastAsia="zh-CN"/>
                  </w:rPr>
                </w:rPrChange>
              </w:rPr>
              <w:t>338</w:t>
            </w:r>
          </w:p>
        </w:tc>
        <w:tc>
          <w:tcPr>
            <w:tcW w:w="560" w:type="dxa"/>
            <w:tcBorders>
              <w:tl2br w:val="nil"/>
              <w:tr2bl w:val="nil"/>
            </w:tcBorders>
            <w:shd w:val="clear" w:color="auto" w:fill="FFFFFF" w:themeFill="background1"/>
            <w:noWrap w:val="0"/>
            <w:vAlign w:val="top"/>
          </w:tcPr>
          <w:p w14:paraId="371791E8">
            <w:pPr>
              <w:spacing w:beforeLines="-2147483648" w:afterLines="-2147483648" w:line="240" w:lineRule="auto"/>
              <w:ind w:left="0" w:right="0"/>
              <w:jc w:val="center"/>
              <w:rPr>
                <w:rFonts w:hint="default" w:eastAsia="宋体"/>
                <w:sz w:val="21"/>
                <w:szCs w:val="21"/>
                <w:highlight w:val="none"/>
                <w:lang w:val="en-US" w:eastAsia="zh-CN"/>
                <w:rPrChange w:id="2031"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032" w:author="lg" w:date="2026-01-14T17:24:29Z">
                  <w:rPr>
                    <w:rFonts w:hint="eastAsia"/>
                    <w:sz w:val="18"/>
                    <w:szCs w:val="18"/>
                    <w:highlight w:val="none"/>
                    <w:lang w:val="en-US" w:eastAsia="zh-CN"/>
                  </w:rPr>
                </w:rPrChange>
              </w:rPr>
              <w:t>25.99</w:t>
            </w:r>
          </w:p>
        </w:tc>
        <w:tc>
          <w:tcPr>
            <w:tcW w:w="778" w:type="dxa"/>
            <w:tcBorders>
              <w:tl2br w:val="nil"/>
              <w:tr2bl w:val="nil"/>
            </w:tcBorders>
            <w:shd w:val="clear" w:color="auto" w:fill="FFFFFF" w:themeFill="background1"/>
            <w:noWrap w:val="0"/>
            <w:vAlign w:val="top"/>
          </w:tcPr>
          <w:p w14:paraId="4F042847">
            <w:pPr>
              <w:spacing w:beforeLines="-2147483648" w:afterLines="-2147483648" w:line="240" w:lineRule="auto"/>
              <w:ind w:left="0" w:right="0"/>
              <w:jc w:val="center"/>
              <w:rPr>
                <w:rFonts w:hint="default" w:eastAsia="宋体"/>
                <w:sz w:val="21"/>
                <w:szCs w:val="21"/>
                <w:highlight w:val="none"/>
                <w:lang w:val="en-US" w:eastAsia="zh-CN"/>
                <w:rPrChange w:id="2033"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034" w:author="lg" w:date="2026-01-14T17:24:29Z">
                  <w:rPr>
                    <w:rFonts w:hint="eastAsia"/>
                    <w:sz w:val="18"/>
                    <w:szCs w:val="18"/>
                    <w:highlight w:val="none"/>
                    <w:lang w:val="en-US" w:eastAsia="zh-CN"/>
                  </w:rPr>
                </w:rPrChange>
              </w:rPr>
              <w:t>0.0014</w:t>
            </w:r>
          </w:p>
        </w:tc>
      </w:tr>
      <w:tr w14:paraId="225A0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0" w:type="auto"/>
            <w:tcBorders>
              <w:tl2br w:val="nil"/>
              <w:tr2bl w:val="nil"/>
            </w:tcBorders>
            <w:shd w:val="clear" w:color="auto" w:fill="FFFFFF" w:themeFill="background1"/>
            <w:noWrap w:val="0"/>
            <w:vAlign w:val="top"/>
          </w:tcPr>
          <w:p w14:paraId="593DA48C">
            <w:pPr>
              <w:spacing w:beforeLines="-2147483648" w:afterLines="-2147483648" w:line="240" w:lineRule="auto"/>
              <w:ind w:left="0" w:right="0"/>
              <w:jc w:val="center"/>
              <w:rPr>
                <w:rFonts w:hint="eastAsia"/>
                <w:sz w:val="21"/>
                <w:szCs w:val="21"/>
                <w:highlight w:val="none"/>
                <w:lang w:val="en-US" w:eastAsia="zh-CN"/>
                <w:rPrChange w:id="2035" w:author="lg" w:date="2026-01-14T17:24:29Z">
                  <w:rPr>
                    <w:rFonts w:hint="eastAsia"/>
                    <w:sz w:val="18"/>
                    <w:szCs w:val="18"/>
                    <w:highlight w:val="none"/>
                    <w:lang w:val="en-US" w:eastAsia="zh-CN"/>
                  </w:rPr>
                </w:rPrChange>
              </w:rPr>
            </w:pPr>
            <w:r>
              <w:rPr>
                <w:rFonts w:hint="eastAsia"/>
                <w:i/>
                <w:iCs/>
                <w:sz w:val="21"/>
                <w:szCs w:val="21"/>
                <w:highlight w:val="none"/>
                <w:lang w:val="en-US" w:eastAsia="zh-CN"/>
                <w:rPrChange w:id="2036" w:author="lg" w:date="2026-01-14T17:24:29Z">
                  <w:rPr>
                    <w:rFonts w:hint="eastAsia"/>
                    <w:i/>
                    <w:iCs/>
                    <w:sz w:val="18"/>
                    <w:szCs w:val="18"/>
                    <w:highlight w:val="none"/>
                    <w:lang w:val="en-US" w:eastAsia="zh-CN"/>
                  </w:rPr>
                </w:rPrChange>
              </w:rPr>
              <w:t>X</w:t>
            </w:r>
            <w:r>
              <w:rPr>
                <w:rFonts w:hint="eastAsia"/>
                <w:sz w:val="21"/>
                <w:szCs w:val="21"/>
                <w:highlight w:val="none"/>
                <w:vertAlign w:val="subscript"/>
                <w:lang w:val="en-US" w:eastAsia="zh-CN"/>
                <w:rPrChange w:id="2037" w:author="lg" w:date="2026-01-14T17:24:29Z">
                  <w:rPr>
                    <w:rFonts w:hint="eastAsia"/>
                    <w:sz w:val="18"/>
                    <w:szCs w:val="18"/>
                    <w:highlight w:val="none"/>
                    <w:vertAlign w:val="subscript"/>
                    <w:lang w:val="en-US" w:eastAsia="zh-CN"/>
                  </w:rPr>
                </w:rPrChange>
              </w:rPr>
              <w:t>1</w:t>
            </w:r>
            <w:r>
              <w:rPr>
                <w:rFonts w:hint="eastAsia"/>
                <w:i/>
                <w:iCs/>
                <w:sz w:val="21"/>
                <w:szCs w:val="21"/>
                <w:highlight w:val="none"/>
                <w:lang w:val="en-US" w:eastAsia="zh-CN"/>
                <w:rPrChange w:id="2038" w:author="lg" w:date="2026-01-14T17:24:29Z">
                  <w:rPr>
                    <w:rFonts w:hint="eastAsia"/>
                    <w:i/>
                    <w:iCs/>
                    <w:sz w:val="18"/>
                    <w:szCs w:val="18"/>
                    <w:highlight w:val="none"/>
                    <w:lang w:val="en-US" w:eastAsia="zh-CN"/>
                  </w:rPr>
                </w:rPrChange>
              </w:rPr>
              <w:t>X</w:t>
            </w:r>
            <w:r>
              <w:rPr>
                <w:rFonts w:hint="eastAsia"/>
                <w:sz w:val="21"/>
                <w:szCs w:val="21"/>
                <w:highlight w:val="none"/>
                <w:vertAlign w:val="subscript"/>
                <w:lang w:val="en-US" w:eastAsia="zh-CN"/>
                <w:rPrChange w:id="2039" w:author="lg" w:date="2026-01-14T17:24:29Z">
                  <w:rPr>
                    <w:rFonts w:hint="eastAsia"/>
                    <w:sz w:val="18"/>
                    <w:szCs w:val="18"/>
                    <w:highlight w:val="none"/>
                    <w:vertAlign w:val="subscript"/>
                    <w:lang w:val="en-US" w:eastAsia="zh-CN"/>
                  </w:rPr>
                </w:rPrChange>
              </w:rPr>
              <w:t>2</w:t>
            </w:r>
          </w:p>
        </w:tc>
        <w:tc>
          <w:tcPr>
            <w:tcW w:w="0" w:type="auto"/>
            <w:tcBorders>
              <w:tl2br w:val="nil"/>
              <w:tr2bl w:val="nil"/>
            </w:tcBorders>
            <w:shd w:val="clear" w:color="auto" w:fill="FFFFFF" w:themeFill="background1"/>
            <w:noWrap w:val="0"/>
            <w:vAlign w:val="top"/>
          </w:tcPr>
          <w:p w14:paraId="451BA4F8">
            <w:pPr>
              <w:spacing w:beforeLines="-2147483648" w:afterLines="-2147483648" w:line="240" w:lineRule="auto"/>
              <w:ind w:left="0" w:right="0"/>
              <w:jc w:val="center"/>
              <w:rPr>
                <w:rFonts w:hint="default"/>
                <w:sz w:val="21"/>
                <w:szCs w:val="21"/>
                <w:highlight w:val="none"/>
                <w:lang w:val="en-US" w:eastAsia="zh-CN"/>
                <w:rPrChange w:id="2040" w:author="lg" w:date="2026-01-14T17:24:29Z">
                  <w:rPr>
                    <w:rFonts w:hint="default"/>
                    <w:sz w:val="18"/>
                    <w:szCs w:val="18"/>
                    <w:highlight w:val="none"/>
                    <w:lang w:val="en-US" w:eastAsia="zh-CN"/>
                  </w:rPr>
                </w:rPrChange>
              </w:rPr>
            </w:pPr>
            <w:r>
              <w:rPr>
                <w:rFonts w:hint="eastAsia"/>
                <w:sz w:val="21"/>
                <w:szCs w:val="21"/>
                <w:highlight w:val="none"/>
                <w:lang w:val="en-US" w:eastAsia="zh-CN"/>
                <w:rPrChange w:id="2041" w:author="lg" w:date="2026-01-14T17:24:29Z">
                  <w:rPr>
                    <w:rFonts w:hint="eastAsia"/>
                    <w:sz w:val="18"/>
                    <w:szCs w:val="18"/>
                    <w:highlight w:val="none"/>
                    <w:lang w:val="en-US" w:eastAsia="zh-CN"/>
                  </w:rPr>
                </w:rPrChange>
              </w:rPr>
              <w:t>930.25</w:t>
            </w:r>
          </w:p>
        </w:tc>
        <w:tc>
          <w:tcPr>
            <w:tcW w:w="0" w:type="auto"/>
            <w:tcBorders>
              <w:tl2br w:val="nil"/>
              <w:tr2bl w:val="nil"/>
            </w:tcBorders>
            <w:shd w:val="clear" w:color="auto" w:fill="FFFFFF" w:themeFill="background1"/>
            <w:noWrap w:val="0"/>
            <w:vAlign w:val="top"/>
          </w:tcPr>
          <w:p w14:paraId="3C79C701">
            <w:pPr>
              <w:spacing w:beforeLines="-2147483648" w:afterLines="-2147483648" w:line="240" w:lineRule="auto"/>
              <w:ind w:left="0" w:right="0"/>
              <w:jc w:val="center"/>
              <w:rPr>
                <w:rFonts w:hint="default"/>
                <w:sz w:val="21"/>
                <w:szCs w:val="21"/>
                <w:highlight w:val="none"/>
                <w:lang w:val="en-US" w:eastAsia="zh-CN"/>
                <w:rPrChange w:id="2042" w:author="lg" w:date="2026-01-14T17:24:29Z">
                  <w:rPr>
                    <w:rFonts w:hint="default"/>
                    <w:sz w:val="18"/>
                    <w:szCs w:val="18"/>
                    <w:highlight w:val="none"/>
                    <w:lang w:val="en-US" w:eastAsia="zh-CN"/>
                  </w:rPr>
                </w:rPrChange>
              </w:rPr>
            </w:pPr>
            <w:r>
              <w:rPr>
                <w:rFonts w:hint="eastAsia"/>
                <w:sz w:val="21"/>
                <w:szCs w:val="21"/>
                <w:highlight w:val="none"/>
                <w:lang w:val="en-US" w:eastAsia="zh-CN"/>
                <w:rPrChange w:id="2043" w:author="lg" w:date="2026-01-14T17:24:29Z">
                  <w:rPr>
                    <w:rFonts w:hint="eastAsia"/>
                    <w:sz w:val="18"/>
                    <w:szCs w:val="18"/>
                    <w:highlight w:val="none"/>
                    <w:lang w:val="en-US" w:eastAsia="zh-CN"/>
                  </w:rPr>
                </w:rPrChange>
              </w:rPr>
              <w:t>1</w:t>
            </w:r>
          </w:p>
        </w:tc>
        <w:tc>
          <w:tcPr>
            <w:tcW w:w="0" w:type="auto"/>
            <w:tcBorders>
              <w:tl2br w:val="nil"/>
              <w:tr2bl w:val="nil"/>
            </w:tcBorders>
            <w:shd w:val="clear" w:color="auto" w:fill="FFFFFF" w:themeFill="background1"/>
            <w:noWrap w:val="0"/>
            <w:vAlign w:val="top"/>
          </w:tcPr>
          <w:p w14:paraId="60DBFCA9">
            <w:pPr>
              <w:spacing w:beforeLines="-2147483648" w:afterLines="-2147483648" w:line="240" w:lineRule="auto"/>
              <w:ind w:left="0" w:leftChars="0" w:right="0" w:rightChars="0"/>
              <w:jc w:val="center"/>
              <w:rPr>
                <w:rFonts w:hint="default"/>
                <w:sz w:val="21"/>
                <w:szCs w:val="21"/>
                <w:highlight w:val="none"/>
                <w:lang w:val="en-US" w:eastAsia="zh-CN"/>
                <w:rPrChange w:id="2044" w:author="lg" w:date="2026-01-14T17:24:29Z">
                  <w:rPr>
                    <w:rFonts w:hint="default"/>
                    <w:sz w:val="18"/>
                    <w:szCs w:val="18"/>
                    <w:highlight w:val="none"/>
                    <w:lang w:val="en-US" w:eastAsia="zh-CN"/>
                  </w:rPr>
                </w:rPrChange>
              </w:rPr>
            </w:pPr>
            <w:r>
              <w:rPr>
                <w:rFonts w:hint="eastAsia"/>
                <w:sz w:val="21"/>
                <w:szCs w:val="21"/>
                <w:highlight w:val="none"/>
                <w:lang w:val="en-US" w:eastAsia="zh-CN"/>
                <w:rPrChange w:id="2045" w:author="lg" w:date="2026-01-14T17:24:29Z">
                  <w:rPr>
                    <w:rFonts w:hint="eastAsia"/>
                    <w:sz w:val="18"/>
                    <w:szCs w:val="18"/>
                    <w:highlight w:val="none"/>
                    <w:lang w:val="en-US" w:eastAsia="zh-CN"/>
                  </w:rPr>
                </w:rPrChange>
              </w:rPr>
              <w:t>930.25</w:t>
            </w:r>
          </w:p>
        </w:tc>
        <w:tc>
          <w:tcPr>
            <w:tcW w:w="560" w:type="dxa"/>
            <w:tcBorders>
              <w:tl2br w:val="nil"/>
              <w:tr2bl w:val="nil"/>
            </w:tcBorders>
            <w:shd w:val="clear" w:color="auto" w:fill="FFFFFF" w:themeFill="background1"/>
            <w:noWrap w:val="0"/>
            <w:vAlign w:val="top"/>
          </w:tcPr>
          <w:p w14:paraId="3553B175">
            <w:pPr>
              <w:spacing w:beforeLines="-2147483648" w:afterLines="-2147483648" w:line="240" w:lineRule="auto"/>
              <w:ind w:left="0" w:right="0"/>
              <w:jc w:val="center"/>
              <w:rPr>
                <w:rFonts w:hint="default"/>
                <w:sz w:val="21"/>
                <w:szCs w:val="21"/>
                <w:highlight w:val="none"/>
                <w:lang w:val="en-US" w:eastAsia="zh-CN"/>
                <w:rPrChange w:id="2046" w:author="lg" w:date="2026-01-14T17:24:29Z">
                  <w:rPr>
                    <w:rFonts w:hint="default"/>
                    <w:sz w:val="18"/>
                    <w:szCs w:val="18"/>
                    <w:highlight w:val="none"/>
                    <w:lang w:val="en-US" w:eastAsia="zh-CN"/>
                  </w:rPr>
                </w:rPrChange>
              </w:rPr>
            </w:pPr>
            <w:r>
              <w:rPr>
                <w:rFonts w:hint="eastAsia"/>
                <w:sz w:val="21"/>
                <w:szCs w:val="21"/>
                <w:highlight w:val="none"/>
                <w:lang w:val="en-US" w:eastAsia="zh-CN"/>
                <w:rPrChange w:id="2047" w:author="lg" w:date="2026-01-14T17:24:29Z">
                  <w:rPr>
                    <w:rFonts w:hint="eastAsia"/>
                    <w:sz w:val="18"/>
                    <w:szCs w:val="18"/>
                    <w:highlight w:val="none"/>
                    <w:lang w:val="en-US" w:eastAsia="zh-CN"/>
                  </w:rPr>
                </w:rPrChange>
              </w:rPr>
              <w:t>71.52</w:t>
            </w:r>
          </w:p>
        </w:tc>
        <w:tc>
          <w:tcPr>
            <w:tcW w:w="778" w:type="dxa"/>
            <w:tcBorders>
              <w:tl2br w:val="nil"/>
              <w:tr2bl w:val="nil"/>
            </w:tcBorders>
            <w:shd w:val="clear" w:color="auto" w:fill="FFFFFF" w:themeFill="background1"/>
            <w:noWrap w:val="0"/>
            <w:vAlign w:val="top"/>
          </w:tcPr>
          <w:p w14:paraId="6C755162">
            <w:pPr>
              <w:spacing w:beforeLines="-2147483648" w:afterLines="-2147483648" w:line="240" w:lineRule="auto"/>
              <w:ind w:left="0" w:right="0"/>
              <w:jc w:val="center"/>
              <w:rPr>
                <w:rFonts w:hint="default"/>
                <w:sz w:val="21"/>
                <w:szCs w:val="21"/>
                <w:highlight w:val="none"/>
                <w:lang w:val="en-US" w:eastAsia="zh-CN"/>
                <w:rPrChange w:id="2048" w:author="lg" w:date="2026-01-14T17:24:29Z">
                  <w:rPr>
                    <w:rFonts w:hint="default"/>
                    <w:sz w:val="18"/>
                    <w:szCs w:val="18"/>
                    <w:highlight w:val="none"/>
                    <w:lang w:val="en-US" w:eastAsia="zh-CN"/>
                  </w:rPr>
                </w:rPrChange>
              </w:rPr>
            </w:pPr>
            <w:r>
              <w:rPr>
                <w:rFonts w:hint="eastAsia"/>
                <w:sz w:val="21"/>
                <w:szCs w:val="21"/>
                <w:highlight w:val="none"/>
                <w:lang w:val="en-US" w:eastAsia="zh-CN"/>
                <w:rPrChange w:id="2049" w:author="lg" w:date="2026-01-14T17:24:29Z">
                  <w:rPr>
                    <w:rFonts w:hint="eastAsia"/>
                    <w:sz w:val="18"/>
                    <w:szCs w:val="18"/>
                    <w:highlight w:val="none"/>
                    <w:lang w:val="en-US" w:eastAsia="zh-CN"/>
                  </w:rPr>
                </w:rPrChange>
              </w:rPr>
              <w:t>&lt;0.0001</w:t>
            </w:r>
          </w:p>
        </w:tc>
      </w:tr>
      <w:tr w14:paraId="058951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0" w:type="auto"/>
            <w:tcBorders>
              <w:tl2br w:val="nil"/>
              <w:tr2bl w:val="nil"/>
            </w:tcBorders>
            <w:shd w:val="clear" w:color="auto" w:fill="FFFFFF" w:themeFill="background1"/>
            <w:noWrap w:val="0"/>
            <w:vAlign w:val="top"/>
          </w:tcPr>
          <w:p w14:paraId="0E28C690">
            <w:pPr>
              <w:spacing w:beforeLines="-2147483648" w:afterLines="-2147483648" w:line="240" w:lineRule="auto"/>
              <w:ind w:left="0" w:right="0"/>
              <w:jc w:val="center"/>
              <w:rPr>
                <w:rFonts w:hint="eastAsia"/>
                <w:sz w:val="21"/>
                <w:szCs w:val="21"/>
                <w:highlight w:val="none"/>
                <w:lang w:val="en-US" w:eastAsia="zh-CN"/>
                <w:rPrChange w:id="2050" w:author="lg" w:date="2026-01-14T17:24:29Z">
                  <w:rPr>
                    <w:rFonts w:hint="eastAsia"/>
                    <w:sz w:val="18"/>
                    <w:szCs w:val="18"/>
                    <w:highlight w:val="none"/>
                    <w:lang w:val="en-US" w:eastAsia="zh-CN"/>
                  </w:rPr>
                </w:rPrChange>
              </w:rPr>
            </w:pPr>
            <w:r>
              <w:rPr>
                <w:rFonts w:hint="eastAsia"/>
                <w:i/>
                <w:iCs/>
                <w:sz w:val="21"/>
                <w:szCs w:val="21"/>
                <w:highlight w:val="none"/>
                <w:lang w:val="en-US" w:eastAsia="zh-CN"/>
                <w:rPrChange w:id="2051" w:author="lg" w:date="2026-01-14T17:24:29Z">
                  <w:rPr>
                    <w:rFonts w:hint="eastAsia"/>
                    <w:i/>
                    <w:iCs/>
                    <w:sz w:val="18"/>
                    <w:szCs w:val="18"/>
                    <w:highlight w:val="none"/>
                    <w:lang w:val="en-US" w:eastAsia="zh-CN"/>
                  </w:rPr>
                </w:rPrChange>
              </w:rPr>
              <w:t>X</w:t>
            </w:r>
            <w:r>
              <w:rPr>
                <w:rFonts w:hint="eastAsia"/>
                <w:sz w:val="21"/>
                <w:szCs w:val="21"/>
                <w:highlight w:val="none"/>
                <w:vertAlign w:val="subscript"/>
                <w:lang w:val="en-US" w:eastAsia="zh-CN"/>
                <w:rPrChange w:id="2052" w:author="lg" w:date="2026-01-14T17:24:29Z">
                  <w:rPr>
                    <w:rFonts w:hint="eastAsia"/>
                    <w:sz w:val="18"/>
                    <w:szCs w:val="18"/>
                    <w:highlight w:val="none"/>
                    <w:vertAlign w:val="subscript"/>
                    <w:lang w:val="en-US" w:eastAsia="zh-CN"/>
                  </w:rPr>
                </w:rPrChange>
              </w:rPr>
              <w:t>1</w:t>
            </w:r>
            <w:r>
              <w:rPr>
                <w:rFonts w:hint="eastAsia"/>
                <w:i/>
                <w:iCs/>
                <w:sz w:val="21"/>
                <w:szCs w:val="21"/>
                <w:highlight w:val="none"/>
                <w:lang w:val="en-US" w:eastAsia="zh-CN"/>
                <w:rPrChange w:id="2053" w:author="lg" w:date="2026-01-14T17:24:29Z">
                  <w:rPr>
                    <w:rFonts w:hint="eastAsia"/>
                    <w:i/>
                    <w:iCs/>
                    <w:sz w:val="18"/>
                    <w:szCs w:val="18"/>
                    <w:highlight w:val="none"/>
                    <w:lang w:val="en-US" w:eastAsia="zh-CN"/>
                  </w:rPr>
                </w:rPrChange>
              </w:rPr>
              <w:t>X</w:t>
            </w:r>
            <w:r>
              <w:rPr>
                <w:rFonts w:hint="eastAsia"/>
                <w:sz w:val="21"/>
                <w:szCs w:val="21"/>
                <w:highlight w:val="none"/>
                <w:vertAlign w:val="subscript"/>
                <w:lang w:val="en-US" w:eastAsia="zh-CN"/>
                <w:rPrChange w:id="2054" w:author="lg" w:date="2026-01-14T17:24:29Z">
                  <w:rPr>
                    <w:rFonts w:hint="eastAsia"/>
                    <w:sz w:val="18"/>
                    <w:szCs w:val="18"/>
                    <w:highlight w:val="none"/>
                    <w:vertAlign w:val="subscript"/>
                    <w:lang w:val="en-US" w:eastAsia="zh-CN"/>
                  </w:rPr>
                </w:rPrChange>
              </w:rPr>
              <w:t>3</w:t>
            </w:r>
          </w:p>
        </w:tc>
        <w:tc>
          <w:tcPr>
            <w:tcW w:w="0" w:type="auto"/>
            <w:tcBorders>
              <w:tl2br w:val="nil"/>
              <w:tr2bl w:val="nil"/>
            </w:tcBorders>
            <w:shd w:val="clear" w:color="auto" w:fill="FFFFFF" w:themeFill="background1"/>
            <w:noWrap w:val="0"/>
            <w:vAlign w:val="top"/>
          </w:tcPr>
          <w:p w14:paraId="0694C8A4">
            <w:pPr>
              <w:spacing w:beforeLines="-2147483648" w:afterLines="-2147483648" w:line="240" w:lineRule="auto"/>
              <w:ind w:left="0" w:right="0"/>
              <w:jc w:val="center"/>
              <w:rPr>
                <w:rFonts w:hint="default"/>
                <w:sz w:val="21"/>
                <w:szCs w:val="21"/>
                <w:highlight w:val="none"/>
                <w:lang w:val="en-US" w:eastAsia="zh-CN"/>
                <w:rPrChange w:id="2055" w:author="lg" w:date="2026-01-14T17:24:29Z">
                  <w:rPr>
                    <w:rFonts w:hint="default"/>
                    <w:sz w:val="18"/>
                    <w:szCs w:val="18"/>
                    <w:highlight w:val="none"/>
                    <w:lang w:val="en-US" w:eastAsia="zh-CN"/>
                  </w:rPr>
                </w:rPrChange>
              </w:rPr>
            </w:pPr>
            <w:r>
              <w:rPr>
                <w:rFonts w:hint="eastAsia"/>
                <w:sz w:val="21"/>
                <w:szCs w:val="21"/>
                <w:highlight w:val="none"/>
                <w:lang w:val="en-US" w:eastAsia="zh-CN"/>
                <w:rPrChange w:id="2056" w:author="lg" w:date="2026-01-14T17:24:29Z">
                  <w:rPr>
                    <w:rFonts w:hint="eastAsia"/>
                    <w:sz w:val="18"/>
                    <w:szCs w:val="18"/>
                    <w:highlight w:val="none"/>
                    <w:lang w:val="en-US" w:eastAsia="zh-CN"/>
                  </w:rPr>
                </w:rPrChange>
              </w:rPr>
              <w:t>16.00</w:t>
            </w:r>
          </w:p>
        </w:tc>
        <w:tc>
          <w:tcPr>
            <w:tcW w:w="0" w:type="auto"/>
            <w:tcBorders>
              <w:tl2br w:val="nil"/>
              <w:tr2bl w:val="nil"/>
            </w:tcBorders>
            <w:shd w:val="clear" w:color="auto" w:fill="FFFFFF" w:themeFill="background1"/>
            <w:noWrap w:val="0"/>
            <w:vAlign w:val="top"/>
          </w:tcPr>
          <w:p w14:paraId="236953A8">
            <w:pPr>
              <w:spacing w:beforeLines="-2147483648" w:afterLines="-2147483648" w:line="240" w:lineRule="auto"/>
              <w:ind w:left="0" w:right="0"/>
              <w:jc w:val="center"/>
              <w:rPr>
                <w:rFonts w:hint="default"/>
                <w:sz w:val="21"/>
                <w:szCs w:val="21"/>
                <w:highlight w:val="none"/>
                <w:lang w:val="en-US" w:eastAsia="zh-CN"/>
                <w:rPrChange w:id="2057" w:author="lg" w:date="2026-01-14T17:24:29Z">
                  <w:rPr>
                    <w:rFonts w:hint="default"/>
                    <w:sz w:val="18"/>
                    <w:szCs w:val="18"/>
                    <w:highlight w:val="none"/>
                    <w:lang w:val="en-US" w:eastAsia="zh-CN"/>
                  </w:rPr>
                </w:rPrChange>
              </w:rPr>
            </w:pPr>
            <w:r>
              <w:rPr>
                <w:rFonts w:hint="eastAsia"/>
                <w:sz w:val="21"/>
                <w:szCs w:val="21"/>
                <w:highlight w:val="none"/>
                <w:lang w:val="en-US" w:eastAsia="zh-CN"/>
                <w:rPrChange w:id="2058" w:author="lg" w:date="2026-01-14T17:24:29Z">
                  <w:rPr>
                    <w:rFonts w:hint="eastAsia"/>
                    <w:sz w:val="18"/>
                    <w:szCs w:val="18"/>
                    <w:highlight w:val="none"/>
                    <w:lang w:val="en-US" w:eastAsia="zh-CN"/>
                  </w:rPr>
                </w:rPrChange>
              </w:rPr>
              <w:t>1</w:t>
            </w:r>
          </w:p>
        </w:tc>
        <w:tc>
          <w:tcPr>
            <w:tcW w:w="0" w:type="auto"/>
            <w:tcBorders>
              <w:tl2br w:val="nil"/>
              <w:tr2bl w:val="nil"/>
            </w:tcBorders>
            <w:shd w:val="clear" w:color="auto" w:fill="FFFFFF" w:themeFill="background1"/>
            <w:noWrap w:val="0"/>
            <w:vAlign w:val="top"/>
          </w:tcPr>
          <w:p w14:paraId="617FF060">
            <w:pPr>
              <w:spacing w:beforeLines="-2147483648" w:afterLines="-2147483648" w:line="240" w:lineRule="auto"/>
              <w:ind w:left="0" w:leftChars="0" w:right="0" w:rightChars="0"/>
              <w:jc w:val="center"/>
              <w:rPr>
                <w:rFonts w:hint="default"/>
                <w:sz w:val="21"/>
                <w:szCs w:val="21"/>
                <w:highlight w:val="none"/>
                <w:lang w:val="en-US" w:eastAsia="zh-CN"/>
                <w:rPrChange w:id="2059" w:author="lg" w:date="2026-01-14T17:24:29Z">
                  <w:rPr>
                    <w:rFonts w:hint="default"/>
                    <w:sz w:val="18"/>
                    <w:szCs w:val="18"/>
                    <w:highlight w:val="none"/>
                    <w:lang w:val="en-US" w:eastAsia="zh-CN"/>
                  </w:rPr>
                </w:rPrChange>
              </w:rPr>
            </w:pPr>
            <w:r>
              <w:rPr>
                <w:rFonts w:hint="eastAsia"/>
                <w:sz w:val="21"/>
                <w:szCs w:val="21"/>
                <w:highlight w:val="none"/>
                <w:lang w:val="en-US" w:eastAsia="zh-CN"/>
                <w:rPrChange w:id="2060" w:author="lg" w:date="2026-01-14T17:24:29Z">
                  <w:rPr>
                    <w:rFonts w:hint="eastAsia"/>
                    <w:sz w:val="18"/>
                    <w:szCs w:val="18"/>
                    <w:highlight w:val="none"/>
                    <w:lang w:val="en-US" w:eastAsia="zh-CN"/>
                  </w:rPr>
                </w:rPrChange>
              </w:rPr>
              <w:t>16.00</w:t>
            </w:r>
          </w:p>
        </w:tc>
        <w:tc>
          <w:tcPr>
            <w:tcW w:w="560" w:type="dxa"/>
            <w:tcBorders>
              <w:tl2br w:val="nil"/>
              <w:tr2bl w:val="nil"/>
            </w:tcBorders>
            <w:shd w:val="clear" w:color="auto" w:fill="FFFFFF" w:themeFill="background1"/>
            <w:noWrap w:val="0"/>
            <w:vAlign w:val="top"/>
          </w:tcPr>
          <w:p w14:paraId="5BB2DB2C">
            <w:pPr>
              <w:spacing w:beforeLines="-2147483648" w:afterLines="-2147483648" w:line="240" w:lineRule="auto"/>
              <w:ind w:left="0" w:right="0"/>
              <w:jc w:val="center"/>
              <w:rPr>
                <w:rFonts w:hint="default"/>
                <w:sz w:val="21"/>
                <w:szCs w:val="21"/>
                <w:highlight w:val="none"/>
                <w:lang w:val="en-US" w:eastAsia="zh-CN"/>
                <w:rPrChange w:id="2061" w:author="lg" w:date="2026-01-14T17:24:29Z">
                  <w:rPr>
                    <w:rFonts w:hint="default"/>
                    <w:sz w:val="18"/>
                    <w:szCs w:val="18"/>
                    <w:highlight w:val="none"/>
                    <w:lang w:val="en-US" w:eastAsia="zh-CN"/>
                  </w:rPr>
                </w:rPrChange>
              </w:rPr>
            </w:pPr>
            <w:r>
              <w:rPr>
                <w:rFonts w:hint="eastAsia"/>
                <w:sz w:val="21"/>
                <w:szCs w:val="21"/>
                <w:highlight w:val="none"/>
                <w:lang w:val="en-US" w:eastAsia="zh-CN"/>
                <w:rPrChange w:id="2062" w:author="lg" w:date="2026-01-14T17:24:29Z">
                  <w:rPr>
                    <w:rFonts w:hint="eastAsia"/>
                    <w:sz w:val="18"/>
                    <w:szCs w:val="18"/>
                    <w:highlight w:val="none"/>
                    <w:lang w:val="en-US" w:eastAsia="zh-CN"/>
                  </w:rPr>
                </w:rPrChange>
              </w:rPr>
              <w:t>1.23</w:t>
            </w:r>
          </w:p>
        </w:tc>
        <w:tc>
          <w:tcPr>
            <w:tcW w:w="778" w:type="dxa"/>
            <w:tcBorders>
              <w:tl2br w:val="nil"/>
              <w:tr2bl w:val="nil"/>
            </w:tcBorders>
            <w:shd w:val="clear" w:color="auto" w:fill="FFFFFF" w:themeFill="background1"/>
            <w:noWrap w:val="0"/>
            <w:vAlign w:val="top"/>
          </w:tcPr>
          <w:p w14:paraId="0F25331E">
            <w:pPr>
              <w:spacing w:beforeLines="-2147483648" w:afterLines="-2147483648" w:line="240" w:lineRule="auto"/>
              <w:ind w:left="0" w:right="0"/>
              <w:jc w:val="center"/>
              <w:rPr>
                <w:rFonts w:hint="default"/>
                <w:sz w:val="21"/>
                <w:szCs w:val="21"/>
                <w:highlight w:val="none"/>
                <w:lang w:val="en-US" w:eastAsia="zh-CN"/>
                <w:rPrChange w:id="2063" w:author="lg" w:date="2026-01-14T17:24:29Z">
                  <w:rPr>
                    <w:rFonts w:hint="default"/>
                    <w:sz w:val="18"/>
                    <w:szCs w:val="18"/>
                    <w:highlight w:val="none"/>
                    <w:lang w:val="en-US" w:eastAsia="zh-CN"/>
                  </w:rPr>
                </w:rPrChange>
              </w:rPr>
            </w:pPr>
            <w:r>
              <w:rPr>
                <w:rFonts w:hint="eastAsia"/>
                <w:sz w:val="21"/>
                <w:szCs w:val="21"/>
                <w:highlight w:val="none"/>
                <w:lang w:val="en-US" w:eastAsia="zh-CN"/>
                <w:rPrChange w:id="2064" w:author="lg" w:date="2026-01-14T17:24:29Z">
                  <w:rPr>
                    <w:rFonts w:hint="eastAsia"/>
                    <w:sz w:val="18"/>
                    <w:szCs w:val="18"/>
                    <w:highlight w:val="none"/>
                    <w:lang w:val="en-US" w:eastAsia="zh-CN"/>
                  </w:rPr>
                </w:rPrChange>
              </w:rPr>
              <w:t>0.3040</w:t>
            </w:r>
          </w:p>
        </w:tc>
      </w:tr>
      <w:tr w14:paraId="072FD0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0" w:type="auto"/>
            <w:tcBorders>
              <w:tl2br w:val="nil"/>
              <w:tr2bl w:val="nil"/>
            </w:tcBorders>
            <w:shd w:val="clear" w:color="auto" w:fill="FFFFFF" w:themeFill="background1"/>
            <w:noWrap w:val="0"/>
            <w:vAlign w:val="top"/>
          </w:tcPr>
          <w:p w14:paraId="7662B6B8">
            <w:pPr>
              <w:spacing w:beforeLines="-2147483648" w:afterLines="-2147483648" w:line="240" w:lineRule="auto"/>
              <w:ind w:left="0" w:right="0"/>
              <w:jc w:val="center"/>
              <w:rPr>
                <w:rFonts w:hint="eastAsia"/>
                <w:sz w:val="21"/>
                <w:szCs w:val="21"/>
                <w:highlight w:val="none"/>
                <w:lang w:val="en-US" w:eastAsia="zh-CN"/>
                <w:rPrChange w:id="2065" w:author="lg" w:date="2026-01-14T17:24:29Z">
                  <w:rPr>
                    <w:rFonts w:hint="eastAsia"/>
                    <w:sz w:val="18"/>
                    <w:szCs w:val="18"/>
                    <w:highlight w:val="none"/>
                    <w:lang w:val="en-US" w:eastAsia="zh-CN"/>
                  </w:rPr>
                </w:rPrChange>
              </w:rPr>
            </w:pPr>
            <w:r>
              <w:rPr>
                <w:rFonts w:hint="eastAsia"/>
                <w:i/>
                <w:iCs/>
                <w:sz w:val="21"/>
                <w:szCs w:val="21"/>
                <w:highlight w:val="none"/>
                <w:lang w:val="en-US" w:eastAsia="zh-CN"/>
                <w:rPrChange w:id="2066" w:author="lg" w:date="2026-01-14T17:24:29Z">
                  <w:rPr>
                    <w:rFonts w:hint="eastAsia"/>
                    <w:i/>
                    <w:iCs/>
                    <w:sz w:val="18"/>
                    <w:szCs w:val="18"/>
                    <w:highlight w:val="none"/>
                    <w:lang w:val="en-US" w:eastAsia="zh-CN"/>
                  </w:rPr>
                </w:rPrChange>
              </w:rPr>
              <w:t>X</w:t>
            </w:r>
            <w:r>
              <w:rPr>
                <w:rFonts w:hint="eastAsia"/>
                <w:sz w:val="21"/>
                <w:szCs w:val="21"/>
                <w:highlight w:val="none"/>
                <w:vertAlign w:val="subscript"/>
                <w:lang w:val="en-US" w:eastAsia="zh-CN"/>
                <w:rPrChange w:id="2067" w:author="lg" w:date="2026-01-14T17:24:29Z">
                  <w:rPr>
                    <w:rFonts w:hint="eastAsia"/>
                    <w:sz w:val="18"/>
                    <w:szCs w:val="18"/>
                    <w:highlight w:val="none"/>
                    <w:vertAlign w:val="subscript"/>
                    <w:lang w:val="en-US" w:eastAsia="zh-CN"/>
                  </w:rPr>
                </w:rPrChange>
              </w:rPr>
              <w:t>2</w:t>
            </w:r>
            <w:r>
              <w:rPr>
                <w:rFonts w:hint="eastAsia"/>
                <w:i/>
                <w:iCs/>
                <w:sz w:val="21"/>
                <w:szCs w:val="21"/>
                <w:highlight w:val="none"/>
                <w:lang w:val="en-US" w:eastAsia="zh-CN"/>
                <w:rPrChange w:id="2068" w:author="lg" w:date="2026-01-14T17:24:29Z">
                  <w:rPr>
                    <w:rFonts w:hint="eastAsia"/>
                    <w:i/>
                    <w:iCs/>
                    <w:sz w:val="18"/>
                    <w:szCs w:val="18"/>
                    <w:highlight w:val="none"/>
                    <w:lang w:val="en-US" w:eastAsia="zh-CN"/>
                  </w:rPr>
                </w:rPrChange>
              </w:rPr>
              <w:t>X</w:t>
            </w:r>
            <w:r>
              <w:rPr>
                <w:rFonts w:hint="eastAsia"/>
                <w:sz w:val="21"/>
                <w:szCs w:val="21"/>
                <w:highlight w:val="none"/>
                <w:vertAlign w:val="subscript"/>
                <w:lang w:val="en-US" w:eastAsia="zh-CN"/>
                <w:rPrChange w:id="2069" w:author="lg" w:date="2026-01-14T17:24:29Z">
                  <w:rPr>
                    <w:rFonts w:hint="eastAsia"/>
                    <w:sz w:val="18"/>
                    <w:szCs w:val="18"/>
                    <w:highlight w:val="none"/>
                    <w:vertAlign w:val="subscript"/>
                    <w:lang w:val="en-US" w:eastAsia="zh-CN"/>
                  </w:rPr>
                </w:rPrChange>
              </w:rPr>
              <w:t>3</w:t>
            </w:r>
          </w:p>
        </w:tc>
        <w:tc>
          <w:tcPr>
            <w:tcW w:w="0" w:type="auto"/>
            <w:tcBorders>
              <w:tl2br w:val="nil"/>
              <w:tr2bl w:val="nil"/>
            </w:tcBorders>
            <w:shd w:val="clear" w:color="auto" w:fill="FFFFFF" w:themeFill="background1"/>
            <w:noWrap w:val="0"/>
            <w:vAlign w:val="top"/>
          </w:tcPr>
          <w:p w14:paraId="0ECE4D1E">
            <w:pPr>
              <w:spacing w:beforeLines="-2147483648" w:afterLines="-2147483648" w:line="240" w:lineRule="auto"/>
              <w:ind w:left="0" w:right="0"/>
              <w:jc w:val="center"/>
              <w:rPr>
                <w:rFonts w:hint="default"/>
                <w:sz w:val="21"/>
                <w:szCs w:val="21"/>
                <w:highlight w:val="none"/>
                <w:lang w:val="en-US" w:eastAsia="zh-CN"/>
                <w:rPrChange w:id="2070" w:author="lg" w:date="2026-01-14T17:24:29Z">
                  <w:rPr>
                    <w:rFonts w:hint="default"/>
                    <w:sz w:val="18"/>
                    <w:szCs w:val="18"/>
                    <w:highlight w:val="none"/>
                    <w:lang w:val="en-US" w:eastAsia="zh-CN"/>
                  </w:rPr>
                </w:rPrChange>
              </w:rPr>
            </w:pPr>
            <w:r>
              <w:rPr>
                <w:rFonts w:hint="eastAsia"/>
                <w:sz w:val="21"/>
                <w:szCs w:val="21"/>
                <w:highlight w:val="none"/>
                <w:lang w:val="en-US" w:eastAsia="zh-CN"/>
                <w:rPrChange w:id="2071" w:author="lg" w:date="2026-01-14T17:24:29Z">
                  <w:rPr>
                    <w:rFonts w:hint="eastAsia"/>
                    <w:sz w:val="18"/>
                    <w:szCs w:val="18"/>
                    <w:highlight w:val="none"/>
                    <w:lang w:val="en-US" w:eastAsia="zh-CN"/>
                  </w:rPr>
                </w:rPrChange>
              </w:rPr>
              <w:t>2116.00</w:t>
            </w:r>
          </w:p>
        </w:tc>
        <w:tc>
          <w:tcPr>
            <w:tcW w:w="0" w:type="auto"/>
            <w:tcBorders>
              <w:tl2br w:val="nil"/>
              <w:tr2bl w:val="nil"/>
            </w:tcBorders>
            <w:shd w:val="clear" w:color="auto" w:fill="FFFFFF" w:themeFill="background1"/>
            <w:noWrap w:val="0"/>
            <w:vAlign w:val="top"/>
          </w:tcPr>
          <w:p w14:paraId="092781C8">
            <w:pPr>
              <w:spacing w:beforeLines="-2147483648" w:afterLines="-2147483648" w:line="240" w:lineRule="auto"/>
              <w:ind w:left="0" w:right="0"/>
              <w:jc w:val="center"/>
              <w:rPr>
                <w:rFonts w:hint="default"/>
                <w:sz w:val="21"/>
                <w:szCs w:val="21"/>
                <w:highlight w:val="none"/>
                <w:lang w:val="en-US" w:eastAsia="zh-CN"/>
                <w:rPrChange w:id="2072" w:author="lg" w:date="2026-01-14T17:24:29Z">
                  <w:rPr>
                    <w:rFonts w:hint="default"/>
                    <w:sz w:val="18"/>
                    <w:szCs w:val="18"/>
                    <w:highlight w:val="none"/>
                    <w:lang w:val="en-US" w:eastAsia="zh-CN"/>
                  </w:rPr>
                </w:rPrChange>
              </w:rPr>
            </w:pPr>
            <w:r>
              <w:rPr>
                <w:rFonts w:hint="eastAsia"/>
                <w:sz w:val="21"/>
                <w:szCs w:val="21"/>
                <w:highlight w:val="none"/>
                <w:lang w:val="en-US" w:eastAsia="zh-CN"/>
                <w:rPrChange w:id="2073" w:author="lg" w:date="2026-01-14T17:24:29Z">
                  <w:rPr>
                    <w:rFonts w:hint="eastAsia"/>
                    <w:sz w:val="18"/>
                    <w:szCs w:val="18"/>
                    <w:highlight w:val="none"/>
                    <w:lang w:val="en-US" w:eastAsia="zh-CN"/>
                  </w:rPr>
                </w:rPrChange>
              </w:rPr>
              <w:t>1</w:t>
            </w:r>
          </w:p>
        </w:tc>
        <w:tc>
          <w:tcPr>
            <w:tcW w:w="0" w:type="auto"/>
            <w:tcBorders>
              <w:tl2br w:val="nil"/>
              <w:tr2bl w:val="nil"/>
            </w:tcBorders>
            <w:shd w:val="clear" w:color="auto" w:fill="FFFFFF" w:themeFill="background1"/>
            <w:noWrap w:val="0"/>
            <w:vAlign w:val="top"/>
          </w:tcPr>
          <w:p w14:paraId="78CD3AB0">
            <w:pPr>
              <w:spacing w:beforeLines="-2147483648" w:afterLines="-2147483648" w:line="240" w:lineRule="auto"/>
              <w:ind w:left="0" w:leftChars="0" w:right="0" w:rightChars="0"/>
              <w:jc w:val="center"/>
              <w:rPr>
                <w:rFonts w:hint="default"/>
                <w:sz w:val="21"/>
                <w:szCs w:val="21"/>
                <w:highlight w:val="none"/>
                <w:lang w:val="en-US" w:eastAsia="zh-CN"/>
                <w:rPrChange w:id="2074" w:author="lg" w:date="2026-01-14T17:24:29Z">
                  <w:rPr>
                    <w:rFonts w:hint="default"/>
                    <w:sz w:val="18"/>
                    <w:szCs w:val="18"/>
                    <w:highlight w:val="none"/>
                    <w:lang w:val="en-US" w:eastAsia="zh-CN"/>
                  </w:rPr>
                </w:rPrChange>
              </w:rPr>
            </w:pPr>
            <w:r>
              <w:rPr>
                <w:rFonts w:hint="eastAsia"/>
                <w:sz w:val="21"/>
                <w:szCs w:val="21"/>
                <w:highlight w:val="none"/>
                <w:lang w:val="en-US" w:eastAsia="zh-CN"/>
                <w:rPrChange w:id="2075" w:author="lg" w:date="2026-01-14T17:24:29Z">
                  <w:rPr>
                    <w:rFonts w:hint="eastAsia"/>
                    <w:sz w:val="18"/>
                    <w:szCs w:val="18"/>
                    <w:highlight w:val="none"/>
                    <w:lang w:val="en-US" w:eastAsia="zh-CN"/>
                  </w:rPr>
                </w:rPrChange>
              </w:rPr>
              <w:t>2116.00</w:t>
            </w:r>
          </w:p>
        </w:tc>
        <w:tc>
          <w:tcPr>
            <w:tcW w:w="560" w:type="dxa"/>
            <w:tcBorders>
              <w:tl2br w:val="nil"/>
              <w:tr2bl w:val="nil"/>
            </w:tcBorders>
            <w:shd w:val="clear" w:color="auto" w:fill="FFFFFF" w:themeFill="background1"/>
            <w:noWrap w:val="0"/>
            <w:vAlign w:val="top"/>
          </w:tcPr>
          <w:p w14:paraId="14940AC8">
            <w:pPr>
              <w:spacing w:beforeLines="-2147483648" w:afterLines="-2147483648" w:line="240" w:lineRule="auto"/>
              <w:ind w:left="0" w:right="0"/>
              <w:jc w:val="center"/>
              <w:rPr>
                <w:rFonts w:hint="default"/>
                <w:sz w:val="21"/>
                <w:szCs w:val="21"/>
                <w:highlight w:val="none"/>
                <w:lang w:val="en-US" w:eastAsia="zh-CN"/>
                <w:rPrChange w:id="2076" w:author="lg" w:date="2026-01-14T17:24:29Z">
                  <w:rPr>
                    <w:rFonts w:hint="default"/>
                    <w:sz w:val="18"/>
                    <w:szCs w:val="18"/>
                    <w:highlight w:val="none"/>
                    <w:lang w:val="en-US" w:eastAsia="zh-CN"/>
                  </w:rPr>
                </w:rPrChange>
              </w:rPr>
            </w:pPr>
            <w:r>
              <w:rPr>
                <w:rFonts w:hint="eastAsia"/>
                <w:sz w:val="21"/>
                <w:szCs w:val="21"/>
                <w:highlight w:val="none"/>
                <w:lang w:val="en-US" w:eastAsia="zh-CN"/>
                <w:rPrChange w:id="2077" w:author="lg" w:date="2026-01-14T17:24:29Z">
                  <w:rPr>
                    <w:rFonts w:hint="eastAsia"/>
                    <w:sz w:val="18"/>
                    <w:szCs w:val="18"/>
                    <w:highlight w:val="none"/>
                    <w:lang w:val="en-US" w:eastAsia="zh-CN"/>
                  </w:rPr>
                </w:rPrChange>
              </w:rPr>
              <w:t>162.68</w:t>
            </w:r>
          </w:p>
        </w:tc>
        <w:tc>
          <w:tcPr>
            <w:tcW w:w="778" w:type="dxa"/>
            <w:tcBorders>
              <w:tl2br w:val="nil"/>
              <w:tr2bl w:val="nil"/>
            </w:tcBorders>
            <w:shd w:val="clear" w:color="auto" w:fill="FFFFFF" w:themeFill="background1"/>
            <w:noWrap w:val="0"/>
            <w:vAlign w:val="top"/>
          </w:tcPr>
          <w:p w14:paraId="1575CB66">
            <w:pPr>
              <w:spacing w:beforeLines="-2147483648" w:afterLines="-2147483648" w:line="240" w:lineRule="auto"/>
              <w:ind w:left="0" w:right="0"/>
              <w:jc w:val="center"/>
              <w:rPr>
                <w:rFonts w:hint="default"/>
                <w:sz w:val="21"/>
                <w:szCs w:val="21"/>
                <w:highlight w:val="none"/>
                <w:lang w:val="en-US" w:eastAsia="zh-CN"/>
                <w:rPrChange w:id="2078" w:author="lg" w:date="2026-01-14T17:24:29Z">
                  <w:rPr>
                    <w:rFonts w:hint="default"/>
                    <w:sz w:val="18"/>
                    <w:szCs w:val="18"/>
                    <w:highlight w:val="none"/>
                    <w:lang w:val="en-US" w:eastAsia="zh-CN"/>
                  </w:rPr>
                </w:rPrChange>
              </w:rPr>
            </w:pPr>
            <w:r>
              <w:rPr>
                <w:rFonts w:hint="eastAsia"/>
                <w:sz w:val="21"/>
                <w:szCs w:val="21"/>
                <w:highlight w:val="none"/>
                <w:lang w:val="en-US" w:eastAsia="zh-CN"/>
                <w:rPrChange w:id="2079" w:author="lg" w:date="2026-01-14T17:24:29Z">
                  <w:rPr>
                    <w:rFonts w:hint="eastAsia"/>
                    <w:sz w:val="18"/>
                    <w:szCs w:val="18"/>
                    <w:highlight w:val="none"/>
                    <w:lang w:val="en-US" w:eastAsia="zh-CN"/>
                  </w:rPr>
                </w:rPrChange>
              </w:rPr>
              <w:t>&lt;0.0001</w:t>
            </w:r>
          </w:p>
        </w:tc>
      </w:tr>
      <w:tr w14:paraId="271874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0" w:type="auto"/>
            <w:tcBorders>
              <w:tl2br w:val="nil"/>
              <w:tr2bl w:val="nil"/>
            </w:tcBorders>
            <w:shd w:val="clear" w:color="auto" w:fill="FFFFFF" w:themeFill="background1"/>
            <w:noWrap w:val="0"/>
            <w:vAlign w:val="top"/>
          </w:tcPr>
          <w:p w14:paraId="758C1C8D">
            <w:pPr>
              <w:spacing w:beforeLines="-2147483648" w:afterLines="-2147483648" w:line="240" w:lineRule="auto"/>
              <w:ind w:left="0" w:right="0"/>
              <w:jc w:val="center"/>
              <w:rPr>
                <w:rFonts w:hint="default"/>
                <w:sz w:val="21"/>
                <w:szCs w:val="21"/>
                <w:highlight w:val="none"/>
                <w:lang w:val="en-US" w:eastAsia="zh-CN"/>
                <w:rPrChange w:id="2080" w:author="lg" w:date="2026-01-14T17:24:29Z">
                  <w:rPr>
                    <w:rFonts w:hint="default"/>
                    <w:sz w:val="18"/>
                    <w:szCs w:val="18"/>
                    <w:highlight w:val="none"/>
                    <w:lang w:val="en-US" w:eastAsia="zh-CN"/>
                  </w:rPr>
                </w:rPrChange>
              </w:rPr>
            </w:pPr>
            <w:r>
              <w:rPr>
                <w:rFonts w:hint="eastAsia"/>
                <w:i/>
                <w:iCs/>
                <w:sz w:val="21"/>
                <w:szCs w:val="21"/>
                <w:highlight w:val="none"/>
                <w:lang w:val="en-US" w:eastAsia="zh-CN"/>
                <w:rPrChange w:id="2081" w:author="lg" w:date="2026-01-14T17:24:29Z">
                  <w:rPr>
                    <w:rFonts w:hint="eastAsia"/>
                    <w:i/>
                    <w:iCs/>
                    <w:sz w:val="18"/>
                    <w:szCs w:val="18"/>
                    <w:highlight w:val="none"/>
                    <w:lang w:val="en-US" w:eastAsia="zh-CN"/>
                  </w:rPr>
                </w:rPrChange>
              </w:rPr>
              <w:t>X</w:t>
            </w:r>
            <w:r>
              <w:rPr>
                <w:rFonts w:hint="eastAsia"/>
                <w:sz w:val="21"/>
                <w:szCs w:val="21"/>
                <w:highlight w:val="none"/>
                <w:vertAlign w:val="subscript"/>
                <w:lang w:val="en-US" w:eastAsia="zh-CN"/>
                <w:rPrChange w:id="2082" w:author="lg" w:date="2026-01-14T17:24:29Z">
                  <w:rPr>
                    <w:rFonts w:hint="eastAsia"/>
                    <w:sz w:val="18"/>
                    <w:szCs w:val="18"/>
                    <w:highlight w:val="none"/>
                    <w:vertAlign w:val="subscript"/>
                    <w:lang w:val="en-US" w:eastAsia="zh-CN"/>
                  </w:rPr>
                </w:rPrChange>
              </w:rPr>
              <w:t>1</w:t>
            </w:r>
            <w:r>
              <w:rPr>
                <w:rFonts w:hint="eastAsia"/>
                <w:sz w:val="21"/>
                <w:szCs w:val="21"/>
                <w:highlight w:val="none"/>
                <w:vertAlign w:val="superscript"/>
                <w:lang w:val="en-US" w:eastAsia="zh-CN"/>
                <w:rPrChange w:id="2083" w:author="lg" w:date="2026-01-14T17:24:29Z">
                  <w:rPr>
                    <w:rFonts w:hint="eastAsia"/>
                    <w:sz w:val="18"/>
                    <w:szCs w:val="18"/>
                    <w:highlight w:val="none"/>
                    <w:vertAlign w:val="superscript"/>
                    <w:lang w:val="en-US" w:eastAsia="zh-CN"/>
                  </w:rPr>
                </w:rPrChange>
              </w:rPr>
              <w:t>2</w:t>
            </w:r>
          </w:p>
        </w:tc>
        <w:tc>
          <w:tcPr>
            <w:tcW w:w="0" w:type="auto"/>
            <w:tcBorders>
              <w:tl2br w:val="nil"/>
              <w:tr2bl w:val="nil"/>
            </w:tcBorders>
            <w:shd w:val="clear" w:color="auto" w:fill="FFFFFF" w:themeFill="background1"/>
            <w:noWrap w:val="0"/>
            <w:vAlign w:val="top"/>
          </w:tcPr>
          <w:p w14:paraId="259F580B">
            <w:pPr>
              <w:spacing w:beforeLines="-2147483648" w:afterLines="-2147483648" w:line="240" w:lineRule="auto"/>
              <w:ind w:left="0" w:right="0"/>
              <w:jc w:val="center"/>
              <w:rPr>
                <w:rFonts w:hint="default"/>
                <w:sz w:val="21"/>
                <w:szCs w:val="21"/>
                <w:highlight w:val="none"/>
                <w:lang w:val="en-US" w:eastAsia="zh-CN"/>
                <w:rPrChange w:id="2084" w:author="lg" w:date="2026-01-14T17:24:29Z">
                  <w:rPr>
                    <w:rFonts w:hint="default"/>
                    <w:sz w:val="18"/>
                    <w:szCs w:val="18"/>
                    <w:highlight w:val="none"/>
                    <w:lang w:val="en-US" w:eastAsia="zh-CN"/>
                  </w:rPr>
                </w:rPrChange>
              </w:rPr>
            </w:pPr>
            <w:r>
              <w:rPr>
                <w:rFonts w:hint="eastAsia"/>
                <w:sz w:val="21"/>
                <w:szCs w:val="21"/>
                <w:highlight w:val="none"/>
                <w:lang w:val="en-US" w:eastAsia="zh-CN"/>
                <w:rPrChange w:id="2085" w:author="lg" w:date="2026-01-14T17:24:29Z">
                  <w:rPr>
                    <w:rFonts w:hint="eastAsia"/>
                    <w:sz w:val="18"/>
                    <w:szCs w:val="18"/>
                    <w:highlight w:val="none"/>
                    <w:lang w:val="en-US" w:eastAsia="zh-CN"/>
                  </w:rPr>
                </w:rPrChange>
              </w:rPr>
              <w:t>6.84</w:t>
            </w:r>
          </w:p>
        </w:tc>
        <w:tc>
          <w:tcPr>
            <w:tcW w:w="0" w:type="auto"/>
            <w:tcBorders>
              <w:tl2br w:val="nil"/>
              <w:tr2bl w:val="nil"/>
            </w:tcBorders>
            <w:shd w:val="clear" w:color="auto" w:fill="FFFFFF" w:themeFill="background1"/>
            <w:noWrap w:val="0"/>
            <w:vAlign w:val="top"/>
          </w:tcPr>
          <w:p w14:paraId="6FF97C03">
            <w:pPr>
              <w:spacing w:beforeLines="-2147483648" w:afterLines="-2147483648" w:line="240" w:lineRule="auto"/>
              <w:ind w:left="0" w:right="0"/>
              <w:jc w:val="center"/>
              <w:rPr>
                <w:rFonts w:hint="default"/>
                <w:sz w:val="21"/>
                <w:szCs w:val="21"/>
                <w:highlight w:val="none"/>
                <w:lang w:val="en-US" w:eastAsia="zh-CN"/>
                <w:rPrChange w:id="2086" w:author="lg" w:date="2026-01-14T17:24:29Z">
                  <w:rPr>
                    <w:rFonts w:hint="default"/>
                    <w:sz w:val="18"/>
                    <w:szCs w:val="18"/>
                    <w:highlight w:val="none"/>
                    <w:lang w:val="en-US" w:eastAsia="zh-CN"/>
                  </w:rPr>
                </w:rPrChange>
              </w:rPr>
            </w:pPr>
            <w:r>
              <w:rPr>
                <w:rFonts w:hint="eastAsia"/>
                <w:sz w:val="21"/>
                <w:szCs w:val="21"/>
                <w:highlight w:val="none"/>
                <w:lang w:val="en-US" w:eastAsia="zh-CN"/>
                <w:rPrChange w:id="2087" w:author="lg" w:date="2026-01-14T17:24:29Z">
                  <w:rPr>
                    <w:rFonts w:hint="eastAsia"/>
                    <w:sz w:val="18"/>
                    <w:szCs w:val="18"/>
                    <w:highlight w:val="none"/>
                    <w:lang w:val="en-US" w:eastAsia="zh-CN"/>
                  </w:rPr>
                </w:rPrChange>
              </w:rPr>
              <w:t>1</w:t>
            </w:r>
          </w:p>
        </w:tc>
        <w:tc>
          <w:tcPr>
            <w:tcW w:w="0" w:type="auto"/>
            <w:tcBorders>
              <w:tl2br w:val="nil"/>
              <w:tr2bl w:val="nil"/>
            </w:tcBorders>
            <w:shd w:val="clear" w:color="auto" w:fill="FFFFFF" w:themeFill="background1"/>
            <w:noWrap w:val="0"/>
            <w:vAlign w:val="top"/>
          </w:tcPr>
          <w:p w14:paraId="2E1CBCBD">
            <w:pPr>
              <w:spacing w:beforeLines="-2147483648" w:afterLines="-2147483648" w:line="240" w:lineRule="auto"/>
              <w:ind w:left="0" w:leftChars="0" w:right="0" w:rightChars="0"/>
              <w:jc w:val="center"/>
              <w:rPr>
                <w:rFonts w:hint="default"/>
                <w:sz w:val="21"/>
                <w:szCs w:val="21"/>
                <w:highlight w:val="none"/>
                <w:lang w:val="en-US" w:eastAsia="zh-CN"/>
                <w:rPrChange w:id="2088" w:author="lg" w:date="2026-01-14T17:24:29Z">
                  <w:rPr>
                    <w:rFonts w:hint="default"/>
                    <w:sz w:val="18"/>
                    <w:szCs w:val="18"/>
                    <w:highlight w:val="none"/>
                    <w:lang w:val="en-US" w:eastAsia="zh-CN"/>
                  </w:rPr>
                </w:rPrChange>
              </w:rPr>
            </w:pPr>
            <w:r>
              <w:rPr>
                <w:rFonts w:hint="eastAsia"/>
                <w:sz w:val="21"/>
                <w:szCs w:val="21"/>
                <w:highlight w:val="none"/>
                <w:lang w:val="en-US" w:eastAsia="zh-CN"/>
                <w:rPrChange w:id="2089" w:author="lg" w:date="2026-01-14T17:24:29Z">
                  <w:rPr>
                    <w:rFonts w:hint="eastAsia"/>
                    <w:sz w:val="18"/>
                    <w:szCs w:val="18"/>
                    <w:highlight w:val="none"/>
                    <w:lang w:val="en-US" w:eastAsia="zh-CN"/>
                  </w:rPr>
                </w:rPrChange>
              </w:rPr>
              <w:t>6.84</w:t>
            </w:r>
          </w:p>
        </w:tc>
        <w:tc>
          <w:tcPr>
            <w:tcW w:w="560" w:type="dxa"/>
            <w:tcBorders>
              <w:tl2br w:val="nil"/>
              <w:tr2bl w:val="nil"/>
            </w:tcBorders>
            <w:shd w:val="clear" w:color="auto" w:fill="FFFFFF" w:themeFill="background1"/>
            <w:noWrap w:val="0"/>
            <w:vAlign w:val="top"/>
          </w:tcPr>
          <w:p w14:paraId="11BA314E">
            <w:pPr>
              <w:spacing w:beforeLines="-2147483648" w:afterLines="-2147483648" w:line="240" w:lineRule="auto"/>
              <w:ind w:left="0" w:right="0"/>
              <w:jc w:val="center"/>
              <w:rPr>
                <w:rFonts w:hint="default"/>
                <w:sz w:val="21"/>
                <w:szCs w:val="21"/>
                <w:highlight w:val="none"/>
                <w:lang w:val="en-US" w:eastAsia="zh-CN"/>
                <w:rPrChange w:id="2090" w:author="lg" w:date="2026-01-14T17:24:29Z">
                  <w:rPr>
                    <w:rFonts w:hint="default"/>
                    <w:sz w:val="18"/>
                    <w:szCs w:val="18"/>
                    <w:highlight w:val="none"/>
                    <w:lang w:val="en-US" w:eastAsia="zh-CN"/>
                  </w:rPr>
                </w:rPrChange>
              </w:rPr>
            </w:pPr>
            <w:r>
              <w:rPr>
                <w:rFonts w:hint="eastAsia"/>
                <w:sz w:val="21"/>
                <w:szCs w:val="21"/>
                <w:highlight w:val="none"/>
                <w:lang w:val="en-US" w:eastAsia="zh-CN"/>
                <w:rPrChange w:id="2091" w:author="lg" w:date="2026-01-14T17:24:29Z">
                  <w:rPr>
                    <w:rFonts w:hint="eastAsia"/>
                    <w:sz w:val="18"/>
                    <w:szCs w:val="18"/>
                    <w:highlight w:val="none"/>
                    <w:lang w:val="en-US" w:eastAsia="zh-CN"/>
                  </w:rPr>
                </w:rPrChange>
              </w:rPr>
              <w:t>0.5262</w:t>
            </w:r>
          </w:p>
        </w:tc>
        <w:tc>
          <w:tcPr>
            <w:tcW w:w="778" w:type="dxa"/>
            <w:tcBorders>
              <w:tl2br w:val="nil"/>
              <w:tr2bl w:val="nil"/>
            </w:tcBorders>
            <w:shd w:val="clear" w:color="auto" w:fill="FFFFFF" w:themeFill="background1"/>
            <w:noWrap w:val="0"/>
            <w:vAlign w:val="top"/>
          </w:tcPr>
          <w:p w14:paraId="3A14C674">
            <w:pPr>
              <w:spacing w:beforeLines="-2147483648" w:afterLines="-2147483648" w:line="240" w:lineRule="auto"/>
              <w:ind w:left="0" w:right="0"/>
              <w:jc w:val="center"/>
              <w:rPr>
                <w:rFonts w:hint="default"/>
                <w:sz w:val="21"/>
                <w:szCs w:val="21"/>
                <w:highlight w:val="none"/>
                <w:lang w:val="en-US" w:eastAsia="zh-CN"/>
                <w:rPrChange w:id="2092" w:author="lg" w:date="2026-01-14T17:24:29Z">
                  <w:rPr>
                    <w:rFonts w:hint="default"/>
                    <w:sz w:val="18"/>
                    <w:szCs w:val="18"/>
                    <w:highlight w:val="none"/>
                    <w:lang w:val="en-US" w:eastAsia="zh-CN"/>
                  </w:rPr>
                </w:rPrChange>
              </w:rPr>
            </w:pPr>
            <w:r>
              <w:rPr>
                <w:rFonts w:hint="eastAsia"/>
                <w:sz w:val="21"/>
                <w:szCs w:val="21"/>
                <w:highlight w:val="none"/>
                <w:lang w:val="en-US" w:eastAsia="zh-CN"/>
                <w:rPrChange w:id="2093" w:author="lg" w:date="2026-01-14T17:24:29Z">
                  <w:rPr>
                    <w:rFonts w:hint="eastAsia"/>
                    <w:sz w:val="18"/>
                    <w:szCs w:val="18"/>
                    <w:highlight w:val="none"/>
                    <w:lang w:val="en-US" w:eastAsia="zh-CN"/>
                  </w:rPr>
                </w:rPrChange>
              </w:rPr>
              <w:t>0.4917</w:t>
            </w:r>
          </w:p>
        </w:tc>
      </w:tr>
      <w:tr w14:paraId="413145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0" w:type="auto"/>
            <w:tcBorders>
              <w:tl2br w:val="nil"/>
              <w:tr2bl w:val="nil"/>
            </w:tcBorders>
            <w:shd w:val="clear" w:color="auto" w:fill="FFFFFF" w:themeFill="background1"/>
            <w:noWrap w:val="0"/>
            <w:vAlign w:val="top"/>
          </w:tcPr>
          <w:p w14:paraId="57FA2FA4">
            <w:pPr>
              <w:spacing w:beforeLines="-2147483648" w:afterLines="-2147483648" w:line="240" w:lineRule="auto"/>
              <w:ind w:left="0" w:right="0"/>
              <w:jc w:val="center"/>
              <w:rPr>
                <w:rFonts w:hint="default"/>
                <w:i/>
                <w:iCs/>
                <w:sz w:val="21"/>
                <w:szCs w:val="21"/>
                <w:highlight w:val="none"/>
                <w:lang w:val="en-US" w:eastAsia="zh-CN"/>
                <w:rPrChange w:id="2094" w:author="lg" w:date="2026-01-14T17:24:29Z">
                  <w:rPr>
                    <w:rFonts w:hint="default"/>
                    <w:i/>
                    <w:iCs/>
                    <w:sz w:val="18"/>
                    <w:szCs w:val="18"/>
                    <w:highlight w:val="none"/>
                    <w:lang w:val="en-US" w:eastAsia="zh-CN"/>
                  </w:rPr>
                </w:rPrChange>
              </w:rPr>
            </w:pPr>
            <w:r>
              <w:rPr>
                <w:rFonts w:hint="eastAsia"/>
                <w:i/>
                <w:iCs/>
                <w:sz w:val="21"/>
                <w:szCs w:val="21"/>
                <w:highlight w:val="none"/>
                <w:lang w:val="en-US" w:eastAsia="zh-CN"/>
                <w:rPrChange w:id="2095" w:author="lg" w:date="2026-01-14T17:24:29Z">
                  <w:rPr>
                    <w:rFonts w:hint="eastAsia"/>
                    <w:i/>
                    <w:iCs/>
                    <w:sz w:val="18"/>
                    <w:szCs w:val="18"/>
                    <w:highlight w:val="none"/>
                    <w:lang w:val="en-US" w:eastAsia="zh-CN"/>
                  </w:rPr>
                </w:rPrChange>
              </w:rPr>
              <w:t>X</w:t>
            </w:r>
            <w:r>
              <w:rPr>
                <w:rFonts w:hint="eastAsia"/>
                <w:sz w:val="21"/>
                <w:szCs w:val="21"/>
                <w:highlight w:val="none"/>
                <w:vertAlign w:val="subscript"/>
                <w:lang w:val="en-US" w:eastAsia="zh-CN"/>
                <w:rPrChange w:id="2096" w:author="lg" w:date="2026-01-14T17:24:29Z">
                  <w:rPr>
                    <w:rFonts w:hint="eastAsia"/>
                    <w:sz w:val="18"/>
                    <w:szCs w:val="18"/>
                    <w:highlight w:val="none"/>
                    <w:vertAlign w:val="subscript"/>
                    <w:lang w:val="en-US" w:eastAsia="zh-CN"/>
                  </w:rPr>
                </w:rPrChange>
              </w:rPr>
              <w:t>2</w:t>
            </w:r>
            <w:r>
              <w:rPr>
                <w:rFonts w:hint="eastAsia"/>
                <w:sz w:val="21"/>
                <w:szCs w:val="21"/>
                <w:highlight w:val="none"/>
                <w:vertAlign w:val="superscript"/>
                <w:lang w:val="en-US" w:eastAsia="zh-CN"/>
                <w:rPrChange w:id="2097" w:author="lg" w:date="2026-01-14T17:24:29Z">
                  <w:rPr>
                    <w:rFonts w:hint="eastAsia"/>
                    <w:sz w:val="18"/>
                    <w:szCs w:val="18"/>
                    <w:highlight w:val="none"/>
                    <w:vertAlign w:val="superscript"/>
                    <w:lang w:val="en-US" w:eastAsia="zh-CN"/>
                  </w:rPr>
                </w:rPrChange>
              </w:rPr>
              <w:t>2</w:t>
            </w:r>
          </w:p>
        </w:tc>
        <w:tc>
          <w:tcPr>
            <w:tcW w:w="0" w:type="auto"/>
            <w:tcBorders>
              <w:tl2br w:val="nil"/>
              <w:tr2bl w:val="nil"/>
            </w:tcBorders>
            <w:shd w:val="clear" w:color="auto" w:fill="FFFFFF" w:themeFill="background1"/>
            <w:noWrap w:val="0"/>
            <w:vAlign w:val="top"/>
          </w:tcPr>
          <w:p w14:paraId="19073F5C">
            <w:pPr>
              <w:spacing w:beforeLines="-2147483648" w:afterLines="-2147483648" w:line="240" w:lineRule="auto"/>
              <w:ind w:left="0" w:right="0"/>
              <w:jc w:val="center"/>
              <w:rPr>
                <w:rFonts w:hint="default"/>
                <w:sz w:val="21"/>
                <w:szCs w:val="21"/>
                <w:highlight w:val="none"/>
                <w:lang w:val="en-US" w:eastAsia="zh-CN"/>
                <w:rPrChange w:id="2098" w:author="lg" w:date="2026-01-14T17:24:29Z">
                  <w:rPr>
                    <w:rFonts w:hint="default"/>
                    <w:sz w:val="18"/>
                    <w:szCs w:val="18"/>
                    <w:highlight w:val="none"/>
                    <w:lang w:val="en-US" w:eastAsia="zh-CN"/>
                  </w:rPr>
                </w:rPrChange>
              </w:rPr>
            </w:pPr>
            <w:r>
              <w:rPr>
                <w:rFonts w:hint="eastAsia"/>
                <w:sz w:val="21"/>
                <w:szCs w:val="21"/>
                <w:highlight w:val="none"/>
                <w:lang w:val="en-US" w:eastAsia="zh-CN"/>
                <w:rPrChange w:id="2099" w:author="lg" w:date="2026-01-14T17:24:29Z">
                  <w:rPr>
                    <w:rFonts w:hint="eastAsia"/>
                    <w:sz w:val="18"/>
                    <w:szCs w:val="18"/>
                    <w:highlight w:val="none"/>
                    <w:lang w:val="en-US" w:eastAsia="zh-CN"/>
                  </w:rPr>
                </w:rPrChange>
              </w:rPr>
              <w:t>3236.53</w:t>
            </w:r>
          </w:p>
        </w:tc>
        <w:tc>
          <w:tcPr>
            <w:tcW w:w="0" w:type="auto"/>
            <w:tcBorders>
              <w:tl2br w:val="nil"/>
              <w:tr2bl w:val="nil"/>
            </w:tcBorders>
            <w:shd w:val="clear" w:color="auto" w:fill="FFFFFF" w:themeFill="background1"/>
            <w:noWrap w:val="0"/>
            <w:vAlign w:val="top"/>
          </w:tcPr>
          <w:p w14:paraId="01BDA81B">
            <w:pPr>
              <w:spacing w:beforeLines="-2147483648" w:afterLines="-2147483648" w:line="240" w:lineRule="auto"/>
              <w:ind w:left="0" w:right="0"/>
              <w:jc w:val="center"/>
              <w:rPr>
                <w:rFonts w:hint="default"/>
                <w:sz w:val="21"/>
                <w:szCs w:val="21"/>
                <w:highlight w:val="none"/>
                <w:lang w:val="en-US" w:eastAsia="zh-CN"/>
                <w:rPrChange w:id="2100" w:author="lg" w:date="2026-01-14T17:24:29Z">
                  <w:rPr>
                    <w:rFonts w:hint="default"/>
                    <w:sz w:val="18"/>
                    <w:szCs w:val="18"/>
                    <w:highlight w:val="none"/>
                    <w:lang w:val="en-US" w:eastAsia="zh-CN"/>
                  </w:rPr>
                </w:rPrChange>
              </w:rPr>
            </w:pPr>
            <w:r>
              <w:rPr>
                <w:rFonts w:hint="eastAsia"/>
                <w:sz w:val="21"/>
                <w:szCs w:val="21"/>
                <w:highlight w:val="none"/>
                <w:lang w:val="en-US" w:eastAsia="zh-CN"/>
                <w:rPrChange w:id="2101" w:author="lg" w:date="2026-01-14T17:24:29Z">
                  <w:rPr>
                    <w:rFonts w:hint="eastAsia"/>
                    <w:sz w:val="18"/>
                    <w:szCs w:val="18"/>
                    <w:highlight w:val="none"/>
                    <w:lang w:val="en-US" w:eastAsia="zh-CN"/>
                  </w:rPr>
                </w:rPrChange>
              </w:rPr>
              <w:t>1</w:t>
            </w:r>
          </w:p>
        </w:tc>
        <w:tc>
          <w:tcPr>
            <w:tcW w:w="0" w:type="auto"/>
            <w:tcBorders>
              <w:tl2br w:val="nil"/>
              <w:tr2bl w:val="nil"/>
            </w:tcBorders>
            <w:shd w:val="clear" w:color="auto" w:fill="FFFFFF" w:themeFill="background1"/>
            <w:noWrap w:val="0"/>
            <w:vAlign w:val="top"/>
          </w:tcPr>
          <w:p w14:paraId="61A2BA88">
            <w:pPr>
              <w:spacing w:beforeLines="-2147483648" w:afterLines="-2147483648" w:line="240" w:lineRule="auto"/>
              <w:ind w:left="0" w:leftChars="0" w:right="0" w:rightChars="0"/>
              <w:jc w:val="center"/>
              <w:rPr>
                <w:rFonts w:hint="default"/>
                <w:sz w:val="21"/>
                <w:szCs w:val="21"/>
                <w:highlight w:val="none"/>
                <w:lang w:val="en-US" w:eastAsia="zh-CN"/>
                <w:rPrChange w:id="2102" w:author="lg" w:date="2026-01-14T17:24:29Z">
                  <w:rPr>
                    <w:rFonts w:hint="default"/>
                    <w:sz w:val="18"/>
                    <w:szCs w:val="18"/>
                    <w:highlight w:val="none"/>
                    <w:lang w:val="en-US" w:eastAsia="zh-CN"/>
                  </w:rPr>
                </w:rPrChange>
              </w:rPr>
            </w:pPr>
            <w:r>
              <w:rPr>
                <w:rFonts w:hint="eastAsia"/>
                <w:sz w:val="21"/>
                <w:szCs w:val="21"/>
                <w:highlight w:val="none"/>
                <w:lang w:val="en-US" w:eastAsia="zh-CN"/>
                <w:rPrChange w:id="2103" w:author="lg" w:date="2026-01-14T17:24:29Z">
                  <w:rPr>
                    <w:rFonts w:hint="eastAsia"/>
                    <w:sz w:val="18"/>
                    <w:szCs w:val="18"/>
                    <w:highlight w:val="none"/>
                    <w:lang w:val="en-US" w:eastAsia="zh-CN"/>
                  </w:rPr>
                </w:rPrChange>
              </w:rPr>
              <w:t>3236.53</w:t>
            </w:r>
          </w:p>
        </w:tc>
        <w:tc>
          <w:tcPr>
            <w:tcW w:w="560" w:type="dxa"/>
            <w:tcBorders>
              <w:tl2br w:val="nil"/>
              <w:tr2bl w:val="nil"/>
            </w:tcBorders>
            <w:shd w:val="clear" w:color="auto" w:fill="FFFFFF" w:themeFill="background1"/>
            <w:noWrap w:val="0"/>
            <w:vAlign w:val="top"/>
          </w:tcPr>
          <w:p w14:paraId="6B00EDE8">
            <w:pPr>
              <w:spacing w:beforeLines="-2147483648" w:afterLines="-2147483648" w:line="240" w:lineRule="auto"/>
              <w:ind w:left="0" w:right="0"/>
              <w:jc w:val="center"/>
              <w:rPr>
                <w:rFonts w:hint="default"/>
                <w:sz w:val="21"/>
                <w:szCs w:val="21"/>
                <w:highlight w:val="none"/>
                <w:lang w:val="en-US" w:eastAsia="zh-CN"/>
                <w:rPrChange w:id="2104" w:author="lg" w:date="2026-01-14T17:24:29Z">
                  <w:rPr>
                    <w:rFonts w:hint="default"/>
                    <w:sz w:val="18"/>
                    <w:szCs w:val="18"/>
                    <w:highlight w:val="none"/>
                    <w:lang w:val="en-US" w:eastAsia="zh-CN"/>
                  </w:rPr>
                </w:rPrChange>
              </w:rPr>
            </w:pPr>
            <w:r>
              <w:rPr>
                <w:rFonts w:hint="eastAsia"/>
                <w:sz w:val="21"/>
                <w:szCs w:val="21"/>
                <w:highlight w:val="none"/>
                <w:lang w:val="en-US" w:eastAsia="zh-CN"/>
                <w:rPrChange w:id="2105" w:author="lg" w:date="2026-01-14T17:24:29Z">
                  <w:rPr>
                    <w:rFonts w:hint="eastAsia"/>
                    <w:sz w:val="18"/>
                    <w:szCs w:val="18"/>
                    <w:highlight w:val="none"/>
                    <w:lang w:val="en-US" w:eastAsia="zh-CN"/>
                  </w:rPr>
                </w:rPrChange>
              </w:rPr>
              <w:t>248.83</w:t>
            </w:r>
          </w:p>
        </w:tc>
        <w:tc>
          <w:tcPr>
            <w:tcW w:w="778" w:type="dxa"/>
            <w:tcBorders>
              <w:tl2br w:val="nil"/>
              <w:tr2bl w:val="nil"/>
            </w:tcBorders>
            <w:shd w:val="clear" w:color="auto" w:fill="FFFFFF" w:themeFill="background1"/>
            <w:noWrap w:val="0"/>
            <w:vAlign w:val="top"/>
          </w:tcPr>
          <w:p w14:paraId="2F66DFB3">
            <w:pPr>
              <w:spacing w:beforeLines="-2147483648" w:afterLines="-2147483648" w:line="240" w:lineRule="auto"/>
              <w:ind w:left="0" w:right="0"/>
              <w:jc w:val="center"/>
              <w:rPr>
                <w:rFonts w:hint="default"/>
                <w:sz w:val="21"/>
                <w:szCs w:val="21"/>
                <w:highlight w:val="none"/>
                <w:lang w:val="en-US" w:eastAsia="zh-CN"/>
                <w:rPrChange w:id="2106" w:author="lg" w:date="2026-01-14T17:24:29Z">
                  <w:rPr>
                    <w:rFonts w:hint="default"/>
                    <w:sz w:val="18"/>
                    <w:szCs w:val="18"/>
                    <w:highlight w:val="none"/>
                    <w:lang w:val="en-US" w:eastAsia="zh-CN"/>
                  </w:rPr>
                </w:rPrChange>
              </w:rPr>
            </w:pPr>
            <w:r>
              <w:rPr>
                <w:rFonts w:hint="eastAsia"/>
                <w:sz w:val="21"/>
                <w:szCs w:val="21"/>
                <w:highlight w:val="none"/>
                <w:lang w:val="en-US" w:eastAsia="zh-CN"/>
                <w:rPrChange w:id="2107" w:author="lg" w:date="2026-01-14T17:24:29Z">
                  <w:rPr>
                    <w:rFonts w:hint="eastAsia"/>
                    <w:sz w:val="18"/>
                    <w:szCs w:val="18"/>
                    <w:highlight w:val="none"/>
                    <w:lang w:val="en-US" w:eastAsia="zh-CN"/>
                  </w:rPr>
                </w:rPrChange>
              </w:rPr>
              <w:t>&lt;0.0001</w:t>
            </w:r>
          </w:p>
        </w:tc>
      </w:tr>
      <w:tr w14:paraId="0465C5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cantSplit/>
          <w:jc w:val="center"/>
        </w:trPr>
        <w:tc>
          <w:tcPr>
            <w:tcW w:w="0" w:type="auto"/>
            <w:tcBorders>
              <w:bottom w:val="single" w:color="auto" w:sz="4" w:space="0"/>
              <w:tl2br w:val="nil"/>
              <w:tr2bl w:val="nil"/>
            </w:tcBorders>
            <w:shd w:val="clear" w:color="auto" w:fill="FFFFFF" w:themeFill="background1"/>
            <w:noWrap w:val="0"/>
            <w:vAlign w:val="top"/>
          </w:tcPr>
          <w:p w14:paraId="4696667A">
            <w:pPr>
              <w:spacing w:beforeLines="-2147483648" w:afterLines="-2147483648" w:line="240" w:lineRule="auto"/>
              <w:ind w:left="0" w:right="0"/>
              <w:jc w:val="center"/>
              <w:rPr>
                <w:rFonts w:hint="default"/>
                <w:sz w:val="21"/>
                <w:szCs w:val="21"/>
                <w:highlight w:val="none"/>
                <w:rPrChange w:id="2108" w:author="lg" w:date="2026-01-14T17:24:29Z">
                  <w:rPr>
                    <w:rFonts w:hint="default"/>
                    <w:sz w:val="18"/>
                    <w:szCs w:val="18"/>
                    <w:highlight w:val="none"/>
                  </w:rPr>
                </w:rPrChange>
              </w:rPr>
            </w:pPr>
            <w:r>
              <w:rPr>
                <w:rFonts w:hint="eastAsia"/>
                <w:i/>
                <w:iCs/>
                <w:sz w:val="21"/>
                <w:szCs w:val="21"/>
                <w:highlight w:val="none"/>
                <w:lang w:val="en-US" w:eastAsia="zh-CN"/>
                <w:rPrChange w:id="2109" w:author="lg" w:date="2026-01-14T17:24:29Z">
                  <w:rPr>
                    <w:rFonts w:hint="eastAsia"/>
                    <w:i/>
                    <w:iCs/>
                    <w:sz w:val="18"/>
                    <w:szCs w:val="18"/>
                    <w:highlight w:val="none"/>
                    <w:lang w:val="en-US" w:eastAsia="zh-CN"/>
                  </w:rPr>
                </w:rPrChange>
              </w:rPr>
              <w:t>X</w:t>
            </w:r>
            <w:r>
              <w:rPr>
                <w:rFonts w:hint="eastAsia"/>
                <w:sz w:val="21"/>
                <w:szCs w:val="21"/>
                <w:highlight w:val="none"/>
                <w:vertAlign w:val="subscript"/>
                <w:lang w:val="en-US" w:eastAsia="zh-CN"/>
                <w:rPrChange w:id="2110" w:author="lg" w:date="2026-01-14T17:24:29Z">
                  <w:rPr>
                    <w:rFonts w:hint="eastAsia"/>
                    <w:sz w:val="18"/>
                    <w:szCs w:val="18"/>
                    <w:highlight w:val="none"/>
                    <w:vertAlign w:val="subscript"/>
                    <w:lang w:val="en-US" w:eastAsia="zh-CN"/>
                  </w:rPr>
                </w:rPrChange>
              </w:rPr>
              <w:t>3</w:t>
            </w:r>
            <w:r>
              <w:rPr>
                <w:rFonts w:hint="eastAsia"/>
                <w:sz w:val="21"/>
                <w:szCs w:val="21"/>
                <w:highlight w:val="none"/>
                <w:vertAlign w:val="superscript"/>
                <w:lang w:val="en-US" w:eastAsia="zh-CN"/>
                <w:rPrChange w:id="2111" w:author="lg" w:date="2026-01-14T17:24:29Z">
                  <w:rPr>
                    <w:rFonts w:hint="eastAsia"/>
                    <w:sz w:val="18"/>
                    <w:szCs w:val="18"/>
                    <w:highlight w:val="none"/>
                    <w:vertAlign w:val="superscript"/>
                    <w:lang w:val="en-US" w:eastAsia="zh-CN"/>
                  </w:rPr>
                </w:rPrChange>
              </w:rPr>
              <w:t>2</w:t>
            </w:r>
          </w:p>
        </w:tc>
        <w:tc>
          <w:tcPr>
            <w:tcW w:w="0" w:type="auto"/>
            <w:tcBorders>
              <w:bottom w:val="single" w:color="auto" w:sz="4" w:space="0"/>
              <w:tl2br w:val="nil"/>
              <w:tr2bl w:val="nil"/>
            </w:tcBorders>
            <w:shd w:val="clear" w:color="auto" w:fill="FFFFFF" w:themeFill="background1"/>
            <w:noWrap w:val="0"/>
            <w:vAlign w:val="top"/>
          </w:tcPr>
          <w:p w14:paraId="04DBEF24">
            <w:pPr>
              <w:spacing w:beforeLines="-2147483648" w:afterLines="-2147483648" w:line="240" w:lineRule="auto"/>
              <w:ind w:left="0" w:right="0"/>
              <w:jc w:val="center"/>
              <w:rPr>
                <w:rFonts w:hint="default" w:eastAsia="宋体"/>
                <w:sz w:val="21"/>
                <w:szCs w:val="21"/>
                <w:highlight w:val="none"/>
                <w:lang w:val="en-US" w:eastAsia="zh-CN"/>
                <w:rPrChange w:id="2112"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113" w:author="lg" w:date="2026-01-14T17:24:29Z">
                  <w:rPr>
                    <w:rFonts w:hint="eastAsia"/>
                    <w:sz w:val="18"/>
                    <w:szCs w:val="18"/>
                    <w:highlight w:val="none"/>
                    <w:lang w:val="en-US" w:eastAsia="zh-CN"/>
                  </w:rPr>
                </w:rPrChange>
              </w:rPr>
              <w:t>176.53</w:t>
            </w:r>
          </w:p>
        </w:tc>
        <w:tc>
          <w:tcPr>
            <w:tcW w:w="0" w:type="auto"/>
            <w:tcBorders>
              <w:bottom w:val="single" w:color="auto" w:sz="4" w:space="0"/>
              <w:tl2br w:val="nil"/>
              <w:tr2bl w:val="nil"/>
            </w:tcBorders>
            <w:shd w:val="clear" w:color="auto" w:fill="FFFFFF" w:themeFill="background1"/>
            <w:noWrap w:val="0"/>
            <w:vAlign w:val="top"/>
          </w:tcPr>
          <w:p w14:paraId="52BF6AF8">
            <w:pPr>
              <w:spacing w:beforeLines="-2147483648" w:afterLines="-2147483648" w:line="240" w:lineRule="auto"/>
              <w:ind w:left="0" w:right="0"/>
              <w:jc w:val="center"/>
              <w:rPr>
                <w:rFonts w:hint="eastAsia" w:eastAsia="宋体"/>
                <w:sz w:val="21"/>
                <w:szCs w:val="21"/>
                <w:highlight w:val="none"/>
                <w:lang w:val="en-US" w:eastAsia="zh-CN"/>
                <w:rPrChange w:id="2114" w:author="lg" w:date="2026-01-14T17:24:29Z">
                  <w:rPr>
                    <w:rFonts w:hint="eastAsia" w:eastAsia="宋体"/>
                    <w:sz w:val="18"/>
                    <w:szCs w:val="18"/>
                    <w:highlight w:val="none"/>
                    <w:lang w:val="en-US" w:eastAsia="zh-CN"/>
                  </w:rPr>
                </w:rPrChange>
              </w:rPr>
            </w:pPr>
            <w:r>
              <w:rPr>
                <w:rFonts w:hint="eastAsia"/>
                <w:sz w:val="21"/>
                <w:szCs w:val="21"/>
                <w:highlight w:val="none"/>
                <w:lang w:val="en-US" w:eastAsia="zh-CN"/>
                <w:rPrChange w:id="2115" w:author="lg" w:date="2026-01-14T17:24:29Z">
                  <w:rPr>
                    <w:rFonts w:hint="eastAsia"/>
                    <w:sz w:val="18"/>
                    <w:szCs w:val="18"/>
                    <w:highlight w:val="none"/>
                    <w:lang w:val="en-US" w:eastAsia="zh-CN"/>
                  </w:rPr>
                </w:rPrChange>
              </w:rPr>
              <w:t>1</w:t>
            </w:r>
          </w:p>
        </w:tc>
        <w:tc>
          <w:tcPr>
            <w:tcW w:w="0" w:type="auto"/>
            <w:tcBorders>
              <w:bottom w:val="single" w:color="auto" w:sz="4" w:space="0"/>
              <w:tl2br w:val="nil"/>
              <w:tr2bl w:val="nil"/>
            </w:tcBorders>
            <w:shd w:val="clear" w:color="auto" w:fill="FFFFFF" w:themeFill="background1"/>
            <w:noWrap w:val="0"/>
            <w:vAlign w:val="top"/>
          </w:tcPr>
          <w:p w14:paraId="5806EA27">
            <w:pPr>
              <w:spacing w:beforeLines="-2147483648" w:afterLines="-2147483648" w:line="240" w:lineRule="auto"/>
              <w:ind w:left="0" w:leftChars="0" w:right="0" w:rightChars="0"/>
              <w:jc w:val="center"/>
              <w:rPr>
                <w:rFonts w:hint="default" w:eastAsia="宋体"/>
                <w:sz w:val="21"/>
                <w:szCs w:val="21"/>
                <w:highlight w:val="none"/>
                <w:lang w:val="en-US" w:eastAsia="zh-CN"/>
                <w:rPrChange w:id="2116"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117" w:author="lg" w:date="2026-01-14T17:24:29Z">
                  <w:rPr>
                    <w:rFonts w:hint="eastAsia"/>
                    <w:sz w:val="18"/>
                    <w:szCs w:val="18"/>
                    <w:highlight w:val="none"/>
                    <w:lang w:val="en-US" w:eastAsia="zh-CN"/>
                  </w:rPr>
                </w:rPrChange>
              </w:rPr>
              <w:t>176.53</w:t>
            </w:r>
          </w:p>
        </w:tc>
        <w:tc>
          <w:tcPr>
            <w:tcW w:w="560" w:type="dxa"/>
            <w:tcBorders>
              <w:bottom w:val="single" w:color="auto" w:sz="4" w:space="0"/>
              <w:tl2br w:val="nil"/>
              <w:tr2bl w:val="nil"/>
            </w:tcBorders>
            <w:shd w:val="clear" w:color="auto" w:fill="FFFFFF" w:themeFill="background1"/>
            <w:noWrap w:val="0"/>
            <w:vAlign w:val="center"/>
          </w:tcPr>
          <w:p w14:paraId="1B55FEDD">
            <w:pPr>
              <w:spacing w:beforeLines="-2147483648" w:afterLines="-2147483648"/>
              <w:jc w:val="center"/>
              <w:rPr>
                <w:rFonts w:hint="default" w:eastAsia="宋体"/>
                <w:sz w:val="21"/>
                <w:szCs w:val="21"/>
                <w:highlight w:val="none"/>
                <w:lang w:val="en-US" w:eastAsia="zh-CN"/>
                <w:rPrChange w:id="2118"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119" w:author="lg" w:date="2026-01-14T17:24:29Z">
                  <w:rPr>
                    <w:rFonts w:hint="eastAsia"/>
                    <w:sz w:val="18"/>
                    <w:szCs w:val="18"/>
                    <w:highlight w:val="none"/>
                    <w:lang w:val="en-US" w:eastAsia="zh-CN"/>
                  </w:rPr>
                </w:rPrChange>
              </w:rPr>
              <w:t>13.57</w:t>
            </w:r>
          </w:p>
        </w:tc>
        <w:tc>
          <w:tcPr>
            <w:tcW w:w="778" w:type="dxa"/>
            <w:tcBorders>
              <w:bottom w:val="single" w:color="auto" w:sz="4" w:space="0"/>
              <w:tl2br w:val="nil"/>
              <w:tr2bl w:val="nil"/>
            </w:tcBorders>
            <w:shd w:val="clear" w:color="auto" w:fill="FFFFFF" w:themeFill="background1"/>
            <w:noWrap w:val="0"/>
            <w:vAlign w:val="center"/>
          </w:tcPr>
          <w:p w14:paraId="72779FEE">
            <w:pPr>
              <w:spacing w:beforeLines="-2147483648" w:afterLines="-2147483648"/>
              <w:jc w:val="center"/>
              <w:rPr>
                <w:rFonts w:hint="default" w:eastAsia="宋体"/>
                <w:sz w:val="21"/>
                <w:szCs w:val="21"/>
                <w:highlight w:val="none"/>
                <w:lang w:val="en-US" w:eastAsia="zh-CN"/>
                <w:rPrChange w:id="2120"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121" w:author="lg" w:date="2026-01-14T17:24:29Z">
                  <w:rPr>
                    <w:rFonts w:hint="eastAsia"/>
                    <w:sz w:val="18"/>
                    <w:szCs w:val="18"/>
                    <w:highlight w:val="none"/>
                    <w:lang w:val="en-US" w:eastAsia="zh-CN"/>
                  </w:rPr>
                </w:rPrChange>
              </w:rPr>
              <w:t>0.0078</w:t>
            </w:r>
          </w:p>
        </w:tc>
      </w:tr>
      <w:tr w14:paraId="5A84FD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408" w:hRule="atLeast"/>
          <w:jc w:val="center"/>
        </w:trPr>
        <w:tc>
          <w:tcPr>
            <w:tcW w:w="0" w:type="auto"/>
            <w:tcBorders>
              <w:top w:val="single" w:color="auto" w:sz="4" w:space="0"/>
              <w:tl2br w:val="nil"/>
              <w:tr2bl w:val="nil"/>
            </w:tcBorders>
            <w:shd w:val="clear" w:color="auto" w:fill="FFFFFF" w:themeFill="background1"/>
            <w:noWrap w:val="0"/>
            <w:vAlign w:val="top"/>
          </w:tcPr>
          <w:p w14:paraId="06E55F73">
            <w:pPr>
              <w:spacing w:beforeLines="-2147483648" w:afterLines="-2147483648" w:line="240" w:lineRule="auto"/>
              <w:ind w:left="0" w:right="0"/>
              <w:jc w:val="center"/>
              <w:rPr>
                <w:del w:id="2122" w:author="lg" w:date="2026-01-13T15:49:06Z"/>
                <w:rFonts w:hint="eastAsia"/>
                <w:sz w:val="21"/>
                <w:szCs w:val="21"/>
                <w:highlight w:val="none"/>
                <w:lang w:val="en-US" w:eastAsia="zh-CN"/>
                <w:rPrChange w:id="2123" w:author="lg" w:date="2026-01-14T17:24:29Z">
                  <w:rPr>
                    <w:del w:id="2124" w:author="lg" w:date="2026-01-13T15:49:06Z"/>
                    <w:rFonts w:hint="eastAsia"/>
                    <w:sz w:val="18"/>
                    <w:szCs w:val="18"/>
                    <w:highlight w:val="none"/>
                    <w:lang w:val="en-US" w:eastAsia="zh-CN"/>
                  </w:rPr>
                </w:rPrChange>
              </w:rPr>
            </w:pPr>
            <w:r>
              <w:rPr>
                <w:rFonts w:hint="eastAsia"/>
                <w:sz w:val="21"/>
                <w:szCs w:val="21"/>
                <w:highlight w:val="none"/>
                <w:lang w:val="en-US" w:eastAsia="zh-CN"/>
                <w:rPrChange w:id="2125" w:author="lg" w:date="2026-01-14T17:24:29Z">
                  <w:rPr>
                    <w:rFonts w:hint="eastAsia"/>
                    <w:sz w:val="18"/>
                    <w:szCs w:val="18"/>
                    <w:highlight w:val="none"/>
                    <w:lang w:val="en-US" w:eastAsia="zh-CN"/>
                  </w:rPr>
                </w:rPrChange>
              </w:rPr>
              <w:t>残差</w:t>
            </w:r>
          </w:p>
          <w:p w14:paraId="0ACD6048">
            <w:pPr>
              <w:spacing w:beforeLines="-2147483648" w:afterLines="-2147483648" w:line="240" w:lineRule="auto"/>
              <w:ind w:left="0" w:right="0"/>
              <w:jc w:val="center"/>
              <w:rPr>
                <w:rFonts w:hint="default"/>
                <w:sz w:val="21"/>
                <w:szCs w:val="21"/>
                <w:highlight w:val="none"/>
                <w:lang w:val="en-US" w:eastAsia="zh-CN"/>
                <w:rPrChange w:id="2126" w:author="lg" w:date="2026-01-14T17:24:29Z">
                  <w:rPr>
                    <w:rFonts w:hint="default"/>
                    <w:sz w:val="18"/>
                    <w:szCs w:val="18"/>
                    <w:highlight w:val="none"/>
                    <w:lang w:val="en-US" w:eastAsia="zh-CN"/>
                  </w:rPr>
                </w:rPrChange>
              </w:rPr>
            </w:pPr>
            <w:del w:id="2127" w:author="lg" w:date="2026-01-13T15:49:04Z">
              <w:r>
                <w:rPr>
                  <w:rFonts w:hint="eastAsia"/>
                  <w:sz w:val="21"/>
                  <w:szCs w:val="21"/>
                  <w:highlight w:val="none"/>
                  <w:lang w:val="en-US" w:eastAsia="zh-CN"/>
                  <w:rPrChange w:id="2128" w:author="lg" w:date="2026-01-14T17:24:29Z">
                    <w:rPr>
                      <w:rFonts w:hint="eastAsia"/>
                      <w:sz w:val="18"/>
                      <w:szCs w:val="18"/>
                      <w:highlight w:val="none"/>
                      <w:lang w:val="en-US" w:eastAsia="zh-CN"/>
                    </w:rPr>
                  </w:rPrChange>
                </w:rPr>
                <w:delText>Residual</w:delText>
              </w:r>
            </w:del>
          </w:p>
        </w:tc>
        <w:tc>
          <w:tcPr>
            <w:tcW w:w="0" w:type="auto"/>
            <w:tcBorders>
              <w:top w:val="single" w:color="auto" w:sz="4" w:space="0"/>
              <w:tl2br w:val="nil"/>
              <w:tr2bl w:val="nil"/>
            </w:tcBorders>
            <w:shd w:val="clear" w:color="auto" w:fill="FFFFFF" w:themeFill="background1"/>
            <w:noWrap w:val="0"/>
            <w:vAlign w:val="center"/>
          </w:tcPr>
          <w:p w14:paraId="6BD45360">
            <w:pPr>
              <w:spacing w:beforeLines="-2147483648" w:afterLines="-2147483648" w:line="240" w:lineRule="auto"/>
              <w:ind w:left="0" w:right="0"/>
              <w:jc w:val="center"/>
              <w:rPr>
                <w:rFonts w:hint="default" w:eastAsia="宋体"/>
                <w:sz w:val="21"/>
                <w:szCs w:val="21"/>
                <w:highlight w:val="none"/>
                <w:lang w:val="en-US" w:eastAsia="zh-CN"/>
                <w:rPrChange w:id="2129"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130" w:author="lg" w:date="2026-01-14T17:24:29Z">
                  <w:rPr>
                    <w:rFonts w:hint="eastAsia"/>
                    <w:sz w:val="18"/>
                    <w:szCs w:val="18"/>
                    <w:highlight w:val="none"/>
                    <w:lang w:val="en-US" w:eastAsia="zh-CN"/>
                  </w:rPr>
                </w:rPrChange>
              </w:rPr>
              <w:t>91.05</w:t>
            </w:r>
          </w:p>
        </w:tc>
        <w:tc>
          <w:tcPr>
            <w:tcW w:w="0" w:type="auto"/>
            <w:tcBorders>
              <w:top w:val="single" w:color="auto" w:sz="4" w:space="0"/>
              <w:tl2br w:val="nil"/>
              <w:tr2bl w:val="nil"/>
            </w:tcBorders>
            <w:shd w:val="clear" w:color="auto" w:fill="FFFFFF" w:themeFill="background1"/>
            <w:noWrap w:val="0"/>
            <w:vAlign w:val="center"/>
          </w:tcPr>
          <w:p w14:paraId="08FB0EFE">
            <w:pPr>
              <w:spacing w:beforeLines="-2147483648" w:afterLines="-2147483648" w:line="240" w:lineRule="auto"/>
              <w:ind w:left="0" w:right="0"/>
              <w:jc w:val="center"/>
              <w:rPr>
                <w:rFonts w:hint="eastAsia" w:eastAsia="宋体"/>
                <w:sz w:val="21"/>
                <w:szCs w:val="21"/>
                <w:highlight w:val="none"/>
                <w:lang w:val="en-US" w:eastAsia="zh-CN"/>
                <w:rPrChange w:id="2131" w:author="lg" w:date="2026-01-14T17:24:29Z">
                  <w:rPr>
                    <w:rFonts w:hint="eastAsia" w:eastAsia="宋体"/>
                    <w:sz w:val="18"/>
                    <w:szCs w:val="18"/>
                    <w:highlight w:val="none"/>
                    <w:lang w:val="en-US" w:eastAsia="zh-CN"/>
                  </w:rPr>
                </w:rPrChange>
              </w:rPr>
            </w:pPr>
            <w:r>
              <w:rPr>
                <w:rFonts w:hint="eastAsia"/>
                <w:sz w:val="21"/>
                <w:szCs w:val="21"/>
                <w:highlight w:val="none"/>
                <w:lang w:val="en-US" w:eastAsia="zh-CN"/>
                <w:rPrChange w:id="2132" w:author="lg" w:date="2026-01-14T17:24:29Z">
                  <w:rPr>
                    <w:rFonts w:hint="eastAsia"/>
                    <w:sz w:val="18"/>
                    <w:szCs w:val="18"/>
                    <w:highlight w:val="none"/>
                    <w:lang w:val="en-US" w:eastAsia="zh-CN"/>
                  </w:rPr>
                </w:rPrChange>
              </w:rPr>
              <w:t>7</w:t>
            </w:r>
          </w:p>
        </w:tc>
        <w:tc>
          <w:tcPr>
            <w:tcW w:w="0" w:type="auto"/>
            <w:tcBorders>
              <w:top w:val="single" w:color="auto" w:sz="4" w:space="0"/>
              <w:tl2br w:val="nil"/>
              <w:tr2bl w:val="nil"/>
            </w:tcBorders>
            <w:shd w:val="clear" w:color="auto" w:fill="FFFFFF" w:themeFill="background1"/>
            <w:noWrap w:val="0"/>
            <w:vAlign w:val="center"/>
          </w:tcPr>
          <w:p w14:paraId="07157160">
            <w:pPr>
              <w:spacing w:beforeLines="-2147483648" w:afterLines="-2147483648"/>
              <w:jc w:val="center"/>
              <w:rPr>
                <w:rFonts w:hint="default" w:eastAsia="宋体"/>
                <w:sz w:val="21"/>
                <w:szCs w:val="21"/>
                <w:highlight w:val="none"/>
                <w:lang w:val="en-US" w:eastAsia="zh-CN"/>
                <w:rPrChange w:id="2133"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134" w:author="lg" w:date="2026-01-14T17:24:29Z">
                  <w:rPr>
                    <w:rFonts w:hint="eastAsia"/>
                    <w:sz w:val="18"/>
                    <w:szCs w:val="18"/>
                    <w:highlight w:val="none"/>
                    <w:lang w:val="en-US" w:eastAsia="zh-CN"/>
                  </w:rPr>
                </w:rPrChange>
              </w:rPr>
              <w:t>13.01</w:t>
            </w:r>
          </w:p>
        </w:tc>
        <w:tc>
          <w:tcPr>
            <w:tcW w:w="560" w:type="dxa"/>
            <w:tcBorders>
              <w:top w:val="single" w:color="auto" w:sz="4" w:space="0"/>
              <w:tl2br w:val="nil"/>
              <w:tr2bl w:val="nil"/>
            </w:tcBorders>
            <w:shd w:val="clear" w:color="auto" w:fill="FFFFFF" w:themeFill="background1"/>
            <w:noWrap w:val="0"/>
            <w:vAlign w:val="center"/>
          </w:tcPr>
          <w:p w14:paraId="46DA1784">
            <w:pPr>
              <w:spacing w:beforeLines="-2147483648" w:afterLines="-2147483648"/>
              <w:jc w:val="center"/>
              <w:rPr>
                <w:rFonts w:hint="default"/>
                <w:sz w:val="21"/>
                <w:szCs w:val="21"/>
                <w:highlight w:val="none"/>
                <w:rPrChange w:id="2135" w:author="lg" w:date="2026-01-14T17:24:29Z">
                  <w:rPr>
                    <w:rFonts w:hint="default"/>
                    <w:sz w:val="18"/>
                    <w:szCs w:val="18"/>
                    <w:highlight w:val="none"/>
                  </w:rPr>
                </w:rPrChange>
              </w:rPr>
            </w:pPr>
          </w:p>
        </w:tc>
        <w:tc>
          <w:tcPr>
            <w:tcW w:w="778" w:type="dxa"/>
            <w:tcBorders>
              <w:top w:val="single" w:color="auto" w:sz="4" w:space="0"/>
              <w:tl2br w:val="nil"/>
              <w:tr2bl w:val="nil"/>
            </w:tcBorders>
            <w:shd w:val="clear" w:color="auto" w:fill="FFFFFF" w:themeFill="background1"/>
            <w:noWrap w:val="0"/>
            <w:vAlign w:val="center"/>
          </w:tcPr>
          <w:p w14:paraId="6646A961">
            <w:pPr>
              <w:spacing w:beforeLines="-2147483648" w:afterLines="-2147483648"/>
              <w:jc w:val="center"/>
              <w:rPr>
                <w:rFonts w:hint="default"/>
                <w:sz w:val="21"/>
                <w:szCs w:val="21"/>
                <w:highlight w:val="none"/>
                <w:rPrChange w:id="2136" w:author="lg" w:date="2026-01-14T17:24:29Z">
                  <w:rPr>
                    <w:rFonts w:hint="default"/>
                    <w:sz w:val="18"/>
                    <w:szCs w:val="18"/>
                    <w:highlight w:val="none"/>
                  </w:rPr>
                </w:rPrChange>
              </w:rPr>
            </w:pPr>
          </w:p>
        </w:tc>
      </w:tr>
      <w:tr w14:paraId="06B7BA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cantSplit/>
          <w:jc w:val="center"/>
        </w:trPr>
        <w:tc>
          <w:tcPr>
            <w:tcW w:w="0" w:type="auto"/>
            <w:tcBorders>
              <w:tl2br w:val="nil"/>
              <w:tr2bl w:val="nil"/>
            </w:tcBorders>
            <w:shd w:val="clear" w:color="auto" w:fill="FFFFFF" w:themeFill="background1"/>
            <w:noWrap w:val="0"/>
            <w:vAlign w:val="top"/>
          </w:tcPr>
          <w:p w14:paraId="58767E4F">
            <w:pPr>
              <w:spacing w:beforeLines="-2147483648" w:afterLines="-2147483648" w:line="240" w:lineRule="auto"/>
              <w:ind w:left="0" w:right="0"/>
              <w:jc w:val="center"/>
              <w:rPr>
                <w:del w:id="2137" w:author="lg" w:date="2026-01-13T15:49:09Z"/>
                <w:rFonts w:hint="eastAsia"/>
                <w:sz w:val="21"/>
                <w:szCs w:val="21"/>
                <w:highlight w:val="none"/>
                <w:lang w:val="en-US" w:eastAsia="zh-CN"/>
                <w:rPrChange w:id="2138" w:author="lg" w:date="2026-01-14T17:24:29Z">
                  <w:rPr>
                    <w:del w:id="2139" w:author="lg" w:date="2026-01-13T15:49:09Z"/>
                    <w:rFonts w:hint="eastAsia"/>
                    <w:sz w:val="18"/>
                    <w:szCs w:val="18"/>
                    <w:highlight w:val="none"/>
                    <w:lang w:val="en-US" w:eastAsia="zh-CN"/>
                  </w:rPr>
                </w:rPrChange>
              </w:rPr>
            </w:pPr>
            <w:r>
              <w:rPr>
                <w:rFonts w:hint="eastAsia"/>
                <w:sz w:val="21"/>
                <w:szCs w:val="21"/>
                <w:highlight w:val="none"/>
                <w:lang w:val="en-US" w:eastAsia="zh-CN"/>
                <w:rPrChange w:id="2140" w:author="lg" w:date="2026-01-14T17:24:29Z">
                  <w:rPr>
                    <w:rFonts w:hint="eastAsia"/>
                    <w:sz w:val="18"/>
                    <w:szCs w:val="18"/>
                    <w:highlight w:val="none"/>
                    <w:lang w:val="en-US" w:eastAsia="zh-CN"/>
                  </w:rPr>
                </w:rPrChange>
              </w:rPr>
              <w:t>失拟项</w:t>
            </w:r>
          </w:p>
          <w:p w14:paraId="6227C552">
            <w:pPr>
              <w:spacing w:beforeLines="-2147483648" w:afterLines="-2147483648" w:line="240" w:lineRule="auto"/>
              <w:ind w:left="0" w:right="0"/>
              <w:jc w:val="center"/>
              <w:rPr>
                <w:rFonts w:hint="default"/>
                <w:sz w:val="21"/>
                <w:szCs w:val="21"/>
                <w:highlight w:val="none"/>
                <w:lang w:val="en-US" w:eastAsia="zh-CN"/>
                <w:rPrChange w:id="2141" w:author="lg" w:date="2026-01-14T17:24:29Z">
                  <w:rPr>
                    <w:rFonts w:hint="default"/>
                    <w:sz w:val="18"/>
                    <w:szCs w:val="18"/>
                    <w:highlight w:val="none"/>
                    <w:lang w:val="en-US" w:eastAsia="zh-CN"/>
                  </w:rPr>
                </w:rPrChange>
              </w:rPr>
            </w:pPr>
            <w:del w:id="2142" w:author="lg" w:date="2026-01-13T15:49:08Z">
              <w:r>
                <w:rPr>
                  <w:rFonts w:hint="eastAsia"/>
                  <w:sz w:val="21"/>
                  <w:szCs w:val="21"/>
                  <w:highlight w:val="none"/>
                  <w:lang w:val="en-US" w:eastAsia="zh-CN"/>
                  <w:rPrChange w:id="2143" w:author="lg" w:date="2026-01-14T17:24:29Z">
                    <w:rPr>
                      <w:rFonts w:hint="eastAsia"/>
                      <w:sz w:val="18"/>
                      <w:szCs w:val="18"/>
                      <w:highlight w:val="none"/>
                      <w:lang w:val="en-US" w:eastAsia="zh-CN"/>
                    </w:rPr>
                  </w:rPrChange>
                </w:rPr>
                <w:delText>Lack of fit</w:delText>
              </w:r>
            </w:del>
          </w:p>
        </w:tc>
        <w:tc>
          <w:tcPr>
            <w:tcW w:w="0" w:type="auto"/>
            <w:tcBorders>
              <w:tl2br w:val="nil"/>
              <w:tr2bl w:val="nil"/>
            </w:tcBorders>
            <w:shd w:val="clear" w:color="auto" w:fill="FFFFFF" w:themeFill="background1"/>
            <w:noWrap w:val="0"/>
            <w:vAlign w:val="center"/>
          </w:tcPr>
          <w:p w14:paraId="16DDBAA4">
            <w:pPr>
              <w:spacing w:beforeLines="-2147483648" w:afterLines="-2147483648" w:line="240" w:lineRule="auto"/>
              <w:ind w:left="0" w:right="0"/>
              <w:jc w:val="center"/>
              <w:rPr>
                <w:rFonts w:hint="default" w:eastAsia="宋体"/>
                <w:sz w:val="21"/>
                <w:szCs w:val="21"/>
                <w:highlight w:val="none"/>
                <w:lang w:val="en-US" w:eastAsia="zh-CN"/>
                <w:rPrChange w:id="2144"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145" w:author="lg" w:date="2026-01-14T17:24:29Z">
                  <w:rPr>
                    <w:rFonts w:hint="eastAsia"/>
                    <w:sz w:val="18"/>
                    <w:szCs w:val="18"/>
                    <w:highlight w:val="none"/>
                    <w:lang w:val="en-US" w:eastAsia="zh-CN"/>
                  </w:rPr>
                </w:rPrChange>
              </w:rPr>
              <w:t>14.25</w:t>
            </w:r>
          </w:p>
        </w:tc>
        <w:tc>
          <w:tcPr>
            <w:tcW w:w="0" w:type="auto"/>
            <w:tcBorders>
              <w:tl2br w:val="nil"/>
              <w:tr2bl w:val="nil"/>
            </w:tcBorders>
            <w:shd w:val="clear" w:color="auto" w:fill="FFFFFF" w:themeFill="background1"/>
            <w:noWrap w:val="0"/>
            <w:vAlign w:val="center"/>
          </w:tcPr>
          <w:p w14:paraId="5F71BD4D">
            <w:pPr>
              <w:spacing w:beforeLines="-2147483648" w:afterLines="-2147483648" w:line="240" w:lineRule="auto"/>
              <w:ind w:left="0" w:right="0"/>
              <w:jc w:val="center"/>
              <w:rPr>
                <w:rFonts w:hint="eastAsia" w:eastAsia="宋体"/>
                <w:sz w:val="21"/>
                <w:szCs w:val="21"/>
                <w:highlight w:val="none"/>
                <w:lang w:val="en-US" w:eastAsia="zh-CN"/>
                <w:rPrChange w:id="2146" w:author="lg" w:date="2026-01-14T17:24:29Z">
                  <w:rPr>
                    <w:rFonts w:hint="eastAsia" w:eastAsia="宋体"/>
                    <w:sz w:val="18"/>
                    <w:szCs w:val="18"/>
                    <w:highlight w:val="none"/>
                    <w:lang w:val="en-US" w:eastAsia="zh-CN"/>
                  </w:rPr>
                </w:rPrChange>
              </w:rPr>
            </w:pPr>
            <w:r>
              <w:rPr>
                <w:rFonts w:hint="eastAsia"/>
                <w:sz w:val="21"/>
                <w:szCs w:val="21"/>
                <w:highlight w:val="none"/>
                <w:lang w:val="en-US" w:eastAsia="zh-CN"/>
                <w:rPrChange w:id="2147" w:author="lg" w:date="2026-01-14T17:24:29Z">
                  <w:rPr>
                    <w:rFonts w:hint="eastAsia"/>
                    <w:sz w:val="18"/>
                    <w:szCs w:val="18"/>
                    <w:highlight w:val="none"/>
                    <w:lang w:val="en-US" w:eastAsia="zh-CN"/>
                  </w:rPr>
                </w:rPrChange>
              </w:rPr>
              <w:t>3</w:t>
            </w:r>
          </w:p>
        </w:tc>
        <w:tc>
          <w:tcPr>
            <w:tcW w:w="0" w:type="auto"/>
            <w:tcBorders>
              <w:tl2br w:val="nil"/>
              <w:tr2bl w:val="nil"/>
            </w:tcBorders>
            <w:shd w:val="clear" w:color="auto" w:fill="FFFFFF" w:themeFill="background1"/>
            <w:noWrap w:val="0"/>
            <w:vAlign w:val="center"/>
          </w:tcPr>
          <w:p w14:paraId="3C1A4331">
            <w:pPr>
              <w:spacing w:beforeLines="-2147483648" w:afterLines="-2147483648"/>
              <w:jc w:val="center"/>
              <w:rPr>
                <w:rFonts w:hint="default" w:eastAsia="宋体"/>
                <w:sz w:val="21"/>
                <w:szCs w:val="21"/>
                <w:highlight w:val="none"/>
                <w:lang w:val="en-US" w:eastAsia="zh-CN"/>
                <w:rPrChange w:id="2148"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149" w:author="lg" w:date="2026-01-14T17:24:29Z">
                  <w:rPr>
                    <w:rFonts w:hint="eastAsia"/>
                    <w:sz w:val="18"/>
                    <w:szCs w:val="18"/>
                    <w:highlight w:val="none"/>
                    <w:lang w:val="en-US" w:eastAsia="zh-CN"/>
                  </w:rPr>
                </w:rPrChange>
              </w:rPr>
              <w:t>4.75</w:t>
            </w:r>
          </w:p>
        </w:tc>
        <w:tc>
          <w:tcPr>
            <w:tcW w:w="560" w:type="dxa"/>
            <w:tcBorders>
              <w:tl2br w:val="nil"/>
              <w:tr2bl w:val="nil"/>
            </w:tcBorders>
            <w:shd w:val="clear" w:color="auto" w:fill="FFFFFF" w:themeFill="background1"/>
            <w:noWrap w:val="0"/>
            <w:vAlign w:val="center"/>
          </w:tcPr>
          <w:p w14:paraId="13DE6A1F">
            <w:pPr>
              <w:spacing w:beforeLines="-2147483648" w:afterLines="-2147483648"/>
              <w:jc w:val="center"/>
              <w:rPr>
                <w:rFonts w:hint="default" w:eastAsia="宋体"/>
                <w:sz w:val="21"/>
                <w:szCs w:val="21"/>
                <w:highlight w:val="none"/>
                <w:lang w:val="en-US" w:eastAsia="zh-CN"/>
                <w:rPrChange w:id="2150"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151" w:author="lg" w:date="2026-01-14T17:24:29Z">
                  <w:rPr>
                    <w:rFonts w:hint="eastAsia"/>
                    <w:sz w:val="18"/>
                    <w:szCs w:val="18"/>
                    <w:highlight w:val="none"/>
                    <w:lang w:val="en-US" w:eastAsia="zh-CN"/>
                  </w:rPr>
                </w:rPrChange>
              </w:rPr>
              <w:t>0.2474</w:t>
            </w:r>
          </w:p>
        </w:tc>
        <w:tc>
          <w:tcPr>
            <w:tcW w:w="778" w:type="dxa"/>
            <w:tcBorders>
              <w:tl2br w:val="nil"/>
              <w:tr2bl w:val="nil"/>
            </w:tcBorders>
            <w:shd w:val="clear" w:color="auto" w:fill="FFFFFF" w:themeFill="background1"/>
            <w:noWrap w:val="0"/>
            <w:vAlign w:val="center"/>
          </w:tcPr>
          <w:p w14:paraId="3FC7B87D">
            <w:pPr>
              <w:spacing w:beforeLines="-2147483648" w:afterLines="-2147483648"/>
              <w:jc w:val="center"/>
              <w:rPr>
                <w:rFonts w:hint="default" w:eastAsia="宋体"/>
                <w:sz w:val="21"/>
                <w:szCs w:val="21"/>
                <w:highlight w:val="none"/>
                <w:lang w:val="en-US" w:eastAsia="zh-CN"/>
                <w:rPrChange w:id="2152"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153" w:author="lg" w:date="2026-01-14T17:24:29Z">
                  <w:rPr>
                    <w:rFonts w:hint="eastAsia"/>
                    <w:sz w:val="18"/>
                    <w:szCs w:val="18"/>
                    <w:highlight w:val="none"/>
                    <w:lang w:val="en-US" w:eastAsia="zh-CN"/>
                  </w:rPr>
                </w:rPrChange>
              </w:rPr>
              <w:t>0.8597</w:t>
            </w:r>
          </w:p>
        </w:tc>
      </w:tr>
      <w:tr w14:paraId="07B478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0" w:type="auto"/>
            <w:tcBorders>
              <w:tl2br w:val="nil"/>
              <w:tr2bl w:val="nil"/>
            </w:tcBorders>
            <w:shd w:val="clear" w:color="auto" w:fill="FFFFFF" w:themeFill="background1"/>
            <w:noWrap w:val="0"/>
            <w:vAlign w:val="top"/>
          </w:tcPr>
          <w:p w14:paraId="488112F4">
            <w:pPr>
              <w:spacing w:beforeLines="-2147483648" w:afterLines="-2147483648" w:line="240" w:lineRule="auto"/>
              <w:ind w:left="0" w:right="0"/>
              <w:jc w:val="center"/>
              <w:rPr>
                <w:del w:id="2154" w:author="lg" w:date="2026-01-13T15:49:11Z"/>
                <w:rFonts w:hint="eastAsia"/>
                <w:sz w:val="21"/>
                <w:szCs w:val="21"/>
                <w:highlight w:val="none"/>
                <w:lang w:val="en-US" w:eastAsia="zh-CN"/>
                <w:rPrChange w:id="2155" w:author="lg" w:date="2026-01-14T17:24:29Z">
                  <w:rPr>
                    <w:del w:id="2156" w:author="lg" w:date="2026-01-13T15:49:11Z"/>
                    <w:rFonts w:hint="eastAsia"/>
                    <w:sz w:val="18"/>
                    <w:szCs w:val="18"/>
                    <w:highlight w:val="none"/>
                    <w:lang w:val="en-US" w:eastAsia="zh-CN"/>
                  </w:rPr>
                </w:rPrChange>
              </w:rPr>
            </w:pPr>
            <w:r>
              <w:rPr>
                <w:rFonts w:hint="eastAsia"/>
                <w:sz w:val="21"/>
                <w:szCs w:val="21"/>
                <w:highlight w:val="none"/>
                <w:lang w:val="en-US" w:eastAsia="zh-CN"/>
                <w:rPrChange w:id="2157" w:author="lg" w:date="2026-01-14T17:24:29Z">
                  <w:rPr>
                    <w:rFonts w:hint="eastAsia"/>
                    <w:sz w:val="18"/>
                    <w:szCs w:val="18"/>
                    <w:highlight w:val="none"/>
                    <w:lang w:val="en-US" w:eastAsia="zh-CN"/>
                  </w:rPr>
                </w:rPrChange>
              </w:rPr>
              <w:t>误差</w:t>
            </w:r>
          </w:p>
          <w:p w14:paraId="5B97E802">
            <w:pPr>
              <w:spacing w:beforeLines="-2147483648" w:afterLines="-2147483648" w:line="240" w:lineRule="auto"/>
              <w:ind w:left="0" w:right="0"/>
              <w:jc w:val="center"/>
              <w:rPr>
                <w:rFonts w:hint="default"/>
                <w:sz w:val="21"/>
                <w:szCs w:val="21"/>
                <w:highlight w:val="none"/>
                <w:lang w:val="en-US" w:eastAsia="zh-CN"/>
                <w:rPrChange w:id="2158" w:author="lg" w:date="2026-01-14T17:24:29Z">
                  <w:rPr>
                    <w:rFonts w:hint="default"/>
                    <w:sz w:val="18"/>
                    <w:szCs w:val="18"/>
                    <w:highlight w:val="none"/>
                    <w:lang w:val="en-US" w:eastAsia="zh-CN"/>
                  </w:rPr>
                </w:rPrChange>
              </w:rPr>
            </w:pPr>
            <w:del w:id="2159" w:author="lg" w:date="2026-01-13T15:49:10Z">
              <w:r>
                <w:rPr>
                  <w:rFonts w:hint="eastAsia"/>
                  <w:sz w:val="21"/>
                  <w:szCs w:val="21"/>
                  <w:highlight w:val="none"/>
                  <w:lang w:val="en-US" w:eastAsia="zh-CN"/>
                  <w:rPrChange w:id="2160" w:author="lg" w:date="2026-01-14T17:24:29Z">
                    <w:rPr>
                      <w:rFonts w:hint="eastAsia"/>
                      <w:sz w:val="18"/>
                      <w:szCs w:val="18"/>
                      <w:highlight w:val="none"/>
                      <w:lang w:val="en-US" w:eastAsia="zh-CN"/>
                    </w:rPr>
                  </w:rPrChange>
                </w:rPr>
                <w:delText>Error</w:delText>
              </w:r>
            </w:del>
          </w:p>
        </w:tc>
        <w:tc>
          <w:tcPr>
            <w:tcW w:w="0" w:type="auto"/>
            <w:tcBorders>
              <w:tl2br w:val="nil"/>
              <w:tr2bl w:val="nil"/>
            </w:tcBorders>
            <w:shd w:val="clear" w:color="auto" w:fill="FFFFFF" w:themeFill="background1"/>
            <w:noWrap w:val="0"/>
            <w:vAlign w:val="center"/>
          </w:tcPr>
          <w:p w14:paraId="305D379E">
            <w:pPr>
              <w:spacing w:beforeLines="-2147483648" w:afterLines="-2147483648" w:line="240" w:lineRule="auto"/>
              <w:ind w:left="0" w:right="0"/>
              <w:jc w:val="center"/>
              <w:rPr>
                <w:rFonts w:hint="default"/>
                <w:sz w:val="21"/>
                <w:szCs w:val="21"/>
                <w:highlight w:val="none"/>
                <w:lang w:val="en-US" w:eastAsia="zh-CN"/>
                <w:rPrChange w:id="2161" w:author="lg" w:date="2026-01-14T17:24:29Z">
                  <w:rPr>
                    <w:rFonts w:hint="default"/>
                    <w:sz w:val="18"/>
                    <w:szCs w:val="18"/>
                    <w:highlight w:val="none"/>
                    <w:lang w:val="en-US" w:eastAsia="zh-CN"/>
                  </w:rPr>
                </w:rPrChange>
              </w:rPr>
            </w:pPr>
            <w:r>
              <w:rPr>
                <w:rFonts w:hint="eastAsia"/>
                <w:sz w:val="21"/>
                <w:szCs w:val="21"/>
                <w:highlight w:val="none"/>
                <w:lang w:val="en-US" w:eastAsia="zh-CN"/>
                <w:rPrChange w:id="2162" w:author="lg" w:date="2026-01-14T17:24:29Z">
                  <w:rPr>
                    <w:rFonts w:hint="eastAsia"/>
                    <w:sz w:val="18"/>
                    <w:szCs w:val="18"/>
                    <w:highlight w:val="none"/>
                    <w:lang w:val="en-US" w:eastAsia="zh-CN"/>
                  </w:rPr>
                </w:rPrChange>
              </w:rPr>
              <w:t>76.80</w:t>
            </w:r>
          </w:p>
        </w:tc>
        <w:tc>
          <w:tcPr>
            <w:tcW w:w="0" w:type="auto"/>
            <w:tcBorders>
              <w:tl2br w:val="nil"/>
              <w:tr2bl w:val="nil"/>
            </w:tcBorders>
            <w:shd w:val="clear" w:color="auto" w:fill="FFFFFF" w:themeFill="background1"/>
            <w:noWrap w:val="0"/>
            <w:vAlign w:val="center"/>
          </w:tcPr>
          <w:p w14:paraId="11638E94">
            <w:pPr>
              <w:spacing w:before="100" w:beforeLines="-2147483648" w:beforeAutospacing="1" w:after="100" w:afterLines="-2147483648" w:afterAutospacing="1" w:line="240" w:lineRule="auto"/>
              <w:ind w:left="0" w:right="0"/>
              <w:jc w:val="center"/>
              <w:rPr>
                <w:rFonts w:hint="default"/>
                <w:sz w:val="21"/>
                <w:szCs w:val="21"/>
                <w:highlight w:val="none"/>
                <w:lang w:val="en-US" w:eastAsia="zh-CN"/>
                <w:rPrChange w:id="2163" w:author="lg" w:date="2026-01-14T17:24:29Z">
                  <w:rPr>
                    <w:rFonts w:hint="default"/>
                    <w:sz w:val="18"/>
                    <w:szCs w:val="18"/>
                    <w:highlight w:val="none"/>
                    <w:lang w:val="en-US" w:eastAsia="zh-CN"/>
                  </w:rPr>
                </w:rPrChange>
              </w:rPr>
            </w:pPr>
            <w:r>
              <w:rPr>
                <w:rFonts w:hint="eastAsia"/>
                <w:sz w:val="21"/>
                <w:szCs w:val="21"/>
                <w:highlight w:val="none"/>
                <w:lang w:val="en-US" w:eastAsia="zh-CN"/>
                <w:rPrChange w:id="2164" w:author="lg" w:date="2026-01-14T17:24:29Z">
                  <w:rPr>
                    <w:rFonts w:hint="eastAsia"/>
                    <w:sz w:val="18"/>
                    <w:szCs w:val="18"/>
                    <w:highlight w:val="none"/>
                    <w:lang w:val="en-US" w:eastAsia="zh-CN"/>
                  </w:rPr>
                </w:rPrChange>
              </w:rPr>
              <w:t>4</w:t>
            </w:r>
          </w:p>
        </w:tc>
        <w:tc>
          <w:tcPr>
            <w:tcW w:w="0" w:type="auto"/>
            <w:tcBorders>
              <w:tl2br w:val="nil"/>
              <w:tr2bl w:val="nil"/>
            </w:tcBorders>
            <w:shd w:val="clear" w:color="auto" w:fill="FFFFFF" w:themeFill="background1"/>
            <w:noWrap w:val="0"/>
            <w:vAlign w:val="center"/>
          </w:tcPr>
          <w:p w14:paraId="5AAF2E4D">
            <w:pPr>
              <w:spacing w:beforeLines="-2147483648" w:after="100" w:afterLines="-2147483648" w:afterAutospacing="1"/>
              <w:jc w:val="center"/>
              <w:rPr>
                <w:rFonts w:hint="default" w:eastAsia="宋体"/>
                <w:sz w:val="21"/>
                <w:szCs w:val="21"/>
                <w:highlight w:val="none"/>
                <w:lang w:val="en-US" w:eastAsia="zh-CN"/>
                <w:rPrChange w:id="2165" w:author="lg" w:date="2026-01-14T17:24:29Z">
                  <w:rPr>
                    <w:rFonts w:hint="default" w:eastAsia="宋体"/>
                    <w:sz w:val="18"/>
                    <w:szCs w:val="18"/>
                    <w:highlight w:val="none"/>
                    <w:lang w:val="en-US" w:eastAsia="zh-CN"/>
                  </w:rPr>
                </w:rPrChange>
              </w:rPr>
            </w:pPr>
            <w:r>
              <w:rPr>
                <w:rFonts w:hint="eastAsia"/>
                <w:sz w:val="21"/>
                <w:szCs w:val="21"/>
                <w:highlight w:val="none"/>
                <w:lang w:val="en-US" w:eastAsia="zh-CN"/>
                <w:rPrChange w:id="2166" w:author="lg" w:date="2026-01-14T17:24:29Z">
                  <w:rPr>
                    <w:rFonts w:hint="eastAsia"/>
                    <w:sz w:val="18"/>
                    <w:szCs w:val="18"/>
                    <w:highlight w:val="none"/>
                    <w:lang w:val="en-US" w:eastAsia="zh-CN"/>
                  </w:rPr>
                </w:rPrChange>
              </w:rPr>
              <w:t>19.20</w:t>
            </w:r>
          </w:p>
        </w:tc>
        <w:tc>
          <w:tcPr>
            <w:tcW w:w="560" w:type="dxa"/>
            <w:tcBorders>
              <w:tl2br w:val="nil"/>
              <w:tr2bl w:val="nil"/>
            </w:tcBorders>
            <w:shd w:val="clear" w:color="auto" w:fill="FFFFFF" w:themeFill="background1"/>
            <w:noWrap w:val="0"/>
            <w:vAlign w:val="center"/>
          </w:tcPr>
          <w:p w14:paraId="6D6B26CC">
            <w:pPr>
              <w:spacing w:beforeLines="-2147483648" w:afterLines="-2147483648"/>
              <w:jc w:val="center"/>
              <w:rPr>
                <w:rFonts w:hint="default"/>
                <w:sz w:val="21"/>
                <w:szCs w:val="21"/>
                <w:highlight w:val="none"/>
                <w:rPrChange w:id="2167" w:author="lg" w:date="2026-01-14T17:24:29Z">
                  <w:rPr>
                    <w:rFonts w:hint="default"/>
                    <w:sz w:val="18"/>
                    <w:szCs w:val="18"/>
                    <w:highlight w:val="none"/>
                  </w:rPr>
                </w:rPrChange>
              </w:rPr>
            </w:pPr>
          </w:p>
        </w:tc>
        <w:tc>
          <w:tcPr>
            <w:tcW w:w="778" w:type="dxa"/>
            <w:tcBorders>
              <w:tl2br w:val="nil"/>
              <w:tr2bl w:val="nil"/>
            </w:tcBorders>
            <w:shd w:val="clear" w:color="auto" w:fill="FFFFFF" w:themeFill="background1"/>
            <w:noWrap w:val="0"/>
            <w:vAlign w:val="center"/>
          </w:tcPr>
          <w:p w14:paraId="0EF48C3E">
            <w:pPr>
              <w:spacing w:beforeLines="-2147483648" w:afterLines="-2147483648"/>
              <w:jc w:val="center"/>
              <w:rPr>
                <w:rFonts w:hint="default"/>
                <w:sz w:val="21"/>
                <w:szCs w:val="21"/>
                <w:highlight w:val="none"/>
                <w:rPrChange w:id="2168" w:author="lg" w:date="2026-01-14T17:24:29Z">
                  <w:rPr>
                    <w:rFonts w:hint="default"/>
                    <w:sz w:val="18"/>
                    <w:szCs w:val="18"/>
                    <w:highlight w:val="none"/>
                  </w:rPr>
                </w:rPrChange>
              </w:rPr>
            </w:pPr>
          </w:p>
        </w:tc>
      </w:tr>
      <w:tr w14:paraId="45A137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0" w:type="dxa"/>
            <w:bottom w:w="0" w:type="dxa"/>
            <w:right w:w="0" w:type="dxa"/>
          </w:tblCellMar>
        </w:tblPrEx>
        <w:trPr>
          <w:cantSplit/>
          <w:jc w:val="center"/>
        </w:trPr>
        <w:tc>
          <w:tcPr>
            <w:tcW w:w="0" w:type="auto"/>
            <w:tcBorders>
              <w:tl2br w:val="nil"/>
              <w:tr2bl w:val="nil"/>
            </w:tcBorders>
            <w:shd w:val="clear" w:color="auto" w:fill="FFFFFF" w:themeFill="background1"/>
            <w:noWrap w:val="0"/>
            <w:vAlign w:val="top"/>
          </w:tcPr>
          <w:p w14:paraId="166BD47B">
            <w:pPr>
              <w:spacing w:beforeLines="-2147483648" w:afterLines="-2147483648" w:line="240" w:lineRule="auto"/>
              <w:ind w:left="0" w:right="0"/>
              <w:jc w:val="center"/>
              <w:rPr>
                <w:del w:id="2169" w:author="lg" w:date="2026-01-13T15:49:14Z"/>
                <w:rFonts w:hint="eastAsia"/>
                <w:sz w:val="21"/>
                <w:szCs w:val="21"/>
                <w:highlight w:val="none"/>
                <w:lang w:val="en-US" w:eastAsia="zh-CN"/>
                <w:rPrChange w:id="2170" w:author="lg" w:date="2026-01-14T17:24:29Z">
                  <w:rPr>
                    <w:del w:id="2171" w:author="lg" w:date="2026-01-13T15:49:14Z"/>
                    <w:rFonts w:hint="eastAsia"/>
                    <w:sz w:val="18"/>
                    <w:szCs w:val="18"/>
                    <w:highlight w:val="none"/>
                    <w:lang w:val="en-US" w:eastAsia="zh-CN"/>
                  </w:rPr>
                </w:rPrChange>
              </w:rPr>
            </w:pPr>
            <w:r>
              <w:rPr>
                <w:rFonts w:hint="eastAsia"/>
                <w:sz w:val="21"/>
                <w:szCs w:val="21"/>
                <w:highlight w:val="none"/>
                <w:lang w:val="en-US" w:eastAsia="zh-CN"/>
                <w:rPrChange w:id="2172" w:author="lg" w:date="2026-01-14T17:24:29Z">
                  <w:rPr>
                    <w:rFonts w:hint="eastAsia"/>
                    <w:sz w:val="18"/>
                    <w:szCs w:val="18"/>
                    <w:highlight w:val="none"/>
                    <w:lang w:val="en-US" w:eastAsia="zh-CN"/>
                  </w:rPr>
                </w:rPrChange>
              </w:rPr>
              <w:t>总和</w:t>
            </w:r>
          </w:p>
          <w:p w14:paraId="5EBC0F1F">
            <w:pPr>
              <w:spacing w:beforeLines="-2147483648" w:afterLines="-2147483648" w:line="240" w:lineRule="auto"/>
              <w:ind w:left="0" w:right="0"/>
              <w:jc w:val="center"/>
              <w:rPr>
                <w:rFonts w:hint="default"/>
                <w:sz w:val="21"/>
                <w:szCs w:val="21"/>
                <w:highlight w:val="none"/>
                <w:lang w:val="en-US" w:eastAsia="zh-CN"/>
                <w:rPrChange w:id="2173" w:author="lg" w:date="2026-01-14T17:24:29Z">
                  <w:rPr>
                    <w:rFonts w:hint="default"/>
                    <w:sz w:val="18"/>
                    <w:szCs w:val="18"/>
                    <w:highlight w:val="none"/>
                    <w:lang w:val="en-US" w:eastAsia="zh-CN"/>
                  </w:rPr>
                </w:rPrChange>
              </w:rPr>
            </w:pPr>
            <w:del w:id="2174" w:author="lg" w:date="2026-01-13T15:49:13Z">
              <w:r>
                <w:rPr>
                  <w:rFonts w:hint="eastAsia"/>
                  <w:sz w:val="21"/>
                  <w:szCs w:val="21"/>
                  <w:highlight w:val="none"/>
                  <w:lang w:val="en-US" w:eastAsia="zh-CN"/>
                  <w:rPrChange w:id="2175" w:author="lg" w:date="2026-01-14T17:24:29Z">
                    <w:rPr>
                      <w:rFonts w:hint="eastAsia"/>
                      <w:sz w:val="18"/>
                      <w:szCs w:val="18"/>
                      <w:highlight w:val="none"/>
                      <w:lang w:val="en-US" w:eastAsia="zh-CN"/>
                    </w:rPr>
                  </w:rPrChange>
                </w:rPr>
                <w:delText>Total value</w:delText>
              </w:r>
            </w:del>
          </w:p>
        </w:tc>
        <w:tc>
          <w:tcPr>
            <w:tcW w:w="0" w:type="auto"/>
            <w:tcBorders>
              <w:tl2br w:val="nil"/>
              <w:tr2bl w:val="nil"/>
            </w:tcBorders>
            <w:shd w:val="clear" w:color="auto" w:fill="FFFFFF" w:themeFill="background1"/>
            <w:noWrap w:val="0"/>
            <w:vAlign w:val="center"/>
          </w:tcPr>
          <w:p w14:paraId="641AE915">
            <w:pPr>
              <w:spacing w:beforeLines="-2147483648" w:afterLines="-2147483648" w:line="240" w:lineRule="auto"/>
              <w:ind w:left="0" w:right="0"/>
              <w:jc w:val="center"/>
              <w:rPr>
                <w:rFonts w:hint="default"/>
                <w:sz w:val="21"/>
                <w:szCs w:val="21"/>
                <w:highlight w:val="none"/>
                <w:lang w:val="en-US" w:eastAsia="zh-CN"/>
                <w:rPrChange w:id="2176" w:author="lg" w:date="2026-01-14T17:24:29Z">
                  <w:rPr>
                    <w:rFonts w:hint="default"/>
                    <w:sz w:val="18"/>
                    <w:szCs w:val="18"/>
                    <w:highlight w:val="none"/>
                    <w:lang w:val="en-US" w:eastAsia="zh-CN"/>
                  </w:rPr>
                </w:rPrChange>
              </w:rPr>
            </w:pPr>
            <w:r>
              <w:rPr>
                <w:rFonts w:hint="eastAsia"/>
                <w:sz w:val="21"/>
                <w:szCs w:val="21"/>
                <w:highlight w:val="none"/>
                <w:lang w:val="en-US" w:eastAsia="zh-CN"/>
                <w:rPrChange w:id="2177" w:author="lg" w:date="2026-01-14T17:24:29Z">
                  <w:rPr>
                    <w:rFonts w:hint="eastAsia"/>
                    <w:sz w:val="18"/>
                    <w:szCs w:val="18"/>
                    <w:highlight w:val="none"/>
                    <w:lang w:val="en-US" w:eastAsia="zh-CN"/>
                  </w:rPr>
                </w:rPrChange>
              </w:rPr>
              <w:t>9481.53</w:t>
            </w:r>
          </w:p>
        </w:tc>
        <w:tc>
          <w:tcPr>
            <w:tcW w:w="0" w:type="auto"/>
            <w:tcBorders>
              <w:tl2br w:val="nil"/>
              <w:tr2bl w:val="nil"/>
            </w:tcBorders>
            <w:shd w:val="clear" w:color="auto" w:fill="FFFFFF" w:themeFill="background1"/>
            <w:noWrap w:val="0"/>
            <w:vAlign w:val="center"/>
          </w:tcPr>
          <w:p w14:paraId="3A87B03E">
            <w:pPr>
              <w:spacing w:beforeLines="-2147483648" w:afterLines="-2147483648" w:line="240" w:lineRule="auto"/>
              <w:ind w:left="0" w:right="0"/>
              <w:jc w:val="center"/>
              <w:rPr>
                <w:rFonts w:hint="default"/>
                <w:sz w:val="21"/>
                <w:szCs w:val="21"/>
                <w:highlight w:val="none"/>
                <w:lang w:val="en-US" w:eastAsia="zh-CN"/>
                <w:rPrChange w:id="2178" w:author="lg" w:date="2026-01-14T17:24:29Z">
                  <w:rPr>
                    <w:rFonts w:hint="default"/>
                    <w:sz w:val="18"/>
                    <w:szCs w:val="18"/>
                    <w:highlight w:val="none"/>
                    <w:lang w:val="en-US" w:eastAsia="zh-CN"/>
                  </w:rPr>
                </w:rPrChange>
              </w:rPr>
            </w:pPr>
            <w:r>
              <w:rPr>
                <w:rFonts w:hint="eastAsia"/>
                <w:sz w:val="21"/>
                <w:szCs w:val="21"/>
                <w:highlight w:val="none"/>
                <w:lang w:val="en-US" w:eastAsia="zh-CN"/>
                <w:rPrChange w:id="2179" w:author="lg" w:date="2026-01-14T17:24:29Z">
                  <w:rPr>
                    <w:rFonts w:hint="eastAsia"/>
                    <w:sz w:val="18"/>
                    <w:szCs w:val="18"/>
                    <w:highlight w:val="none"/>
                    <w:lang w:val="en-US" w:eastAsia="zh-CN"/>
                  </w:rPr>
                </w:rPrChange>
              </w:rPr>
              <w:t>16</w:t>
            </w:r>
          </w:p>
        </w:tc>
        <w:tc>
          <w:tcPr>
            <w:tcW w:w="0" w:type="auto"/>
            <w:tcBorders>
              <w:tl2br w:val="nil"/>
              <w:tr2bl w:val="nil"/>
            </w:tcBorders>
            <w:shd w:val="clear" w:color="auto" w:fill="FFFFFF" w:themeFill="background1"/>
            <w:noWrap w:val="0"/>
            <w:vAlign w:val="center"/>
          </w:tcPr>
          <w:p w14:paraId="6C1007C7">
            <w:pPr>
              <w:spacing w:beforeLines="-2147483648" w:afterLines="-2147483648"/>
              <w:jc w:val="center"/>
              <w:rPr>
                <w:rFonts w:hint="default"/>
                <w:sz w:val="21"/>
                <w:szCs w:val="21"/>
                <w:highlight w:val="none"/>
                <w:rPrChange w:id="2180" w:author="lg" w:date="2026-01-14T17:24:29Z">
                  <w:rPr>
                    <w:rFonts w:hint="default"/>
                    <w:sz w:val="18"/>
                    <w:szCs w:val="18"/>
                    <w:highlight w:val="none"/>
                  </w:rPr>
                </w:rPrChange>
              </w:rPr>
            </w:pPr>
          </w:p>
        </w:tc>
        <w:tc>
          <w:tcPr>
            <w:tcW w:w="560" w:type="dxa"/>
            <w:tcBorders>
              <w:tl2br w:val="nil"/>
              <w:tr2bl w:val="nil"/>
            </w:tcBorders>
            <w:shd w:val="clear" w:color="auto" w:fill="FFFFFF" w:themeFill="background1"/>
            <w:noWrap w:val="0"/>
            <w:vAlign w:val="center"/>
          </w:tcPr>
          <w:p w14:paraId="5ABDD025">
            <w:pPr>
              <w:spacing w:beforeLines="-2147483648" w:afterLines="-2147483648"/>
              <w:jc w:val="center"/>
              <w:rPr>
                <w:rFonts w:hint="default"/>
                <w:sz w:val="21"/>
                <w:szCs w:val="21"/>
                <w:highlight w:val="none"/>
                <w:rPrChange w:id="2181" w:author="lg" w:date="2026-01-14T17:24:29Z">
                  <w:rPr>
                    <w:rFonts w:hint="default"/>
                    <w:sz w:val="18"/>
                    <w:szCs w:val="18"/>
                    <w:highlight w:val="none"/>
                  </w:rPr>
                </w:rPrChange>
              </w:rPr>
            </w:pPr>
          </w:p>
        </w:tc>
        <w:tc>
          <w:tcPr>
            <w:tcW w:w="778" w:type="dxa"/>
            <w:tcBorders>
              <w:tl2br w:val="nil"/>
              <w:tr2bl w:val="nil"/>
            </w:tcBorders>
            <w:shd w:val="clear" w:color="auto" w:fill="FFFFFF" w:themeFill="background1"/>
            <w:noWrap w:val="0"/>
            <w:vAlign w:val="center"/>
          </w:tcPr>
          <w:p w14:paraId="7E805EBB">
            <w:pPr>
              <w:spacing w:beforeLines="-2147483648" w:afterLines="-2147483648"/>
              <w:jc w:val="center"/>
              <w:rPr>
                <w:rFonts w:hint="default"/>
                <w:sz w:val="21"/>
                <w:szCs w:val="21"/>
                <w:highlight w:val="none"/>
                <w:rPrChange w:id="2182" w:author="lg" w:date="2026-01-14T17:24:29Z">
                  <w:rPr>
                    <w:rFonts w:hint="default"/>
                    <w:sz w:val="18"/>
                    <w:szCs w:val="18"/>
                    <w:highlight w:val="none"/>
                  </w:rPr>
                </w:rPrChange>
              </w:rPr>
            </w:pPr>
          </w:p>
        </w:tc>
      </w:tr>
    </w:tbl>
    <w:p w14:paraId="1A2AF0E6">
      <w:pPr>
        <w:spacing w:before="0" w:beforeLines="0" w:after="0" w:afterLines="0"/>
        <w:ind w:firstLine="0"/>
        <w:jc w:val="both"/>
        <w:rPr>
          <w:rFonts w:hint="eastAsia"/>
          <w:lang w:val="en-US" w:eastAsia="zh-CN"/>
        </w:rPr>
        <w:pPrChange w:id="2183" w:author="lg" w:date="2026-01-14T15:39:34Z">
          <w:pPr>
            <w:spacing w:before="0" w:beforeLines="0" w:after="0" w:afterLines="0"/>
            <w:ind w:firstLine="420"/>
            <w:jc w:val="both"/>
          </w:pPr>
        </w:pPrChange>
      </w:pPr>
    </w:p>
    <w:p w14:paraId="59B59C0C">
      <w:pPr>
        <w:spacing w:before="0" w:beforeLines="0" w:after="0" w:afterLines="0"/>
        <w:ind w:firstLine="420"/>
        <w:jc w:val="both"/>
        <w:rPr>
          <w:rFonts w:hint="eastAsia"/>
          <w:highlight w:val="none"/>
          <w:lang w:val="en-US" w:eastAsia="zh-CN"/>
        </w:rPr>
      </w:pPr>
      <w:r>
        <w:rPr>
          <w:rFonts w:hint="eastAsia"/>
          <w:lang w:val="en-US" w:eastAsia="zh-CN"/>
        </w:rPr>
        <w:t>采用Design-Expert软件建立预测模型，图13显示了在喂入深度</w:t>
      </w:r>
      <w:r>
        <w:rPr>
          <w:lang w:val="en-US" w:eastAsia="zh-CN"/>
        </w:rPr>
        <w:t xml:space="preserve">为 </w:t>
      </w:r>
      <w:r>
        <w:rPr>
          <w:rFonts w:hint="eastAsia"/>
          <w:lang w:val="en-US" w:eastAsia="zh-CN"/>
        </w:rPr>
        <w:t>3mm</w:t>
      </w:r>
      <w:r>
        <w:rPr>
          <w:lang w:val="en-US" w:eastAsia="zh-CN"/>
        </w:rPr>
        <w:t>、2</w:t>
      </w:r>
      <w:r>
        <w:rPr>
          <w:rFonts w:hint="eastAsia"/>
          <w:lang w:val="en-US" w:eastAsia="zh-CN"/>
        </w:rPr>
        <w:t>4mm</w:t>
      </w:r>
      <w:r>
        <w:rPr>
          <w:lang w:val="en-US" w:eastAsia="zh-CN"/>
        </w:rPr>
        <w:t>和</w:t>
      </w:r>
      <w:r>
        <w:rPr>
          <w:rFonts w:hint="eastAsia"/>
          <w:lang w:val="en-US" w:eastAsia="zh-CN"/>
        </w:rPr>
        <w:t>45mm</w:t>
      </w:r>
      <w:r>
        <w:rPr>
          <w:lang w:val="en-US" w:eastAsia="zh-CN"/>
        </w:rPr>
        <w:t>时</w:t>
      </w:r>
      <w:r>
        <w:rPr>
          <w:rFonts w:hint="eastAsia"/>
          <w:lang w:val="en-US" w:eastAsia="zh-CN"/>
        </w:rPr>
        <w:t>，</w:t>
      </w:r>
      <w:r>
        <w:rPr>
          <w:lang w:val="en-US" w:eastAsia="zh-CN"/>
        </w:rPr>
        <w:t>采摘</w:t>
      </w:r>
      <w:r>
        <w:rPr>
          <w:highlight w:val="none"/>
          <w:lang w:val="en-US" w:eastAsia="zh-CN"/>
        </w:rPr>
        <w:t>成功率与</w:t>
      </w:r>
      <w:r>
        <w:rPr>
          <w:rFonts w:hint="eastAsia"/>
          <w:highlight w:val="none"/>
          <w:lang w:val="en-US" w:eastAsia="zh-CN"/>
        </w:rPr>
        <w:t>采摘方向、剪切角度</w:t>
      </w:r>
      <w:r>
        <w:rPr>
          <w:rFonts w:hint="default"/>
          <w:highlight w:val="none"/>
          <w:lang w:val="en-US" w:eastAsia="zh-CN"/>
        </w:rPr>
        <w:t>的变化趋势。</w:t>
      </w:r>
      <w:r>
        <w:rPr>
          <w:rFonts w:hint="eastAsia"/>
          <w:highlight w:val="none"/>
          <w:lang w:val="en-US" w:eastAsia="zh-CN"/>
        </w:rPr>
        <w:t>由图13a可知，在</w:t>
      </w:r>
      <w:bookmarkStart w:id="45" w:name="OLE_LINK53"/>
      <w:r>
        <w:rPr>
          <w:rFonts w:hint="eastAsia"/>
          <w:highlight w:val="none"/>
          <w:lang w:val="en-US" w:eastAsia="zh-CN"/>
        </w:rPr>
        <w:t>喂入</w:t>
      </w:r>
      <w:bookmarkEnd w:id="45"/>
      <w:r>
        <w:rPr>
          <w:rFonts w:hint="eastAsia"/>
          <w:highlight w:val="none"/>
          <w:lang w:val="en-US" w:eastAsia="zh-CN"/>
        </w:rPr>
        <w:t>深度为 3 mm 时，当采摘方向固定，采摘成功率随剪切角度的减小呈现先上升后缓慢下降的趋势；而在剪切角度固定时，采摘成功率基本上不随采摘方向的变化而变化。整体而言，在喂入深度为 3 mm、剪切角度为 0°、采摘方向为 0°~90°的工况下，采摘成功率取得最高值，约达 80%。该成功率相对较低，主要归因于较小的喂入深度易导致果梗从夹剪机构中滑脱，从而造成采摘失败。</w:t>
      </w:r>
    </w:p>
    <w:p w14:paraId="30D6E42B">
      <w:pPr>
        <w:spacing w:before="0" w:beforeLines="0" w:after="0" w:afterLines="0"/>
        <w:ind w:firstLine="420"/>
        <w:jc w:val="both"/>
        <w:rPr>
          <w:rFonts w:hint="default"/>
          <w:lang w:val="en-US" w:eastAsia="zh-CN"/>
        </w:rPr>
      </w:pPr>
      <w:r>
        <w:rPr>
          <w:rFonts w:hint="eastAsia"/>
          <w:lang w:val="en-US" w:eastAsia="zh-CN"/>
        </w:rPr>
        <w:t>由图13b可见，在</w:t>
      </w:r>
      <w:r>
        <w:rPr>
          <w:rFonts w:hint="eastAsia"/>
          <w:highlight w:val="none"/>
          <w:lang w:val="en-US" w:eastAsia="zh-CN"/>
        </w:rPr>
        <w:t>喂入</w:t>
      </w:r>
      <w:r>
        <w:rPr>
          <w:rFonts w:hint="eastAsia"/>
          <w:lang w:val="en-US" w:eastAsia="zh-CN"/>
        </w:rPr>
        <w:t>深度为24mm时，当采摘方向</w:t>
      </w:r>
      <w:r>
        <w:rPr>
          <w:rFonts w:hint="eastAsia"/>
          <w:highlight w:val="none"/>
          <w:lang w:val="en-US" w:eastAsia="zh-CN"/>
        </w:rPr>
        <w:t>≤45°，采摘成功率先随剪切角度的增大呈先增后降趋势；而当采摘方向＞45°时，采摘成功率随着剪切角度的增大而不断降低，这是因为当剪切角度较大时，末端执行器呈上仰状态，夹剪机构下方的外壳随着上仰，致使它先碰撞果实而导致失败，进而降低采摘成功率。当剪切角度≥0°时，采摘成功率基本上不随采摘方向的变化而变化；当剪切角度＜0°时，采摘成功率随着采摘方向的变大而变大，因此时末端执行器处于下倾状态，较小采摘方向下夹剪机构易同时触及结果枝与结果母枝造成误剪，较大方向则多仅对准结果枝，从而提升作业成功率。总体上看，当喂入深度</w:t>
      </w:r>
      <w:r>
        <w:rPr>
          <w:highlight w:val="none"/>
          <w:lang w:val="en-US" w:eastAsia="zh-CN"/>
        </w:rPr>
        <w:t xml:space="preserve">为 </w:t>
      </w:r>
      <w:r>
        <w:rPr>
          <w:rFonts w:hint="eastAsia"/>
          <w:highlight w:val="none"/>
          <w:lang w:val="en-US" w:eastAsia="zh-CN"/>
        </w:rPr>
        <w:t>24mm，采摘方向为90°时，剪切角度＜0°时，采摘成功率达到最高，约为100%。</w:t>
      </w:r>
    </w:p>
    <w:p w14:paraId="73794EF5">
      <w:pPr>
        <w:widowControl/>
        <w:spacing w:before="0" w:beforeLines="-2147483648" w:after="0" w:afterLines="-2147483648"/>
        <w:ind w:firstLine="420" w:firstLineChars="200"/>
        <w:jc w:val="left"/>
        <w:rPr>
          <w:rFonts w:hint="default"/>
          <w:lang w:val="en-US" w:eastAsia="zh-CN"/>
        </w:rPr>
      </w:pPr>
      <w:r>
        <w:rPr>
          <w:rFonts w:hint="eastAsia"/>
          <w:lang w:val="en-US" w:eastAsia="zh-CN"/>
        </w:rPr>
        <w:t>由图13c可知，在</w:t>
      </w:r>
      <w:r>
        <w:rPr>
          <w:rFonts w:hint="eastAsia"/>
          <w:highlight w:val="none"/>
          <w:lang w:val="en-US" w:eastAsia="zh-CN"/>
        </w:rPr>
        <w:t>喂入</w:t>
      </w:r>
      <w:r>
        <w:rPr>
          <w:rFonts w:hint="eastAsia"/>
          <w:lang w:val="en-US" w:eastAsia="zh-CN"/>
        </w:rPr>
        <w:t>深度为45mm时，当</w:t>
      </w:r>
      <w:r>
        <w:rPr>
          <w:rFonts w:hint="eastAsia"/>
          <w:highlight w:val="none"/>
          <w:lang w:val="en-US" w:eastAsia="zh-CN"/>
        </w:rPr>
        <w:t>采摘方向一定</w:t>
      </w:r>
      <w:r>
        <w:rPr>
          <w:rFonts w:hint="eastAsia"/>
          <w:lang w:val="en-US" w:eastAsia="zh-CN"/>
        </w:rPr>
        <w:t>，采摘成功率随剪切角度的减小而增大；当采摘角度一定时，采摘成功率随采摘方向的增大而增大。总体上看，当喂入深度</w:t>
      </w:r>
      <w:r>
        <w:rPr>
          <w:lang w:val="en-US" w:eastAsia="zh-CN"/>
        </w:rPr>
        <w:t>为</w:t>
      </w:r>
      <w:r>
        <w:rPr>
          <w:rFonts w:hint="eastAsia"/>
          <w:lang w:val="en-US" w:eastAsia="zh-CN"/>
        </w:rPr>
        <w:t>45mm，采摘方向为90°，采摘角度为-45°时，采摘成功率达到最高，超过100%。</w:t>
      </w:r>
      <w:r>
        <w:rPr>
          <w:rFonts w:hint="eastAsia" w:ascii="Times New Roman" w:hAnsi="Times New Roman" w:eastAsia="宋体" w:cs="Times New Roman"/>
          <w:color w:val="auto"/>
          <w:kern w:val="2"/>
          <w:sz w:val="21"/>
          <w:szCs w:val="21"/>
          <w:lang w:val="en-US" w:eastAsia="zh-CN" w:bidi="ar"/>
        </w:rPr>
        <w:t>因为模型方程是机械的表现试验趋势，所以当超过一定取值时，会出现无意义值。</w:t>
      </w:r>
    </w:p>
    <w:p w14:paraId="619E0D80">
      <w:pPr>
        <w:spacing w:before="0" w:beforeLines="0" w:after="0" w:afterLines="0"/>
        <w:ind w:firstLine="420"/>
        <w:jc w:val="left"/>
        <w:rPr>
          <w:rFonts w:hint="default"/>
          <w:strike w:val="0"/>
          <w:highlight w:val="none"/>
          <w:lang w:val="en-US" w:eastAsia="zh-CN"/>
        </w:rPr>
      </w:pPr>
      <w:r>
        <w:rPr>
          <w:rFonts w:hint="eastAsia"/>
          <w:lang w:val="en-US" w:eastAsia="zh-CN"/>
        </w:rPr>
        <w:t>因此，综合分析确定最优的参数组合为：采摘方向90°，采摘角度-45°，喂入深度45mm。</w:t>
      </w:r>
      <w:r>
        <w:rPr>
          <w:rFonts w:hint="eastAsia"/>
          <w:highlight w:val="none"/>
          <w:lang w:val="en-US" w:eastAsia="zh-CN"/>
        </w:rPr>
        <w:t>在该参数组合下，进行30次采摘试验。由结果可知，</w:t>
      </w:r>
      <w:r>
        <w:rPr>
          <w:rFonts w:hint="eastAsia" w:cs="Times New Roman"/>
          <w:color w:val="000000"/>
          <w:szCs w:val="21"/>
          <w:highlight w:val="none"/>
          <w:lang w:val="en-US" w:eastAsia="zh-CN"/>
          <w:rPrChange w:id="2184" w:author="lg" w:date="2026-01-14T17:24:29Z">
            <w:rPr>
              <w:rFonts w:hint="eastAsia" w:cs="Times New Roman"/>
              <w:color w:val="000000"/>
              <w:szCs w:val="20"/>
              <w:highlight w:val="none"/>
              <w:lang w:val="en-US" w:eastAsia="zh-CN"/>
            </w:rPr>
          </w:rPrChange>
        </w:rPr>
        <w:t>结果枝</w:t>
      </w:r>
      <w:r>
        <w:rPr>
          <w:rFonts w:hint="eastAsia"/>
          <w:highlight w:val="none"/>
          <w:lang w:val="en-US" w:eastAsia="zh-CN"/>
        </w:rPr>
        <w:t>夹持、</w:t>
      </w:r>
      <w:r>
        <w:rPr>
          <w:rFonts w:hint="eastAsia" w:cs="Times New Roman"/>
          <w:color w:val="000000"/>
          <w:szCs w:val="21"/>
          <w:highlight w:val="none"/>
          <w:lang w:val="en-US" w:eastAsia="zh-CN"/>
          <w:rPrChange w:id="2185" w:author="lg" w:date="2026-01-14T17:24:29Z">
            <w:rPr>
              <w:rFonts w:hint="eastAsia" w:cs="Times New Roman"/>
              <w:color w:val="000000"/>
              <w:szCs w:val="20"/>
              <w:highlight w:val="none"/>
              <w:lang w:val="en-US" w:eastAsia="zh-CN"/>
            </w:rPr>
          </w:rPrChange>
        </w:rPr>
        <w:t>结果枝</w:t>
      </w:r>
      <w:r>
        <w:rPr>
          <w:rFonts w:hint="eastAsia"/>
          <w:highlight w:val="none"/>
          <w:lang w:val="en-US" w:eastAsia="zh-CN"/>
        </w:rPr>
        <w:t>剪切、果实收集成功率分别为100%、93%和100%，平均作业时间为3.5秒。该末端执行器作业成功率较高，作业省时，满足番石榴采摘需求。</w:t>
      </w:r>
      <w:r>
        <w:rPr>
          <w:rFonts w:hint="eastAsia"/>
          <w:strike w:val="0"/>
          <w:highlight w:val="none"/>
          <w:lang w:val="en-US" w:eastAsia="zh-CN"/>
        </w:rPr>
        <w:t>对两次试验失败案例进行分析，可知主要原因包括：(1)部分</w:t>
      </w:r>
      <w:r>
        <w:rPr>
          <w:rFonts w:hint="eastAsia" w:cs="Times New Roman"/>
          <w:color w:val="000000"/>
          <w:szCs w:val="21"/>
          <w:highlight w:val="none"/>
          <w:lang w:val="en-US" w:eastAsia="zh-CN"/>
          <w:rPrChange w:id="2186" w:author="lg" w:date="2026-01-14T17:24:29Z">
            <w:rPr>
              <w:rFonts w:hint="eastAsia" w:cs="Times New Roman"/>
              <w:color w:val="000000"/>
              <w:szCs w:val="20"/>
              <w:highlight w:val="none"/>
              <w:lang w:val="en-US" w:eastAsia="zh-CN"/>
            </w:rPr>
          </w:rPrChange>
        </w:rPr>
        <w:t>结果枝</w:t>
      </w:r>
      <w:r>
        <w:rPr>
          <w:rFonts w:hint="eastAsia"/>
          <w:strike w:val="0"/>
          <w:highlight w:val="none"/>
          <w:lang w:val="en-US" w:eastAsia="zh-CN"/>
        </w:rPr>
        <w:t>长度较短，夹剪机构无法有效夹持；(2)</w:t>
      </w:r>
      <w:r>
        <w:rPr>
          <w:rFonts w:hint="eastAsia" w:cs="Times New Roman"/>
          <w:color w:val="000000"/>
          <w:szCs w:val="21"/>
          <w:highlight w:val="none"/>
          <w:lang w:val="en-US" w:eastAsia="zh-CN"/>
          <w:rPrChange w:id="2187" w:author="lg" w:date="2026-01-14T17:24:29Z">
            <w:rPr>
              <w:rFonts w:hint="eastAsia" w:cs="Times New Roman"/>
              <w:color w:val="000000"/>
              <w:szCs w:val="20"/>
              <w:highlight w:val="none"/>
              <w:lang w:val="en-US" w:eastAsia="zh-CN"/>
            </w:rPr>
          </w:rPrChange>
        </w:rPr>
        <w:t>结果枝</w:t>
      </w:r>
      <w:r>
        <w:rPr>
          <w:rFonts w:hint="eastAsia"/>
          <w:strike w:val="0"/>
          <w:highlight w:val="none"/>
          <w:lang w:val="en-US" w:eastAsia="zh-CN"/>
        </w:rPr>
        <w:t>附近的枝条太密，夹剪机构难以伸进。在未来研究中，将进一步减小夹剪机构的厚度，以适应</w:t>
      </w:r>
      <w:r>
        <w:rPr>
          <w:rFonts w:hint="eastAsia" w:cs="Times New Roman"/>
          <w:color w:val="000000"/>
          <w:szCs w:val="21"/>
          <w:highlight w:val="none"/>
          <w:lang w:val="en-US" w:eastAsia="zh-CN"/>
          <w:rPrChange w:id="2188" w:author="lg" w:date="2026-01-14T17:24:29Z">
            <w:rPr>
              <w:rFonts w:hint="eastAsia" w:cs="Times New Roman"/>
              <w:color w:val="000000"/>
              <w:szCs w:val="20"/>
              <w:highlight w:val="none"/>
              <w:lang w:val="en-US" w:eastAsia="zh-CN"/>
            </w:rPr>
          </w:rPrChange>
        </w:rPr>
        <w:t>结果枝</w:t>
      </w:r>
      <w:r>
        <w:rPr>
          <w:rFonts w:hint="eastAsia"/>
          <w:strike w:val="0"/>
          <w:highlight w:val="none"/>
          <w:lang w:val="en-US" w:eastAsia="zh-CN"/>
        </w:rPr>
        <w:t>较短的场景。另外，将研究枝条密度适中、果实空间分布均匀的番石榴树栽培方法，降低机器人采摘作业难度。</w:t>
      </w:r>
    </w:p>
    <w:p w14:paraId="1F7BF97B">
      <w:pPr>
        <w:spacing w:before="0" w:beforeLines="0" w:after="0" w:afterLines="0"/>
        <w:ind w:firstLine="420"/>
        <w:jc w:val="left"/>
        <w:rPr>
          <w:rFonts w:hint="default"/>
          <w:strike w:val="0"/>
          <w:highlight w:val="none"/>
          <w:lang w:val="en-US" w:eastAsia="zh-CN"/>
        </w:rPr>
      </w:pPr>
    </w:p>
    <w:p w14:paraId="041EBBDF">
      <w:pPr>
        <w:spacing w:before="0" w:beforeLines="0" w:after="0" w:afterLines="0"/>
        <w:ind w:firstLine="420"/>
        <w:jc w:val="both"/>
        <w:rPr>
          <w:rFonts w:hint="default"/>
          <w:highlight w:val="none"/>
          <w:lang w:val="en-US" w:eastAsia="zh-CN"/>
        </w:rPr>
      </w:pPr>
    </w:p>
    <w:p w14:paraId="3B43E6D4">
      <w:pPr>
        <w:jc w:val="both"/>
        <w:rPr>
          <w:rFonts w:hint="eastAsia"/>
          <w:sz w:val="21"/>
          <w:szCs w:val="21"/>
          <w:highlight w:val="none"/>
          <w:lang w:val="en-US" w:eastAsia="zh-CN"/>
          <w:rPrChange w:id="2189" w:author="lg" w:date="2026-01-14T17:24:29Z">
            <w:rPr>
              <w:rFonts w:hint="eastAsia"/>
              <w:sz w:val="18"/>
              <w:szCs w:val="18"/>
              <w:highlight w:val="none"/>
              <w:lang w:val="en-US" w:eastAsia="zh-CN"/>
            </w:rPr>
          </w:rPrChange>
        </w:rPr>
        <w:sectPr>
          <w:type w:val="continuous"/>
          <w:pgSz w:w="11906" w:h="14740"/>
          <w:pgMar w:top="1134" w:right="1134" w:bottom="1134" w:left="1134" w:header="851" w:footer="992" w:gutter="0"/>
          <w:cols w:equalWidth="0" w:num="2">
            <w:col w:w="4607" w:space="425"/>
            <w:col w:w="4606"/>
          </w:cols>
          <w:rtlGutter w:val="0"/>
          <w:docGrid w:type="lines" w:linePitch="312" w:charSpace="0"/>
        </w:sectPr>
      </w:pPr>
    </w:p>
    <w:p w14:paraId="1D4ED411">
      <w:pPr>
        <w:jc w:val="both"/>
        <w:rPr>
          <w:rFonts w:hint="eastAsia"/>
          <w:sz w:val="21"/>
          <w:szCs w:val="21"/>
          <w:highlight w:val="none"/>
          <w:lang w:val="en-US" w:eastAsia="zh-CN"/>
          <w:rPrChange w:id="2190" w:author="lg" w:date="2026-01-14T17:24:29Z">
            <w:rPr>
              <w:rFonts w:hint="eastAsia"/>
              <w:sz w:val="18"/>
              <w:szCs w:val="18"/>
              <w:highlight w:val="none"/>
              <w:lang w:val="en-US" w:eastAsia="zh-CN"/>
            </w:rPr>
          </w:rPrChange>
        </w:rPr>
      </w:pPr>
    </w:p>
    <w:p w14:paraId="298FAABE">
      <w:pPr>
        <w:jc w:val="center"/>
        <w:rPr>
          <w:rFonts w:hint="eastAsia"/>
          <w:sz w:val="21"/>
          <w:szCs w:val="21"/>
          <w:highlight w:val="none"/>
          <w:lang w:val="en-US" w:eastAsia="zh-CN"/>
          <w:rPrChange w:id="2191" w:author="lg" w:date="2026-01-14T17:24:29Z">
            <w:rPr>
              <w:rFonts w:hint="eastAsia"/>
              <w:sz w:val="18"/>
              <w:szCs w:val="18"/>
              <w:highlight w:val="none"/>
              <w:lang w:val="en-US" w:eastAsia="zh-CN"/>
            </w:rPr>
          </w:rPrChange>
        </w:rPr>
      </w:pPr>
      <w:r>
        <w:rPr>
          <w:rFonts w:hint="eastAsia"/>
          <w:sz w:val="21"/>
          <w:szCs w:val="21"/>
          <w:highlight w:val="none"/>
          <w:lang w:val="en-US" w:eastAsia="zh-CN"/>
          <w:rPrChange w:id="2193" w:author="lg" w:date="2026-01-14T17:24:29Z">
            <w:rPr>
              <w:rFonts w:hint="eastAsia"/>
              <w:sz w:val="18"/>
              <w:szCs w:val="18"/>
              <w:highlight w:val="none"/>
              <w:lang w:val="en-US" w:eastAsia="zh-CN"/>
            </w:rPr>
          </w:rPrChange>
        </w:rPr>
        <w:drawing>
          <wp:inline distT="0" distB="0" distL="114300" distR="114300">
            <wp:extent cx="2004060" cy="1709420"/>
            <wp:effectExtent l="0" t="0" r="2540" b="5080"/>
            <wp:docPr id="36" name="图片 36" descr="响应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响应面图"/>
                    <pic:cNvPicPr>
                      <a:picLocks noChangeAspect="1"/>
                    </pic:cNvPicPr>
                  </pic:nvPicPr>
                  <pic:blipFill>
                    <a:blip r:embed="rId35"/>
                    <a:stretch>
                      <a:fillRect/>
                    </a:stretch>
                  </pic:blipFill>
                  <pic:spPr>
                    <a:xfrm>
                      <a:off x="0" y="0"/>
                      <a:ext cx="2004060" cy="1709420"/>
                    </a:xfrm>
                    <a:prstGeom prst="rect">
                      <a:avLst/>
                    </a:prstGeom>
                  </pic:spPr>
                </pic:pic>
              </a:graphicData>
            </a:graphic>
          </wp:inline>
        </w:drawing>
      </w:r>
      <w:r>
        <w:rPr>
          <w:rFonts w:hint="eastAsia"/>
          <w:sz w:val="21"/>
          <w:szCs w:val="21"/>
          <w:highlight w:val="none"/>
          <w:lang w:val="en-US" w:eastAsia="zh-CN"/>
          <w:rPrChange w:id="2195" w:author="lg" w:date="2026-01-14T17:24:29Z">
            <w:rPr>
              <w:rFonts w:hint="eastAsia"/>
              <w:sz w:val="18"/>
              <w:szCs w:val="18"/>
              <w:highlight w:val="none"/>
              <w:lang w:val="en-US" w:eastAsia="zh-CN"/>
            </w:rPr>
          </w:rPrChange>
        </w:rPr>
        <w:drawing>
          <wp:inline distT="0" distB="0" distL="114300" distR="114300">
            <wp:extent cx="2038350" cy="1710055"/>
            <wp:effectExtent l="0" t="0" r="6350" b="4445"/>
            <wp:docPr id="37" name="图片 37" descr="响应面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响应面图2"/>
                    <pic:cNvPicPr>
                      <a:picLocks noChangeAspect="1"/>
                    </pic:cNvPicPr>
                  </pic:nvPicPr>
                  <pic:blipFill>
                    <a:blip r:embed="rId36"/>
                    <a:srcRect l="16158"/>
                    <a:stretch>
                      <a:fillRect/>
                    </a:stretch>
                  </pic:blipFill>
                  <pic:spPr>
                    <a:xfrm>
                      <a:off x="0" y="0"/>
                      <a:ext cx="2038350" cy="1710055"/>
                    </a:xfrm>
                    <a:prstGeom prst="rect">
                      <a:avLst/>
                    </a:prstGeom>
                  </pic:spPr>
                </pic:pic>
              </a:graphicData>
            </a:graphic>
          </wp:inline>
        </w:drawing>
      </w:r>
      <w:r>
        <w:rPr>
          <w:rFonts w:hint="eastAsia"/>
          <w:sz w:val="21"/>
          <w:szCs w:val="21"/>
          <w:highlight w:val="none"/>
          <w:lang w:val="en-US" w:eastAsia="zh-CN"/>
          <w:rPrChange w:id="2197" w:author="lg" w:date="2026-01-14T17:24:29Z">
            <w:rPr>
              <w:rFonts w:hint="eastAsia"/>
              <w:sz w:val="18"/>
              <w:szCs w:val="18"/>
              <w:highlight w:val="none"/>
              <w:lang w:val="en-US" w:eastAsia="zh-CN"/>
            </w:rPr>
          </w:rPrChange>
        </w:rPr>
        <w:drawing>
          <wp:inline distT="0" distB="0" distL="114300" distR="114300">
            <wp:extent cx="2027555" cy="1713865"/>
            <wp:effectExtent l="0" t="0" r="4445" b="635"/>
            <wp:docPr id="39" name="图片 39" descr="响应面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响应面图3"/>
                    <pic:cNvPicPr>
                      <a:picLocks noChangeAspect="1"/>
                    </pic:cNvPicPr>
                  </pic:nvPicPr>
                  <pic:blipFill>
                    <a:blip r:embed="rId37"/>
                    <a:srcRect l="16800"/>
                    <a:stretch>
                      <a:fillRect/>
                    </a:stretch>
                  </pic:blipFill>
                  <pic:spPr>
                    <a:xfrm>
                      <a:off x="0" y="0"/>
                      <a:ext cx="2027555" cy="1713865"/>
                    </a:xfrm>
                    <a:prstGeom prst="rect">
                      <a:avLst/>
                    </a:prstGeom>
                  </pic:spPr>
                </pic:pic>
              </a:graphicData>
            </a:graphic>
          </wp:inline>
        </w:drawing>
      </w:r>
    </w:p>
    <w:p w14:paraId="4C6D294B">
      <w:pPr>
        <w:pStyle w:val="41"/>
        <w:spacing w:before="0" w:beforeLines="0" w:after="0" w:afterLines="0"/>
        <w:rPr>
          <w:rFonts w:hint="eastAsia"/>
          <w:b w:val="0"/>
          <w:bCs w:val="0"/>
          <w:color w:val="auto"/>
          <w:sz w:val="21"/>
          <w:szCs w:val="21"/>
          <w:highlight w:val="none"/>
          <w:shd w:val="clear" w:fill="auto"/>
          <w:lang w:val="en-US" w:eastAsia="zh-CN"/>
          <w:rPrChange w:id="2198" w:author="lg" w:date="2026-01-14T17:24:29Z">
            <w:rPr>
              <w:rFonts w:hint="eastAsia"/>
              <w:b w:val="0"/>
              <w:bCs w:val="0"/>
              <w:color w:val="auto"/>
              <w:highlight w:val="none"/>
              <w:shd w:val="clear" w:fill="auto"/>
              <w:lang w:val="en-US" w:eastAsia="zh-CN"/>
            </w:rPr>
          </w:rPrChange>
        </w:rPr>
      </w:pPr>
      <w:r>
        <w:rPr>
          <w:rFonts w:hint="default" w:eastAsia="宋体"/>
          <w:b w:val="0"/>
          <w:bCs w:val="0"/>
          <w:color w:val="auto"/>
          <w:sz w:val="21"/>
          <w:szCs w:val="21"/>
          <w:highlight w:val="none"/>
          <w:shd w:val="clear" w:fill="auto"/>
          <w:lang w:val="en-US" w:eastAsia="zh-CN"/>
          <w:rPrChange w:id="2199" w:author="lg" w:date="2026-01-14T17:24:29Z">
            <w:rPr>
              <w:rFonts w:hint="default" w:eastAsia="宋体"/>
              <w:b w:val="0"/>
              <w:bCs w:val="0"/>
              <w:color w:val="auto"/>
              <w:highlight w:val="none"/>
              <w:shd w:val="clear" w:fill="auto"/>
              <w:lang w:val="en-US" w:eastAsia="zh-CN"/>
            </w:rPr>
          </w:rPrChange>
        </w:rPr>
        <w:t xml:space="preserve">(a) </w:t>
      </w:r>
      <w:r>
        <w:rPr>
          <w:rFonts w:hint="eastAsia"/>
          <w:b w:val="0"/>
          <w:bCs w:val="0"/>
          <w:color w:val="auto"/>
          <w:sz w:val="21"/>
          <w:szCs w:val="21"/>
          <w:highlight w:val="none"/>
          <w:shd w:val="clear" w:fill="auto"/>
          <w:lang w:val="en-US" w:eastAsia="zh-CN"/>
          <w:rPrChange w:id="2200" w:author="lg" w:date="2026-01-14T17:24:29Z">
            <w:rPr>
              <w:rFonts w:hint="eastAsia"/>
              <w:b w:val="0"/>
              <w:bCs w:val="0"/>
              <w:color w:val="auto"/>
              <w:highlight w:val="none"/>
              <w:shd w:val="clear" w:fill="auto"/>
              <w:lang w:val="en-US" w:eastAsia="zh-CN"/>
            </w:rPr>
          </w:rPrChange>
        </w:rPr>
        <w:t>喂入深度3mm</w:t>
      </w:r>
      <w:r>
        <w:rPr>
          <w:rFonts w:hint="eastAsia"/>
          <w:b w:val="0"/>
          <w:bCs w:val="0"/>
          <w:color w:val="auto"/>
          <w:sz w:val="21"/>
          <w:szCs w:val="21"/>
          <w:highlight w:val="none"/>
          <w:shd w:val="clear" w:fill="auto"/>
          <w:lang w:val="en-US" w:eastAsia="zh-CN"/>
          <w:rPrChange w:id="2201" w:author="lg" w:date="2026-01-14T17:24:29Z">
            <w:rPr>
              <w:rFonts w:hint="eastAsia"/>
              <w:b w:val="0"/>
              <w:bCs w:val="0"/>
              <w:color w:val="auto"/>
              <w:highlight w:val="none"/>
              <w:shd w:val="clear" w:fill="auto"/>
              <w:lang w:val="en-US" w:eastAsia="zh-CN"/>
            </w:rPr>
          </w:rPrChange>
        </w:rPr>
        <w:tab/>
      </w:r>
      <w:r>
        <w:rPr>
          <w:rFonts w:hint="eastAsia"/>
          <w:b w:val="0"/>
          <w:bCs w:val="0"/>
          <w:color w:val="auto"/>
          <w:sz w:val="21"/>
          <w:szCs w:val="21"/>
          <w:highlight w:val="none"/>
          <w:shd w:val="clear" w:fill="auto"/>
          <w:lang w:val="en-US" w:eastAsia="zh-CN"/>
          <w:rPrChange w:id="2202" w:author="lg" w:date="2026-01-14T17:24:29Z">
            <w:rPr>
              <w:rFonts w:hint="eastAsia"/>
              <w:b w:val="0"/>
              <w:bCs w:val="0"/>
              <w:color w:val="auto"/>
              <w:highlight w:val="none"/>
              <w:shd w:val="clear" w:fill="auto"/>
              <w:lang w:val="en-US" w:eastAsia="zh-CN"/>
            </w:rPr>
          </w:rPrChange>
        </w:rPr>
        <w:tab/>
      </w:r>
      <w:r>
        <w:rPr>
          <w:rFonts w:hint="eastAsia"/>
          <w:b w:val="0"/>
          <w:bCs w:val="0"/>
          <w:color w:val="auto"/>
          <w:sz w:val="21"/>
          <w:szCs w:val="21"/>
          <w:highlight w:val="none"/>
          <w:shd w:val="clear" w:fill="auto"/>
          <w:lang w:val="en-US" w:eastAsia="zh-CN"/>
          <w:rPrChange w:id="2203" w:author="lg" w:date="2026-01-14T17:24:29Z">
            <w:rPr>
              <w:rFonts w:hint="eastAsia"/>
              <w:b w:val="0"/>
              <w:bCs w:val="0"/>
              <w:color w:val="auto"/>
              <w:highlight w:val="none"/>
              <w:shd w:val="clear" w:fill="auto"/>
              <w:lang w:val="en-US" w:eastAsia="zh-CN"/>
            </w:rPr>
          </w:rPrChange>
        </w:rPr>
        <w:tab/>
      </w:r>
      <w:r>
        <w:rPr>
          <w:rFonts w:hint="eastAsia"/>
          <w:b w:val="0"/>
          <w:bCs w:val="0"/>
          <w:color w:val="auto"/>
          <w:sz w:val="21"/>
          <w:szCs w:val="21"/>
          <w:highlight w:val="none"/>
          <w:shd w:val="clear" w:fill="auto"/>
          <w:lang w:val="en-US" w:eastAsia="zh-CN"/>
          <w:rPrChange w:id="2204" w:author="lg" w:date="2026-01-14T17:24:29Z">
            <w:rPr>
              <w:rFonts w:hint="eastAsia"/>
              <w:b w:val="0"/>
              <w:bCs w:val="0"/>
              <w:color w:val="auto"/>
              <w:highlight w:val="none"/>
              <w:shd w:val="clear" w:fill="auto"/>
              <w:lang w:val="en-US" w:eastAsia="zh-CN"/>
            </w:rPr>
          </w:rPrChange>
        </w:rPr>
        <w:tab/>
      </w:r>
      <w:r>
        <w:rPr>
          <w:rFonts w:hint="eastAsia"/>
          <w:b w:val="0"/>
          <w:bCs w:val="0"/>
          <w:color w:val="auto"/>
          <w:sz w:val="21"/>
          <w:szCs w:val="21"/>
          <w:highlight w:val="none"/>
          <w:shd w:val="clear" w:fill="auto"/>
          <w:lang w:val="en-US" w:eastAsia="zh-CN"/>
          <w:rPrChange w:id="2205" w:author="lg" w:date="2026-01-14T17:24:29Z">
            <w:rPr>
              <w:rFonts w:hint="eastAsia"/>
              <w:b w:val="0"/>
              <w:bCs w:val="0"/>
              <w:color w:val="auto"/>
              <w:highlight w:val="none"/>
              <w:shd w:val="clear" w:fill="auto"/>
              <w:lang w:val="en-US" w:eastAsia="zh-CN"/>
            </w:rPr>
          </w:rPrChange>
        </w:rPr>
        <w:tab/>
      </w:r>
      <w:r>
        <w:rPr>
          <w:rFonts w:hint="default" w:eastAsia="宋体"/>
          <w:b w:val="0"/>
          <w:bCs w:val="0"/>
          <w:color w:val="auto"/>
          <w:sz w:val="21"/>
          <w:szCs w:val="21"/>
          <w:highlight w:val="none"/>
          <w:shd w:val="clear" w:fill="auto"/>
          <w:lang w:val="en-US" w:eastAsia="zh-CN"/>
          <w:rPrChange w:id="2206" w:author="lg" w:date="2026-01-14T17:24:29Z">
            <w:rPr>
              <w:rFonts w:hint="default" w:eastAsia="宋体"/>
              <w:b w:val="0"/>
              <w:bCs w:val="0"/>
              <w:color w:val="auto"/>
              <w:highlight w:val="none"/>
              <w:shd w:val="clear" w:fill="auto"/>
              <w:lang w:val="en-US" w:eastAsia="zh-CN"/>
            </w:rPr>
          </w:rPrChange>
        </w:rPr>
        <w:t>(</w:t>
      </w:r>
      <w:r>
        <w:rPr>
          <w:rFonts w:hint="eastAsia" w:eastAsia="宋体"/>
          <w:b w:val="0"/>
          <w:bCs w:val="0"/>
          <w:color w:val="auto"/>
          <w:sz w:val="21"/>
          <w:szCs w:val="21"/>
          <w:highlight w:val="none"/>
          <w:shd w:val="clear" w:fill="auto"/>
          <w:lang w:val="en-US" w:eastAsia="zh-CN"/>
          <w:rPrChange w:id="2207" w:author="lg" w:date="2026-01-14T17:24:29Z">
            <w:rPr>
              <w:rFonts w:hint="eastAsia" w:eastAsia="宋体"/>
              <w:b w:val="0"/>
              <w:bCs w:val="0"/>
              <w:color w:val="auto"/>
              <w:highlight w:val="none"/>
              <w:shd w:val="clear" w:fill="auto"/>
              <w:lang w:val="en-US" w:eastAsia="zh-CN"/>
            </w:rPr>
          </w:rPrChange>
        </w:rPr>
        <w:t>b</w:t>
      </w:r>
      <w:r>
        <w:rPr>
          <w:rFonts w:hint="default" w:eastAsia="宋体"/>
          <w:b w:val="0"/>
          <w:bCs w:val="0"/>
          <w:color w:val="auto"/>
          <w:sz w:val="21"/>
          <w:szCs w:val="21"/>
          <w:highlight w:val="none"/>
          <w:shd w:val="clear" w:fill="auto"/>
          <w:lang w:val="en-US" w:eastAsia="zh-CN"/>
          <w:rPrChange w:id="2208" w:author="lg" w:date="2026-01-14T17:24:29Z">
            <w:rPr>
              <w:rFonts w:hint="default" w:eastAsia="宋体"/>
              <w:b w:val="0"/>
              <w:bCs w:val="0"/>
              <w:color w:val="auto"/>
              <w:highlight w:val="none"/>
              <w:shd w:val="clear" w:fill="auto"/>
              <w:lang w:val="en-US" w:eastAsia="zh-CN"/>
            </w:rPr>
          </w:rPrChange>
        </w:rPr>
        <w:t xml:space="preserve">) </w:t>
      </w:r>
      <w:r>
        <w:rPr>
          <w:rFonts w:hint="eastAsia"/>
          <w:b w:val="0"/>
          <w:bCs w:val="0"/>
          <w:color w:val="auto"/>
          <w:sz w:val="21"/>
          <w:szCs w:val="21"/>
          <w:highlight w:val="none"/>
          <w:shd w:val="clear" w:fill="auto"/>
          <w:lang w:val="en-US" w:eastAsia="zh-CN"/>
          <w:rPrChange w:id="2209" w:author="lg" w:date="2026-01-14T17:24:29Z">
            <w:rPr>
              <w:rFonts w:hint="eastAsia"/>
              <w:b w:val="0"/>
              <w:bCs w:val="0"/>
              <w:color w:val="auto"/>
              <w:highlight w:val="none"/>
              <w:shd w:val="clear" w:fill="auto"/>
              <w:lang w:val="en-US" w:eastAsia="zh-CN"/>
            </w:rPr>
          </w:rPrChange>
        </w:rPr>
        <w:t>喂入深度24mm</w:t>
      </w:r>
      <w:r>
        <w:rPr>
          <w:rFonts w:hint="eastAsia"/>
          <w:b w:val="0"/>
          <w:bCs w:val="0"/>
          <w:color w:val="auto"/>
          <w:sz w:val="21"/>
          <w:szCs w:val="21"/>
          <w:highlight w:val="none"/>
          <w:shd w:val="clear" w:fill="auto"/>
          <w:lang w:val="en-US" w:eastAsia="zh-CN"/>
          <w:rPrChange w:id="2210" w:author="lg" w:date="2026-01-14T17:24:29Z">
            <w:rPr>
              <w:rFonts w:hint="eastAsia"/>
              <w:b w:val="0"/>
              <w:bCs w:val="0"/>
              <w:color w:val="auto"/>
              <w:highlight w:val="none"/>
              <w:shd w:val="clear" w:fill="auto"/>
              <w:lang w:val="en-US" w:eastAsia="zh-CN"/>
            </w:rPr>
          </w:rPrChange>
        </w:rPr>
        <w:tab/>
      </w:r>
      <w:r>
        <w:rPr>
          <w:rFonts w:hint="eastAsia"/>
          <w:b w:val="0"/>
          <w:bCs w:val="0"/>
          <w:color w:val="auto"/>
          <w:sz w:val="21"/>
          <w:szCs w:val="21"/>
          <w:highlight w:val="none"/>
          <w:shd w:val="clear" w:fill="auto"/>
          <w:lang w:val="en-US" w:eastAsia="zh-CN"/>
          <w:rPrChange w:id="2211" w:author="lg" w:date="2026-01-14T17:24:29Z">
            <w:rPr>
              <w:rFonts w:hint="eastAsia"/>
              <w:b w:val="0"/>
              <w:bCs w:val="0"/>
              <w:color w:val="auto"/>
              <w:highlight w:val="none"/>
              <w:shd w:val="clear" w:fill="auto"/>
              <w:lang w:val="en-US" w:eastAsia="zh-CN"/>
            </w:rPr>
          </w:rPrChange>
        </w:rPr>
        <w:tab/>
      </w:r>
      <w:del w:id="2212" w:author="lg" w:date="2026-01-14T21:05:33Z">
        <w:r>
          <w:rPr>
            <w:rFonts w:hint="eastAsia"/>
            <w:b w:val="0"/>
            <w:bCs w:val="0"/>
            <w:color w:val="auto"/>
            <w:sz w:val="21"/>
            <w:szCs w:val="21"/>
            <w:highlight w:val="none"/>
            <w:shd w:val="clear" w:fill="auto"/>
            <w:lang w:val="en-US" w:eastAsia="zh-CN"/>
            <w:rPrChange w:id="2213" w:author="lg" w:date="2026-01-14T17:24:29Z">
              <w:rPr>
                <w:rFonts w:hint="eastAsia"/>
                <w:b w:val="0"/>
                <w:bCs w:val="0"/>
                <w:color w:val="auto"/>
                <w:highlight w:val="none"/>
                <w:shd w:val="clear" w:fill="auto"/>
                <w:lang w:val="en-US" w:eastAsia="zh-CN"/>
              </w:rPr>
            </w:rPrChange>
          </w:rPr>
          <w:tab/>
        </w:r>
      </w:del>
      <w:r>
        <w:rPr>
          <w:rFonts w:hint="eastAsia"/>
          <w:b w:val="0"/>
          <w:bCs w:val="0"/>
          <w:color w:val="auto"/>
          <w:sz w:val="21"/>
          <w:szCs w:val="21"/>
          <w:highlight w:val="none"/>
          <w:shd w:val="clear" w:fill="auto"/>
          <w:lang w:val="en-US" w:eastAsia="zh-CN"/>
          <w:rPrChange w:id="2214" w:author="lg" w:date="2026-01-14T17:24:29Z">
            <w:rPr>
              <w:rFonts w:hint="eastAsia"/>
              <w:b w:val="0"/>
              <w:bCs w:val="0"/>
              <w:color w:val="auto"/>
              <w:highlight w:val="none"/>
              <w:shd w:val="clear" w:fill="auto"/>
              <w:lang w:val="en-US" w:eastAsia="zh-CN"/>
            </w:rPr>
          </w:rPrChange>
        </w:rPr>
        <w:tab/>
      </w:r>
      <w:r>
        <w:rPr>
          <w:rFonts w:hint="eastAsia"/>
          <w:b w:val="0"/>
          <w:bCs w:val="0"/>
          <w:color w:val="auto"/>
          <w:sz w:val="21"/>
          <w:szCs w:val="21"/>
          <w:highlight w:val="none"/>
          <w:shd w:val="clear" w:fill="auto"/>
          <w:lang w:val="en-US" w:eastAsia="zh-CN"/>
          <w:rPrChange w:id="2215" w:author="lg" w:date="2026-01-14T17:24:29Z">
            <w:rPr>
              <w:rFonts w:hint="eastAsia"/>
              <w:b w:val="0"/>
              <w:bCs w:val="0"/>
              <w:color w:val="auto"/>
              <w:highlight w:val="none"/>
              <w:shd w:val="clear" w:fill="auto"/>
              <w:lang w:val="en-US" w:eastAsia="zh-CN"/>
            </w:rPr>
          </w:rPrChange>
        </w:rPr>
        <w:tab/>
      </w:r>
      <w:r>
        <w:rPr>
          <w:rFonts w:hint="default" w:eastAsia="宋体"/>
          <w:b w:val="0"/>
          <w:bCs w:val="0"/>
          <w:color w:val="auto"/>
          <w:sz w:val="21"/>
          <w:szCs w:val="21"/>
          <w:highlight w:val="none"/>
          <w:shd w:val="clear" w:fill="auto"/>
          <w:lang w:val="en-US" w:eastAsia="zh-CN"/>
          <w:rPrChange w:id="2216" w:author="lg" w:date="2026-01-14T17:24:29Z">
            <w:rPr>
              <w:rFonts w:hint="default" w:eastAsia="宋体"/>
              <w:b w:val="0"/>
              <w:bCs w:val="0"/>
              <w:color w:val="auto"/>
              <w:highlight w:val="none"/>
              <w:shd w:val="clear" w:fill="auto"/>
              <w:lang w:val="en-US" w:eastAsia="zh-CN"/>
            </w:rPr>
          </w:rPrChange>
        </w:rPr>
        <w:t>(</w:t>
      </w:r>
      <w:r>
        <w:rPr>
          <w:rFonts w:hint="eastAsia"/>
          <w:b w:val="0"/>
          <w:bCs w:val="0"/>
          <w:color w:val="auto"/>
          <w:sz w:val="21"/>
          <w:szCs w:val="21"/>
          <w:highlight w:val="none"/>
          <w:shd w:val="clear" w:fill="auto"/>
          <w:lang w:val="en-US" w:eastAsia="zh-CN"/>
          <w:rPrChange w:id="2217" w:author="lg" w:date="2026-01-14T17:24:29Z">
            <w:rPr>
              <w:rFonts w:hint="eastAsia"/>
              <w:b w:val="0"/>
              <w:bCs w:val="0"/>
              <w:color w:val="auto"/>
              <w:highlight w:val="none"/>
              <w:shd w:val="clear" w:fill="auto"/>
              <w:lang w:val="en-US" w:eastAsia="zh-CN"/>
            </w:rPr>
          </w:rPrChange>
        </w:rPr>
        <w:t>c</w:t>
      </w:r>
      <w:r>
        <w:rPr>
          <w:rFonts w:hint="default" w:eastAsia="宋体"/>
          <w:b w:val="0"/>
          <w:bCs w:val="0"/>
          <w:color w:val="auto"/>
          <w:sz w:val="21"/>
          <w:szCs w:val="21"/>
          <w:highlight w:val="none"/>
          <w:shd w:val="clear" w:fill="auto"/>
          <w:lang w:val="en-US" w:eastAsia="zh-CN"/>
          <w:rPrChange w:id="2218" w:author="lg" w:date="2026-01-14T17:24:29Z">
            <w:rPr>
              <w:rFonts w:hint="default" w:eastAsia="宋体"/>
              <w:b w:val="0"/>
              <w:bCs w:val="0"/>
              <w:color w:val="auto"/>
              <w:highlight w:val="none"/>
              <w:shd w:val="clear" w:fill="auto"/>
              <w:lang w:val="en-US" w:eastAsia="zh-CN"/>
            </w:rPr>
          </w:rPrChange>
        </w:rPr>
        <w:t xml:space="preserve">) </w:t>
      </w:r>
      <w:r>
        <w:rPr>
          <w:rFonts w:hint="eastAsia"/>
          <w:b w:val="0"/>
          <w:bCs w:val="0"/>
          <w:color w:val="auto"/>
          <w:sz w:val="21"/>
          <w:szCs w:val="21"/>
          <w:highlight w:val="none"/>
          <w:shd w:val="clear" w:fill="auto"/>
          <w:lang w:val="en-US" w:eastAsia="zh-CN"/>
          <w:rPrChange w:id="2219" w:author="lg" w:date="2026-01-14T17:24:29Z">
            <w:rPr>
              <w:rFonts w:hint="eastAsia"/>
              <w:b w:val="0"/>
              <w:bCs w:val="0"/>
              <w:color w:val="auto"/>
              <w:highlight w:val="none"/>
              <w:shd w:val="clear" w:fill="auto"/>
              <w:lang w:val="en-US" w:eastAsia="zh-CN"/>
            </w:rPr>
          </w:rPrChange>
        </w:rPr>
        <w:t>喂入深度45mm</w:t>
      </w:r>
    </w:p>
    <w:p w14:paraId="3F90C4C9">
      <w:pPr>
        <w:pStyle w:val="41"/>
        <w:spacing w:before="0" w:beforeLines="0" w:after="0" w:afterLines="0"/>
        <w:rPr>
          <w:rFonts w:hint="default"/>
          <w:sz w:val="21"/>
          <w:szCs w:val="21"/>
          <w:highlight w:val="none"/>
          <w:lang w:val="en-US" w:eastAsia="zh-CN"/>
          <w:rPrChange w:id="2220" w:author="lg" w:date="2026-01-14T17:24:29Z">
            <w:rPr>
              <w:rFonts w:hint="default"/>
              <w:highlight w:val="none"/>
              <w:lang w:val="en-US" w:eastAsia="zh-CN"/>
            </w:rPr>
          </w:rPrChange>
        </w:rPr>
      </w:pPr>
      <w:r>
        <w:rPr>
          <w:rFonts w:hint="eastAsia"/>
          <w:sz w:val="21"/>
          <w:szCs w:val="21"/>
          <w:highlight w:val="none"/>
          <w:lang w:val="en-US" w:eastAsia="zh-CN"/>
          <w:rPrChange w:id="2221" w:author="lg" w:date="2026-01-14T17:24:29Z">
            <w:rPr>
              <w:rFonts w:hint="eastAsia"/>
              <w:highlight w:val="none"/>
              <w:lang w:val="en-US" w:eastAsia="zh-CN"/>
            </w:rPr>
          </w:rPrChange>
        </w:rPr>
        <w:t>图13 不同喂入深度下各试验因素与采摘成功率关系图</w:t>
      </w:r>
    </w:p>
    <w:p w14:paraId="19528D28">
      <w:pPr>
        <w:jc w:val="center"/>
        <w:rPr>
          <w:rFonts w:hint="default" w:eastAsia="宋体"/>
          <w:sz w:val="21"/>
          <w:szCs w:val="21"/>
          <w:highlight w:val="none"/>
          <w:lang w:val="en-US" w:eastAsia="zh-CN"/>
          <w:rPrChange w:id="2222" w:author="lg" w:date="2026-01-14T17:24:29Z">
            <w:rPr>
              <w:rFonts w:hint="default" w:eastAsia="宋体"/>
              <w:sz w:val="18"/>
              <w:szCs w:val="18"/>
              <w:highlight w:val="none"/>
              <w:lang w:val="en-US" w:eastAsia="zh-CN"/>
            </w:rPr>
          </w:rPrChange>
        </w:rPr>
        <w:sectPr>
          <w:type w:val="continuous"/>
          <w:pgSz w:w="11906" w:h="14740"/>
          <w:pgMar w:top="760" w:right="1162" w:bottom="278" w:left="1100" w:header="851" w:footer="992" w:gutter="0"/>
          <w:cols w:space="425" w:num="1"/>
          <w:rtlGutter w:val="0"/>
          <w:docGrid w:type="lines" w:linePitch="312" w:charSpace="0"/>
        </w:sectPr>
      </w:pPr>
      <w:r>
        <w:rPr>
          <w:rFonts w:hint="default"/>
          <w:highlight w:val="none"/>
        </w:rPr>
        <w:t>FIG.</w:t>
      </w:r>
      <w:r>
        <w:rPr>
          <w:rFonts w:hint="eastAsia"/>
          <w:highlight w:val="none"/>
          <w:lang w:val="en-US" w:eastAsia="zh-CN"/>
        </w:rPr>
        <w:t xml:space="preserve">13 </w:t>
      </w:r>
      <w:r>
        <w:rPr>
          <w:rFonts w:hint="eastAsia" w:cs="Times New Roman"/>
          <w:i w:val="0"/>
          <w:iCs w:val="0"/>
          <w:caps w:val="0"/>
          <w:color w:val="auto"/>
          <w:spacing w:val="0"/>
          <w:sz w:val="21"/>
          <w:szCs w:val="21"/>
          <w:highlight w:val="none"/>
          <w:shd w:val="clear" w:fill="auto"/>
          <w:lang w:val="en-US" w:eastAsia="zh-CN"/>
          <w:rPrChange w:id="2223" w:author="lg" w:date="2026-01-14T17:24:29Z">
            <w:rPr>
              <w:rFonts w:hint="eastAsia" w:cs="Times New Roman"/>
              <w:i w:val="0"/>
              <w:iCs w:val="0"/>
              <w:caps w:val="0"/>
              <w:color w:val="auto"/>
              <w:spacing w:val="0"/>
              <w:sz w:val="18"/>
              <w:szCs w:val="18"/>
              <w:highlight w:val="none"/>
              <w:shd w:val="clear" w:fill="auto"/>
              <w:lang w:val="en-US" w:eastAsia="zh-CN"/>
            </w:rPr>
          </w:rPrChange>
        </w:rPr>
        <w:t>Relationship between experimental factors and picking success rate at different feeding depths</w:t>
      </w:r>
    </w:p>
    <w:p w14:paraId="5D9A20EF">
      <w:pPr>
        <w:jc w:val="both"/>
        <w:rPr>
          <w:rFonts w:hint="eastAsia"/>
          <w:sz w:val="21"/>
          <w:szCs w:val="21"/>
          <w:highlight w:val="none"/>
          <w:lang w:val="en-US" w:eastAsia="zh-CN"/>
          <w:rPrChange w:id="2224" w:author="lg" w:date="2026-01-14T17:24:29Z">
            <w:rPr>
              <w:rFonts w:hint="eastAsia"/>
              <w:sz w:val="18"/>
              <w:szCs w:val="18"/>
              <w:highlight w:val="none"/>
              <w:lang w:val="en-US" w:eastAsia="zh-CN"/>
            </w:rPr>
          </w:rPrChange>
        </w:rPr>
      </w:pPr>
    </w:p>
    <w:p w14:paraId="043CABBD">
      <w:pPr>
        <w:spacing w:before="156" w:beforeLines="50" w:after="156" w:afterLines="50"/>
        <w:rPr>
          <w:rFonts w:hint="default" w:ascii="Times New Roman" w:hAnsi="Times New Roman" w:eastAsia="黑体"/>
          <w:color w:val="000000"/>
          <w:sz w:val="21"/>
          <w:szCs w:val="21"/>
          <w:highlight w:val="none"/>
          <w:lang w:val="en-US" w:eastAsia="zh-CN"/>
          <w:rPrChange w:id="2225" w:author="lg" w:date="2026-01-14T17:24:29Z">
            <w:rPr>
              <w:rFonts w:hint="default" w:ascii="Times New Roman" w:hAnsi="Times New Roman" w:eastAsia="黑体"/>
              <w:color w:val="000000"/>
              <w:sz w:val="22"/>
              <w:szCs w:val="22"/>
              <w:highlight w:val="none"/>
              <w:lang w:val="en-US" w:eastAsia="zh-CN"/>
            </w:rPr>
          </w:rPrChange>
        </w:rPr>
      </w:pPr>
      <w:r>
        <w:rPr>
          <w:rFonts w:hint="eastAsia" w:eastAsia="黑体"/>
          <w:color w:val="000000"/>
          <w:sz w:val="21"/>
          <w:szCs w:val="21"/>
          <w:highlight w:val="none"/>
          <w:lang w:val="en-US" w:eastAsia="zh-CN"/>
          <w:rPrChange w:id="2226" w:author="lg" w:date="2026-01-14T17:24:29Z">
            <w:rPr>
              <w:rFonts w:hint="eastAsia" w:eastAsia="黑体"/>
              <w:color w:val="000000"/>
              <w:sz w:val="22"/>
              <w:szCs w:val="22"/>
              <w:highlight w:val="none"/>
              <w:lang w:val="en-US" w:eastAsia="zh-CN"/>
            </w:rPr>
          </w:rPrChange>
        </w:rPr>
        <w:t>4</w:t>
      </w:r>
      <w:r>
        <w:rPr>
          <w:rFonts w:hint="eastAsia" w:ascii="Times New Roman" w:hAnsi="Times New Roman" w:eastAsia="黑体"/>
          <w:color w:val="000000"/>
          <w:sz w:val="21"/>
          <w:szCs w:val="21"/>
          <w:highlight w:val="none"/>
          <w:lang w:val="en-US" w:eastAsia="zh-CN"/>
          <w:rPrChange w:id="2227" w:author="lg" w:date="2026-01-14T17:24:29Z">
            <w:rPr>
              <w:rFonts w:hint="eastAsia" w:ascii="Times New Roman" w:hAnsi="Times New Roman" w:eastAsia="黑体"/>
              <w:color w:val="000000"/>
              <w:sz w:val="22"/>
              <w:szCs w:val="22"/>
              <w:highlight w:val="none"/>
              <w:lang w:val="en-US" w:eastAsia="zh-CN"/>
            </w:rPr>
          </w:rPrChange>
        </w:rPr>
        <w:t xml:space="preserve"> </w:t>
      </w:r>
      <w:r>
        <w:rPr>
          <w:rFonts w:ascii="Times New Roman" w:hAnsi="Times New Roman" w:eastAsia="黑体"/>
          <w:color w:val="000000"/>
          <w:sz w:val="21"/>
          <w:szCs w:val="21"/>
          <w:highlight w:val="none"/>
          <w:rPrChange w:id="2228" w:author="lg" w:date="2026-01-14T17:24:29Z">
            <w:rPr>
              <w:rFonts w:ascii="Times New Roman" w:hAnsi="Times New Roman" w:eastAsia="黑体"/>
              <w:color w:val="000000"/>
              <w:sz w:val="22"/>
              <w:szCs w:val="22"/>
              <w:highlight w:val="none"/>
            </w:rPr>
          </w:rPrChange>
        </w:rPr>
        <w:t>结论</w:t>
      </w:r>
    </w:p>
    <w:p w14:paraId="7FC3A9A1">
      <w:pPr>
        <w:ind w:firstLine="420" w:firstLineChars="0"/>
        <w:jc w:val="both"/>
        <w:rPr>
          <w:rFonts w:ascii="Times New Roman" w:hAnsi="Times New Roman" w:eastAsia="宋体" w:cs="Times New Roman"/>
          <w:color w:val="000000"/>
          <w:szCs w:val="21"/>
          <w:highlight w:val="none"/>
          <w:rPrChange w:id="2229" w:author="lg" w:date="2026-01-14T17:24:29Z">
            <w:rPr>
              <w:rFonts w:ascii="Times New Roman" w:hAnsi="Times New Roman" w:eastAsia="宋体" w:cs="Times New Roman"/>
              <w:color w:val="000000"/>
              <w:szCs w:val="20"/>
              <w:highlight w:val="none"/>
            </w:rPr>
          </w:rPrChange>
        </w:rPr>
      </w:pPr>
      <w:r>
        <w:rPr>
          <w:rFonts w:ascii="Times New Roman" w:hAnsi="Times New Roman" w:eastAsia="宋体" w:cs="Times New Roman"/>
          <w:color w:val="000000"/>
          <w:kern w:val="2"/>
          <w:sz w:val="21"/>
          <w:szCs w:val="21"/>
          <w:highlight w:val="none"/>
          <w:lang w:val="en-US" w:eastAsia="zh-CN" w:bidi="ar-SA"/>
          <w:rPrChange w:id="2230" w:author="lg" w:date="2026-01-14T17:24:29Z">
            <w:rPr>
              <w:rFonts w:ascii="Times New Roman" w:hAnsi="Times New Roman" w:eastAsia="宋体" w:cs="Times New Roman"/>
              <w:color w:val="000000"/>
              <w:kern w:val="2"/>
              <w:sz w:val="21"/>
              <w:szCs w:val="20"/>
              <w:highlight w:val="none"/>
              <w:lang w:val="en-US" w:eastAsia="zh-CN" w:bidi="ar-SA"/>
            </w:rPr>
          </w:rPrChange>
        </w:rPr>
        <w:t>(1)</w:t>
      </w:r>
      <w:r>
        <w:rPr>
          <w:rFonts w:ascii="Times New Roman" w:hAnsi="Times New Roman" w:eastAsia="宋体" w:cs="Times New Roman"/>
          <w:color w:val="000000"/>
          <w:szCs w:val="21"/>
          <w:highlight w:val="none"/>
          <w:rPrChange w:id="2231" w:author="lg" w:date="2026-01-14T17:24:29Z">
            <w:rPr>
              <w:rFonts w:ascii="Times New Roman" w:hAnsi="Times New Roman" w:eastAsia="宋体" w:cs="Times New Roman"/>
              <w:color w:val="000000"/>
              <w:szCs w:val="20"/>
              <w:highlight w:val="none"/>
            </w:rPr>
          </w:rPrChange>
        </w:rPr>
        <w:t>测定了</w:t>
      </w:r>
      <w:r>
        <w:rPr>
          <w:rFonts w:hint="eastAsia" w:cs="Times New Roman"/>
          <w:color w:val="000000"/>
          <w:szCs w:val="21"/>
          <w:highlight w:val="none"/>
          <w:lang w:val="en-US" w:eastAsia="zh-CN"/>
          <w:rPrChange w:id="2232" w:author="lg" w:date="2026-01-14T17:24:29Z">
            <w:rPr>
              <w:rFonts w:hint="eastAsia" w:cs="Times New Roman"/>
              <w:color w:val="000000"/>
              <w:szCs w:val="20"/>
              <w:highlight w:val="none"/>
              <w:lang w:val="en-US" w:eastAsia="zh-CN"/>
            </w:rPr>
          </w:rPrChange>
        </w:rPr>
        <w:t>胭脂红番石榴结果枝</w:t>
      </w:r>
      <w:r>
        <w:rPr>
          <w:rFonts w:ascii="Times New Roman" w:hAnsi="Times New Roman" w:eastAsia="宋体" w:cs="Times New Roman"/>
          <w:color w:val="000000"/>
          <w:szCs w:val="21"/>
          <w:highlight w:val="none"/>
          <w:rPrChange w:id="2233" w:author="lg" w:date="2026-01-14T17:24:29Z">
            <w:rPr>
              <w:rFonts w:ascii="Times New Roman" w:hAnsi="Times New Roman" w:eastAsia="宋体" w:cs="Times New Roman"/>
              <w:color w:val="000000"/>
              <w:szCs w:val="20"/>
              <w:highlight w:val="none"/>
            </w:rPr>
          </w:rPrChange>
        </w:rPr>
        <w:t>的物理和力学特性</w:t>
      </w:r>
      <w:r>
        <w:rPr>
          <w:rFonts w:hint="eastAsia" w:cs="Times New Roman"/>
          <w:color w:val="000000"/>
          <w:szCs w:val="21"/>
          <w:highlight w:val="none"/>
          <w:lang w:eastAsia="zh-CN"/>
          <w:rPrChange w:id="2234" w:author="lg" w:date="2026-01-14T17:24:29Z">
            <w:rPr>
              <w:rFonts w:hint="eastAsia" w:cs="Times New Roman"/>
              <w:color w:val="000000"/>
              <w:szCs w:val="20"/>
              <w:highlight w:val="none"/>
              <w:lang w:eastAsia="zh-CN"/>
            </w:rPr>
          </w:rPrChange>
        </w:rPr>
        <w:t>。</w:t>
      </w:r>
      <w:r>
        <w:rPr>
          <w:rFonts w:hint="eastAsia" w:ascii="Times New Roman" w:hAnsi="Times New Roman"/>
          <w:highlight w:val="none"/>
        </w:rPr>
        <w:t>统计</w:t>
      </w:r>
      <w:r>
        <w:rPr>
          <w:rFonts w:ascii="Times New Roman" w:hAnsi="Times New Roman"/>
          <w:highlight w:val="none"/>
        </w:rPr>
        <w:t>可知，番石榴</w:t>
      </w:r>
      <w:r>
        <w:rPr>
          <w:rFonts w:hint="eastAsia" w:ascii="Times New Roman" w:hAnsi="Times New Roman"/>
          <w:highlight w:val="none"/>
        </w:rPr>
        <w:t>果实重量为</w:t>
      </w:r>
      <w:r>
        <w:rPr>
          <w:rFonts w:hint="eastAsia"/>
          <w:highlight w:val="none"/>
          <w:lang w:val="en-US" w:eastAsia="zh-CN"/>
        </w:rPr>
        <w:t>65</w:t>
      </w:r>
      <w:r>
        <w:rPr>
          <w:rFonts w:hint="eastAsia" w:ascii="Times New Roman" w:hAnsi="Times New Roman"/>
          <w:highlight w:val="none"/>
        </w:rPr>
        <w:t>~475g，</w:t>
      </w:r>
      <w:r>
        <w:rPr>
          <w:rFonts w:hint="eastAsia" w:cs="Times New Roman"/>
          <w:color w:val="000000"/>
          <w:szCs w:val="21"/>
          <w:highlight w:val="none"/>
          <w:lang w:val="en-US" w:eastAsia="zh-CN"/>
          <w:rPrChange w:id="2235" w:author="lg" w:date="2026-01-14T17:24:29Z">
            <w:rPr>
              <w:rFonts w:hint="eastAsia" w:cs="Times New Roman"/>
              <w:color w:val="000000"/>
              <w:szCs w:val="20"/>
              <w:highlight w:val="none"/>
              <w:lang w:val="en-US" w:eastAsia="zh-CN"/>
            </w:rPr>
          </w:rPrChange>
        </w:rPr>
        <w:t>结果枝</w:t>
      </w:r>
      <w:r>
        <w:rPr>
          <w:rFonts w:hint="eastAsia" w:ascii="Times New Roman" w:hAnsi="Times New Roman"/>
          <w:highlight w:val="none"/>
        </w:rPr>
        <w:t>长度</w:t>
      </w:r>
      <w:r>
        <w:rPr>
          <w:rFonts w:ascii="Times New Roman" w:hAnsi="Times New Roman"/>
          <w:highlight w:val="none"/>
        </w:rPr>
        <w:t>为</w:t>
      </w:r>
      <w:r>
        <w:rPr>
          <w:rFonts w:hint="eastAsia" w:ascii="Times New Roman" w:hAnsi="Times New Roman"/>
          <w:highlight w:val="none"/>
        </w:rPr>
        <w:t>12.22~37.05</w:t>
      </w:r>
      <w:r>
        <w:rPr>
          <w:rFonts w:ascii="Times New Roman" w:hAnsi="Times New Roman"/>
          <w:highlight w:val="none"/>
        </w:rPr>
        <w:t>mm，直径为</w:t>
      </w:r>
      <w:r>
        <w:rPr>
          <w:rFonts w:hint="eastAsia" w:ascii="Times New Roman" w:hAnsi="Times New Roman"/>
          <w:highlight w:val="none"/>
        </w:rPr>
        <w:t>1.83~4.13</w:t>
      </w:r>
      <w:r>
        <w:rPr>
          <w:rFonts w:ascii="Times New Roman" w:hAnsi="Times New Roman"/>
          <w:highlight w:val="none"/>
        </w:rPr>
        <w:t>mm</w:t>
      </w:r>
      <w:r>
        <w:rPr>
          <w:rFonts w:hint="eastAsia"/>
          <w:highlight w:val="none"/>
          <w:lang w:eastAsia="zh-CN"/>
        </w:rPr>
        <w:t>，</w:t>
      </w:r>
      <w:r>
        <w:rPr>
          <w:rFonts w:ascii="Times New Roman" w:hAnsi="Times New Roman" w:eastAsia="宋体" w:cs="Times New Roman"/>
          <w:color w:val="000000"/>
          <w:szCs w:val="21"/>
          <w:highlight w:val="none"/>
          <w:rPrChange w:id="2236" w:author="lg" w:date="2026-01-14T17:24:29Z">
            <w:rPr>
              <w:rFonts w:ascii="Times New Roman" w:hAnsi="Times New Roman" w:eastAsia="宋体" w:cs="Times New Roman"/>
              <w:color w:val="000000"/>
              <w:szCs w:val="20"/>
              <w:highlight w:val="none"/>
            </w:rPr>
          </w:rPrChange>
        </w:rPr>
        <w:t>剪断</w:t>
      </w:r>
      <w:r>
        <w:rPr>
          <w:rFonts w:hint="eastAsia" w:cs="Times New Roman"/>
          <w:color w:val="000000"/>
          <w:szCs w:val="21"/>
          <w:highlight w:val="none"/>
          <w:lang w:val="en-US" w:eastAsia="zh-CN"/>
          <w:rPrChange w:id="2237" w:author="lg" w:date="2026-01-14T17:24:29Z">
            <w:rPr>
              <w:rFonts w:hint="eastAsia" w:cs="Times New Roman"/>
              <w:color w:val="000000"/>
              <w:szCs w:val="20"/>
              <w:highlight w:val="none"/>
              <w:lang w:val="en-US" w:eastAsia="zh-CN"/>
            </w:rPr>
          </w:rPrChange>
        </w:rPr>
        <w:t>结果枝</w:t>
      </w:r>
      <w:r>
        <w:rPr>
          <w:rFonts w:ascii="Times New Roman" w:hAnsi="Times New Roman" w:eastAsia="宋体" w:cs="Times New Roman"/>
          <w:color w:val="000000"/>
          <w:szCs w:val="21"/>
          <w:highlight w:val="none"/>
          <w:rPrChange w:id="2238" w:author="lg" w:date="2026-01-14T17:24:29Z">
            <w:rPr>
              <w:rFonts w:ascii="Times New Roman" w:hAnsi="Times New Roman" w:eastAsia="宋体" w:cs="Times New Roman"/>
              <w:color w:val="000000"/>
              <w:szCs w:val="20"/>
              <w:highlight w:val="none"/>
            </w:rPr>
          </w:rPrChange>
        </w:rPr>
        <w:t>所需的</w:t>
      </w:r>
      <w:r>
        <w:rPr>
          <w:rFonts w:hint="eastAsia" w:cs="Times New Roman"/>
          <w:color w:val="000000"/>
          <w:szCs w:val="21"/>
          <w:highlight w:val="none"/>
          <w:lang w:val="en-US" w:eastAsia="zh-CN"/>
          <w:rPrChange w:id="2239" w:author="lg" w:date="2026-01-14T17:24:29Z">
            <w:rPr>
              <w:rFonts w:hint="eastAsia" w:cs="Times New Roman"/>
              <w:color w:val="000000"/>
              <w:szCs w:val="20"/>
              <w:highlight w:val="none"/>
              <w:lang w:val="en-US" w:eastAsia="zh-CN"/>
            </w:rPr>
          </w:rPrChange>
        </w:rPr>
        <w:t>最大</w:t>
      </w:r>
      <w:r>
        <w:rPr>
          <w:rFonts w:ascii="Times New Roman" w:hAnsi="Times New Roman" w:eastAsia="宋体" w:cs="Times New Roman"/>
          <w:color w:val="000000"/>
          <w:szCs w:val="21"/>
          <w:highlight w:val="none"/>
          <w:rPrChange w:id="2240" w:author="lg" w:date="2026-01-14T17:24:29Z">
            <w:rPr>
              <w:rFonts w:ascii="Times New Roman" w:hAnsi="Times New Roman" w:eastAsia="宋体" w:cs="Times New Roman"/>
              <w:color w:val="000000"/>
              <w:szCs w:val="20"/>
              <w:highlight w:val="none"/>
            </w:rPr>
          </w:rPrChange>
        </w:rPr>
        <w:t>剪切力为</w:t>
      </w:r>
      <w:r>
        <w:rPr>
          <w:rFonts w:hint="eastAsia" w:cs="Times New Roman"/>
          <w:color w:val="000000"/>
          <w:szCs w:val="21"/>
          <w:highlight w:val="none"/>
          <w:lang w:val="en-US" w:eastAsia="zh-CN"/>
          <w:rPrChange w:id="2241" w:author="lg" w:date="2026-01-14T17:24:29Z">
            <w:rPr>
              <w:rFonts w:hint="eastAsia" w:cs="Times New Roman"/>
              <w:color w:val="000000"/>
              <w:szCs w:val="20"/>
              <w:highlight w:val="none"/>
              <w:lang w:val="en-US" w:eastAsia="zh-CN"/>
            </w:rPr>
          </w:rPrChange>
        </w:rPr>
        <w:t>73.01</w:t>
      </w:r>
      <w:r>
        <w:rPr>
          <w:rFonts w:ascii="Times New Roman" w:hAnsi="Times New Roman" w:eastAsia="宋体" w:cs="Times New Roman"/>
          <w:color w:val="000000"/>
          <w:szCs w:val="21"/>
          <w:highlight w:val="none"/>
          <w:rPrChange w:id="2242" w:author="lg" w:date="2026-01-14T17:24:29Z">
            <w:rPr>
              <w:rFonts w:ascii="Times New Roman" w:hAnsi="Times New Roman" w:eastAsia="宋体" w:cs="Times New Roman"/>
              <w:color w:val="000000"/>
              <w:szCs w:val="20"/>
              <w:highlight w:val="none"/>
            </w:rPr>
          </w:rPrChange>
        </w:rPr>
        <w:t>N。</w:t>
      </w:r>
    </w:p>
    <w:p w14:paraId="52C1A98D">
      <w:pPr>
        <w:wordWrap w:val="0"/>
        <w:ind w:firstLine="420" w:firstLineChars="0"/>
        <w:jc w:val="both"/>
        <w:rPr>
          <w:rFonts w:hint="default" w:eastAsia="宋体"/>
          <w:highlight w:val="none"/>
          <w:lang w:val="en-US" w:eastAsia="zh-CN"/>
        </w:rPr>
      </w:pPr>
      <w:r>
        <w:rPr>
          <w:rFonts w:ascii="Times New Roman" w:hAnsi="Times New Roman" w:eastAsia="宋体" w:cs="Times New Roman"/>
          <w:color w:val="000000"/>
          <w:szCs w:val="21"/>
          <w:highlight w:val="none"/>
          <w:rPrChange w:id="2243" w:author="lg" w:date="2026-01-14T17:24:29Z">
            <w:rPr>
              <w:rFonts w:ascii="Times New Roman" w:hAnsi="Times New Roman" w:eastAsia="宋体" w:cs="Times New Roman"/>
              <w:color w:val="000000"/>
              <w:szCs w:val="20"/>
              <w:highlight w:val="none"/>
            </w:rPr>
          </w:rPrChange>
        </w:rPr>
        <w:t xml:space="preserve">(2) </w:t>
      </w:r>
      <w:r>
        <w:rPr>
          <w:rFonts w:hint="eastAsia"/>
          <w:highlight w:val="none"/>
          <w:lang w:val="en-US" w:eastAsia="zh-CN"/>
        </w:rPr>
        <w:t>设计一种夹剪收一体式番石榴末端执行器，建立</w:t>
      </w:r>
      <w:r>
        <w:rPr>
          <w:rFonts w:hint="eastAsia"/>
          <w:highlight w:val="none"/>
        </w:rPr>
        <w:t>夹剪</w:t>
      </w:r>
      <w:r>
        <w:rPr>
          <w:rFonts w:hint="eastAsia"/>
          <w:highlight w:val="none"/>
          <w:lang w:val="en-US" w:eastAsia="zh-CN"/>
        </w:rPr>
        <w:t>点运动学方程，理论推导夹剪点的剪切力和夹持力模型，得到</w:t>
      </w:r>
      <w:r>
        <w:rPr>
          <w:rFonts w:ascii="Times New Roman" w:hAnsi="Times New Roman" w:eastAsia="Consolas"/>
          <w:kern w:val="0"/>
          <w:szCs w:val="21"/>
          <w:highlight w:val="none"/>
          <w:lang w:bidi="ar"/>
          <w:rPrChange w:id="2244" w:author="lg" w:date="2026-01-14T17:24:29Z">
            <w:rPr>
              <w:rFonts w:ascii="Times New Roman" w:hAnsi="Times New Roman" w:eastAsia="Consolas"/>
              <w:kern w:val="0"/>
              <w:szCs w:val="20"/>
              <w:highlight w:val="none"/>
              <w:lang w:bidi="ar"/>
            </w:rPr>
          </w:rPrChange>
        </w:rPr>
        <w:t>夹剪点</w:t>
      </w:r>
      <w:r>
        <w:rPr>
          <w:rFonts w:hint="eastAsia" w:ascii="Times New Roman" w:hAnsi="Times New Roman" w:eastAsia="Consolas"/>
          <w:kern w:val="0"/>
          <w:szCs w:val="21"/>
          <w:highlight w:val="none"/>
          <w:lang w:bidi="ar"/>
          <w:rPrChange w:id="2245" w:author="lg" w:date="2026-01-14T17:24:29Z">
            <w:rPr>
              <w:rFonts w:hint="eastAsia" w:ascii="Times New Roman" w:hAnsi="Times New Roman" w:eastAsia="Consolas"/>
              <w:kern w:val="0"/>
              <w:szCs w:val="20"/>
              <w:highlight w:val="none"/>
              <w:lang w:bidi="ar"/>
            </w:rPr>
          </w:rPrChange>
        </w:rPr>
        <w:t>的速度为</w:t>
      </w:r>
      <w:r>
        <w:rPr>
          <w:rFonts w:hint="eastAsia"/>
          <w:kern w:val="0"/>
          <w:sz w:val="21"/>
          <w:szCs w:val="21"/>
          <w:highlight w:val="none"/>
          <w:lang w:val="en-US" w:eastAsia="zh-CN" w:bidi="ar"/>
          <w:rPrChange w:id="2246" w:author="lg" w:date="2026-01-14T17:24:29Z">
            <w:rPr>
              <w:rFonts w:hint="eastAsia"/>
              <w:kern w:val="0"/>
              <w:sz w:val="20"/>
              <w:szCs w:val="20"/>
              <w:highlight w:val="none"/>
              <w:lang w:val="en-US" w:eastAsia="zh-CN" w:bidi="ar"/>
            </w:rPr>
          </w:rPrChange>
        </w:rPr>
        <w:t>76.42</w:t>
      </w:r>
      <w:r>
        <w:rPr>
          <w:rFonts w:hint="eastAsia" w:ascii="Times New Roman" w:hAnsi="Times New Roman" w:eastAsia="Consolas"/>
          <w:kern w:val="0"/>
          <w:szCs w:val="21"/>
          <w:highlight w:val="none"/>
          <w:lang w:bidi="ar"/>
        </w:rPr>
        <w:t>~</w:t>
      </w:r>
      <w:r>
        <w:rPr>
          <w:rFonts w:hint="eastAsia"/>
          <w:kern w:val="0"/>
          <w:szCs w:val="21"/>
          <w:highlight w:val="none"/>
          <w:lang w:val="en-US" w:eastAsia="zh-CN" w:bidi="ar"/>
        </w:rPr>
        <w:t>2085.45</w:t>
      </w:r>
      <w:r>
        <w:rPr>
          <w:rFonts w:hint="eastAsia" w:ascii="Times New Roman" w:hAnsi="Times New Roman" w:eastAsia="Consolas"/>
          <w:kern w:val="0"/>
          <w:szCs w:val="21"/>
          <w:highlight w:val="none"/>
          <w:lang w:bidi="ar"/>
        </w:rPr>
        <w:t>mm/s</w:t>
      </w:r>
      <w:r>
        <w:rPr>
          <w:rFonts w:hint="eastAsia"/>
          <w:kern w:val="0"/>
          <w:szCs w:val="21"/>
          <w:highlight w:val="none"/>
          <w:lang w:eastAsia="zh-CN" w:bidi="ar"/>
        </w:rPr>
        <w:t>，</w:t>
      </w:r>
      <w:r>
        <w:rPr>
          <w:rFonts w:hint="eastAsia"/>
          <w:kern w:val="0"/>
          <w:szCs w:val="21"/>
          <w:highlight w:val="none"/>
          <w:lang w:val="en-US" w:eastAsia="zh-CN" w:bidi="ar"/>
        </w:rPr>
        <w:t>剪切力为</w:t>
      </w:r>
      <w:r>
        <w:rPr>
          <w:rFonts w:hint="eastAsia"/>
          <w:kern w:val="0"/>
          <w:szCs w:val="21"/>
          <w:highlight w:val="none"/>
          <w:lang w:val="en-US" w:eastAsia="zh-CN"/>
        </w:rPr>
        <w:t>68.78~358.72</w:t>
      </w:r>
      <w:r>
        <w:rPr>
          <w:rFonts w:hint="eastAsia" w:ascii="Times New Roman" w:hAnsi="Times New Roman"/>
          <w:kern w:val="0"/>
          <w:szCs w:val="21"/>
          <w:highlight w:val="none"/>
          <w:lang w:val="en-US" w:eastAsia="zh-CN"/>
        </w:rPr>
        <w:t>N</w:t>
      </w:r>
      <w:r>
        <w:rPr>
          <w:rFonts w:hint="eastAsia"/>
          <w:kern w:val="0"/>
          <w:szCs w:val="21"/>
          <w:highlight w:val="none"/>
          <w:lang w:val="en-US" w:eastAsia="zh-CN"/>
        </w:rPr>
        <w:t>，最小夹持力为9.52N，满足采摘机器人对</w:t>
      </w:r>
      <w:r>
        <w:rPr>
          <w:rFonts w:hint="eastAsia" w:cs="Times New Roman"/>
          <w:color w:val="000000"/>
          <w:szCs w:val="21"/>
          <w:highlight w:val="none"/>
          <w:lang w:val="en-US" w:eastAsia="zh-CN"/>
          <w:rPrChange w:id="2247" w:author="lg" w:date="2026-01-14T17:24:29Z">
            <w:rPr>
              <w:rFonts w:hint="eastAsia" w:cs="Times New Roman"/>
              <w:color w:val="000000"/>
              <w:szCs w:val="20"/>
              <w:highlight w:val="none"/>
              <w:lang w:val="en-US" w:eastAsia="zh-CN"/>
            </w:rPr>
          </w:rPrChange>
        </w:rPr>
        <w:t>结果枝</w:t>
      </w:r>
      <w:r>
        <w:rPr>
          <w:rFonts w:hint="eastAsia"/>
          <w:kern w:val="0"/>
          <w:szCs w:val="21"/>
          <w:highlight w:val="none"/>
          <w:lang w:val="en-US" w:eastAsia="zh-CN"/>
        </w:rPr>
        <w:t>的夹持和剪切需求。</w:t>
      </w:r>
    </w:p>
    <w:p w14:paraId="23F8F0C2">
      <w:pPr>
        <w:bidi w:val="0"/>
        <w:ind w:firstLine="420" w:firstLineChars="200"/>
        <w:jc w:val="both"/>
        <w:rPr>
          <w:del w:id="2248" w:author="lg" w:date="2026-01-14T20:47:40Z"/>
          <w:rFonts w:hint="default"/>
          <w:highlight w:val="none"/>
          <w:lang w:val="en-US" w:eastAsia="zh-CN"/>
        </w:rPr>
      </w:pPr>
      <w:r>
        <w:rPr>
          <w:rFonts w:ascii="Times New Roman" w:hAnsi="Times New Roman" w:eastAsia="宋体" w:cs="Times New Roman"/>
          <w:color w:val="000000"/>
          <w:szCs w:val="21"/>
          <w:highlight w:val="none"/>
          <w:rPrChange w:id="2249" w:author="lg" w:date="2026-01-14T17:24:29Z">
            <w:rPr>
              <w:rFonts w:ascii="Times New Roman" w:hAnsi="Times New Roman" w:eastAsia="宋体" w:cs="Times New Roman"/>
              <w:color w:val="000000"/>
              <w:szCs w:val="20"/>
              <w:highlight w:val="none"/>
            </w:rPr>
          </w:rPrChange>
        </w:rPr>
        <w:t>(</w:t>
      </w:r>
      <w:r>
        <w:rPr>
          <w:rFonts w:hint="eastAsia" w:cs="Times New Roman"/>
          <w:color w:val="000000"/>
          <w:szCs w:val="21"/>
          <w:highlight w:val="none"/>
          <w:lang w:val="en-US" w:eastAsia="zh-CN"/>
          <w:rPrChange w:id="2250" w:author="lg" w:date="2026-01-14T17:24:29Z">
            <w:rPr>
              <w:rFonts w:hint="eastAsia" w:cs="Times New Roman"/>
              <w:color w:val="000000"/>
              <w:szCs w:val="20"/>
              <w:highlight w:val="none"/>
              <w:lang w:val="en-US" w:eastAsia="zh-CN"/>
            </w:rPr>
          </w:rPrChange>
        </w:rPr>
        <w:t>3</w:t>
      </w:r>
      <w:r>
        <w:rPr>
          <w:rFonts w:ascii="Times New Roman" w:hAnsi="Times New Roman" w:eastAsia="宋体" w:cs="Times New Roman"/>
          <w:color w:val="000000"/>
          <w:szCs w:val="21"/>
          <w:highlight w:val="none"/>
          <w:rPrChange w:id="2251" w:author="lg" w:date="2026-01-14T17:24:29Z">
            <w:rPr>
              <w:rFonts w:ascii="Times New Roman" w:hAnsi="Times New Roman" w:eastAsia="宋体" w:cs="Times New Roman"/>
              <w:color w:val="000000"/>
              <w:szCs w:val="20"/>
              <w:highlight w:val="none"/>
            </w:rPr>
          </w:rPrChange>
        </w:rPr>
        <w:t>)</w:t>
      </w:r>
      <w:r>
        <w:rPr>
          <w:rFonts w:hint="eastAsia" w:cs="Times New Roman"/>
          <w:color w:val="000000"/>
          <w:szCs w:val="21"/>
          <w:highlight w:val="none"/>
          <w:lang w:val="en-US" w:eastAsia="zh-CN"/>
          <w:rPrChange w:id="2252" w:author="lg" w:date="2026-01-14T17:24:29Z">
            <w:rPr>
              <w:rFonts w:hint="eastAsia" w:cs="Times New Roman"/>
              <w:color w:val="000000"/>
              <w:szCs w:val="20"/>
              <w:highlight w:val="none"/>
              <w:lang w:val="en-US" w:eastAsia="zh-CN"/>
            </w:rPr>
          </w:rPrChange>
        </w:rPr>
        <w:t>以</w:t>
      </w:r>
      <w:r>
        <w:rPr>
          <w:rFonts w:hint="eastAsia"/>
          <w:highlight w:val="none"/>
          <w:lang w:val="en-US" w:eastAsia="zh-CN"/>
        </w:rPr>
        <w:t>采摘方向、</w:t>
      </w:r>
      <w:r>
        <w:rPr>
          <w:rFonts w:hint="eastAsia"/>
          <w:highlight w:val="none"/>
        </w:rPr>
        <w:t>剪切角度</w:t>
      </w:r>
      <w:r>
        <w:rPr>
          <w:rFonts w:hint="eastAsia"/>
          <w:highlight w:val="none"/>
          <w:lang w:eastAsia="zh-CN"/>
        </w:rPr>
        <w:t>、</w:t>
      </w:r>
      <w:r>
        <w:rPr>
          <w:rFonts w:hint="eastAsia"/>
          <w:highlight w:val="none"/>
          <w:lang w:val="en-US" w:eastAsia="zh-CN"/>
        </w:rPr>
        <w:t>喂入深度为试验因素开展三因素三水平响应面试验，结果表明，</w:t>
      </w:r>
      <w:r>
        <w:rPr>
          <w:rFonts w:hint="eastAsia" w:cs="Times New Roman"/>
          <w:color w:val="000000"/>
          <w:szCs w:val="21"/>
          <w:highlight w:val="none"/>
          <w:lang w:val="en-US" w:eastAsia="zh-CN"/>
          <w:rPrChange w:id="2253" w:author="lg" w:date="2026-01-14T17:24:29Z">
            <w:rPr>
              <w:rFonts w:hint="eastAsia" w:cs="Times New Roman"/>
              <w:color w:val="000000"/>
              <w:szCs w:val="20"/>
              <w:highlight w:val="none"/>
              <w:lang w:val="en-US" w:eastAsia="zh-CN"/>
            </w:rPr>
          </w:rPrChange>
        </w:rPr>
        <w:t>最优的参数组合为：采摘角度90°、剪切角度-45°、喂入深度45mm</w:t>
      </w:r>
      <w:r>
        <w:rPr>
          <w:rFonts w:hint="eastAsia" w:ascii="Times New Roman" w:hAnsi="Times New Roman" w:eastAsia="宋体" w:cs="Times New Roman"/>
          <w:color w:val="000000"/>
          <w:szCs w:val="21"/>
          <w:highlight w:val="none"/>
          <w:rPrChange w:id="2254" w:author="lg" w:date="2026-01-14T17:24:29Z">
            <w:rPr>
              <w:rFonts w:hint="eastAsia" w:ascii="Times New Roman" w:hAnsi="Times New Roman" w:eastAsia="宋体" w:cs="Times New Roman"/>
              <w:color w:val="000000"/>
              <w:szCs w:val="20"/>
              <w:highlight w:val="none"/>
            </w:rPr>
          </w:rPrChange>
        </w:rPr>
        <w:t>。</w:t>
      </w:r>
      <w:r>
        <w:rPr>
          <w:rFonts w:hint="eastAsia" w:cs="Times New Roman"/>
          <w:color w:val="000000"/>
          <w:szCs w:val="21"/>
          <w:highlight w:val="none"/>
          <w:lang w:val="en-US" w:eastAsia="zh-CN"/>
          <w:rPrChange w:id="2255" w:author="lg" w:date="2026-01-14T17:24:29Z">
            <w:rPr>
              <w:rFonts w:hint="eastAsia" w:cs="Times New Roman"/>
              <w:color w:val="000000"/>
              <w:szCs w:val="20"/>
              <w:highlight w:val="none"/>
              <w:lang w:val="en-US" w:eastAsia="zh-CN"/>
            </w:rPr>
          </w:rPrChange>
        </w:rPr>
        <w:t>在最优参数组合下，番石榴果实</w:t>
      </w:r>
      <w:r>
        <w:rPr>
          <w:rFonts w:hint="eastAsia"/>
          <w:highlight w:val="none"/>
          <w:lang w:val="en-US" w:eastAsia="zh-CN"/>
        </w:rPr>
        <w:t>采摘成功率为93%，平均作业时间为3.5s。该执行器能够满足番石榴机械化采摘需求。</w:t>
      </w:r>
    </w:p>
    <w:p w14:paraId="2D6238E5">
      <w:pPr>
        <w:spacing w:before="0" w:beforeLines="-2147483648" w:after="0" w:afterLines="-2147483648"/>
        <w:ind w:firstLine="420" w:firstLineChars="200"/>
        <w:jc w:val="both"/>
        <w:rPr>
          <w:rFonts w:ascii="Times New Roman" w:hAnsi="Times New Roman" w:eastAsia="黑体"/>
          <w:color w:val="000000"/>
          <w:sz w:val="21"/>
          <w:szCs w:val="21"/>
          <w:highlight w:val="none"/>
          <w:rPrChange w:id="2257" w:author="lg" w:date="2026-01-14T17:24:29Z">
            <w:rPr>
              <w:rFonts w:ascii="Times New Roman" w:hAnsi="Times New Roman" w:eastAsia="黑体"/>
              <w:color w:val="000000"/>
              <w:sz w:val="22"/>
              <w:szCs w:val="22"/>
              <w:highlight w:val="none"/>
            </w:rPr>
          </w:rPrChange>
        </w:rPr>
        <w:sectPr>
          <w:type w:val="continuous"/>
          <w:pgSz w:w="11906" w:h="14740"/>
          <w:pgMar w:top="760" w:right="1162" w:bottom="278" w:left="1100" w:header="851" w:footer="992" w:gutter="0"/>
          <w:cols w:equalWidth="0" w:num="2">
            <w:col w:w="4640" w:space="425"/>
            <w:col w:w="4578"/>
          </w:cols>
          <w:rtlGutter w:val="0"/>
          <w:docGrid w:type="lines" w:linePitch="312" w:charSpace="0"/>
        </w:sectPr>
        <w:pPrChange w:id="2256" w:author="lg" w:date="2026-01-14T20:47:40Z">
          <w:pPr>
            <w:spacing w:before="0" w:beforeLines="-2147483648" w:after="0" w:afterLines="-2147483648"/>
          </w:pPr>
        </w:pPrChange>
      </w:pPr>
    </w:p>
    <w:p w14:paraId="4C64B09E">
      <w:pPr>
        <w:wordWrap w:val="0"/>
        <w:spacing w:beforeLines="0" w:afterLines="0"/>
        <w:jc w:val="left"/>
        <w:rPr>
          <w:rFonts w:hint="default"/>
          <w:sz w:val="21"/>
          <w:szCs w:val="21"/>
          <w:highlight w:val="none"/>
          <w:rPrChange w:id="2258" w:author="lg" w:date="2026-01-14T17:24:29Z">
            <w:rPr>
              <w:rFonts w:hint="default"/>
              <w:sz w:val="24"/>
              <w:szCs w:val="24"/>
              <w:highlight w:val="none"/>
            </w:rPr>
          </w:rPrChange>
        </w:rPr>
      </w:pPr>
      <w:r>
        <w:rPr>
          <w:rFonts w:ascii="Times New Roman" w:hAnsi="Times New Roman" w:eastAsia="微软雅黑"/>
          <w:color w:val="666666"/>
          <w:szCs w:val="21"/>
          <w:highlight w:val="none"/>
          <w:shd w:val="clear" w:color="auto" w:fill="FFFFFF"/>
          <w:rPrChange w:id="2259" w:author="lg" w:date="2026-01-14T17:24:29Z">
            <w:rPr>
              <w:rFonts w:ascii="Times New Roman" w:hAnsi="Times New Roman" w:eastAsia="微软雅黑"/>
              <w:color w:val="666666"/>
              <w:szCs w:val="18"/>
              <w:highlight w:val="none"/>
              <w:shd w:val="clear" w:color="auto" w:fill="FFFFFF"/>
            </w:rPr>
          </w:rPrChange>
        </w:rPr>
        <w:fldChar w:fldCharType="begin"/>
      </w:r>
      <w:r>
        <w:rPr>
          <w:rFonts w:hint="eastAsia" w:eastAsia="微软雅黑"/>
          <w:color w:val="666666"/>
          <w:szCs w:val="21"/>
          <w:highlight w:val="none"/>
          <w:shd w:val="clear" w:color="auto" w:fill="FFFFFF"/>
          <w:lang w:eastAsia="zh-CN"/>
          <w:rPrChange w:id="2260" w:author="lg" w:date="2026-01-14T17:24:29Z">
            <w:rPr>
              <w:rFonts w:hint="eastAsia" w:eastAsia="微软雅黑"/>
              <w:color w:val="666666"/>
              <w:szCs w:val="18"/>
              <w:highlight w:val="none"/>
              <w:shd w:val="clear" w:color="auto" w:fill="FFFFFF"/>
              <w:lang w:eastAsia="zh-CN"/>
            </w:rPr>
          </w:rPrChange>
        </w:rPr>
        <w:instrText xml:space="preserve"> ADDIN NE.Bib</w:instrText>
      </w:r>
      <w:r>
        <w:rPr>
          <w:rFonts w:ascii="Times New Roman" w:hAnsi="Times New Roman" w:eastAsia="微软雅黑"/>
          <w:color w:val="666666"/>
          <w:szCs w:val="21"/>
          <w:highlight w:val="none"/>
          <w:shd w:val="clear" w:color="auto" w:fill="FFFFFF"/>
          <w:rPrChange w:id="2261" w:author="lg" w:date="2026-01-14T17:24:29Z">
            <w:rPr>
              <w:rFonts w:ascii="Times New Roman" w:hAnsi="Times New Roman" w:eastAsia="微软雅黑"/>
              <w:color w:val="666666"/>
              <w:szCs w:val="18"/>
              <w:highlight w:val="none"/>
              <w:shd w:val="clear" w:color="auto" w:fill="FFFFFF"/>
            </w:rPr>
          </w:rPrChange>
        </w:rPr>
        <w:fldChar w:fldCharType="separate"/>
      </w:r>
    </w:p>
    <w:p w14:paraId="6750586C">
      <w:pPr>
        <w:wordWrap w:val="0"/>
        <w:spacing w:beforeLines="0" w:afterLines="0"/>
        <w:jc w:val="center"/>
        <w:rPr>
          <w:rFonts w:hint="default"/>
          <w:sz w:val="21"/>
          <w:szCs w:val="21"/>
          <w:highlight w:val="none"/>
          <w:rPrChange w:id="2262" w:author="lg" w:date="2026-01-14T17:24:29Z">
            <w:rPr>
              <w:rFonts w:hint="default"/>
              <w:sz w:val="24"/>
              <w:szCs w:val="24"/>
              <w:highlight w:val="none"/>
            </w:rPr>
          </w:rPrChange>
        </w:rPr>
      </w:pPr>
      <w:r>
        <w:rPr>
          <w:rFonts w:hint="eastAsia" w:ascii="宋体" w:hAnsi="宋体"/>
          <w:b/>
          <w:color w:val="000000"/>
          <w:sz w:val="21"/>
          <w:szCs w:val="21"/>
          <w:highlight w:val="none"/>
          <w:rPrChange w:id="2263" w:author="lg" w:date="2026-01-14T17:24:29Z">
            <w:rPr>
              <w:rFonts w:hint="eastAsia" w:ascii="宋体" w:hAnsi="宋体"/>
              <w:b/>
              <w:color w:val="000000"/>
              <w:sz w:val="40"/>
              <w:szCs w:val="24"/>
              <w:highlight w:val="none"/>
            </w:rPr>
          </w:rPrChange>
        </w:rPr>
        <w:t>参考文献</w:t>
      </w:r>
    </w:p>
    <w:p w14:paraId="4EB334C0">
      <w:pPr>
        <w:wordWrap w:val="0"/>
        <w:spacing w:beforeLines="0" w:afterLines="0"/>
        <w:ind w:left="420" w:hanging="420"/>
        <w:rPr>
          <w:rFonts w:hint="default"/>
          <w:sz w:val="21"/>
          <w:szCs w:val="21"/>
          <w:highlight w:val="none"/>
          <w:rPrChange w:id="2264"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2265" w:author="lg" w:date="2026-01-14T17:24:29Z">
            <w:rPr>
              <w:rFonts w:hint="default" w:ascii="Times New Roman" w:hAnsi="Times New Roman" w:eastAsia="Times New Roman"/>
              <w:color w:val="000000"/>
              <w:sz w:val="20"/>
              <w:szCs w:val="24"/>
              <w:highlight w:val="none"/>
            </w:rPr>
          </w:rPrChange>
        </w:rPr>
        <w:t xml:space="preserve"> [1] </w:t>
      </w:r>
      <w:r>
        <w:rPr>
          <w:rFonts w:hint="eastAsia" w:ascii="宋体" w:hAnsi="宋体"/>
          <w:color w:val="000000"/>
          <w:sz w:val="21"/>
          <w:szCs w:val="21"/>
          <w:highlight w:val="none"/>
          <w:rPrChange w:id="2266" w:author="lg" w:date="2026-01-14T17:24:29Z">
            <w:rPr>
              <w:rFonts w:hint="eastAsia" w:ascii="宋体" w:hAnsi="宋体"/>
              <w:color w:val="000000"/>
              <w:sz w:val="20"/>
              <w:szCs w:val="24"/>
              <w:highlight w:val="none"/>
            </w:rPr>
          </w:rPrChange>
        </w:rPr>
        <w:t>广东各地番石榴生产情况</w:t>
      </w:r>
      <w:r>
        <w:rPr>
          <w:rFonts w:hint="default" w:ascii="Times New Roman" w:hAnsi="Times New Roman" w:eastAsia="Times New Roman"/>
          <w:color w:val="000000"/>
          <w:sz w:val="21"/>
          <w:szCs w:val="21"/>
          <w:highlight w:val="none"/>
          <w:rPrChange w:id="2267" w:author="lg" w:date="2026-01-14T17:24:29Z">
            <w:rPr>
              <w:rFonts w:hint="default" w:ascii="Times New Roman" w:hAnsi="Times New Roman" w:eastAsia="Times New Roman"/>
              <w:color w:val="000000"/>
              <w:sz w:val="20"/>
              <w:szCs w:val="24"/>
              <w:highlight w:val="none"/>
            </w:rPr>
          </w:rPrChange>
        </w:rPr>
        <w:t>[EB/OL]. [2025-03-21]. https://stats.gd.gov.cn/.</w:t>
      </w:r>
    </w:p>
    <w:p w14:paraId="25ECA8D5">
      <w:pPr>
        <w:wordWrap w:val="0"/>
        <w:spacing w:beforeLines="0" w:afterLines="0"/>
        <w:ind w:left="420"/>
        <w:rPr>
          <w:rFonts w:hint="default"/>
          <w:sz w:val="21"/>
          <w:szCs w:val="21"/>
          <w:highlight w:val="none"/>
          <w:rPrChange w:id="2268" w:author="lg" w:date="2026-01-14T17:24:29Z">
            <w:rPr>
              <w:rFonts w:hint="default"/>
              <w:sz w:val="24"/>
              <w:szCs w:val="24"/>
              <w:highlight w:val="none"/>
            </w:rPr>
          </w:rPrChange>
        </w:rPr>
      </w:pPr>
      <w:ins w:id="2269" w:author="lg" w:date="2026-01-13T22:29:31Z">
        <w:r>
          <w:rPr>
            <w:rFonts w:ascii="Times New Roman" w:hAnsi="Times New Roman" w:eastAsia="Times New Roman" w:cs="Times New Roman"/>
            <w:i w:val="0"/>
            <w:iCs w:val="0"/>
            <w:caps w:val="0"/>
            <w:color w:val="000000"/>
            <w:spacing w:val="0"/>
            <w:sz w:val="21"/>
            <w:szCs w:val="21"/>
            <w:highlight w:val="none"/>
            <w:shd w:val="clear" w:fill="auto"/>
            <w:rPrChange w:id="2270" w:author="lg" w:date="2026-01-14T17:24:29Z">
              <w:rPr>
                <w:rFonts w:ascii="sans-serif" w:hAnsi="sans-serif" w:eastAsia="sans-serif" w:cs="sans-serif"/>
                <w:i w:val="0"/>
                <w:iCs w:val="0"/>
                <w:caps w:val="0"/>
                <w:color w:val="0D0D0D"/>
                <w:spacing w:val="0"/>
                <w:sz w:val="14"/>
                <w:szCs w:val="14"/>
                <w:shd w:val="clear" w:fill="F5F5F5"/>
              </w:rPr>
            </w:rPrChange>
          </w:rPr>
          <w:t>Guangdong's guava production status [EB/OL].</w:t>
        </w:r>
      </w:ins>
      <w:r>
        <w:rPr>
          <w:rFonts w:hint="default" w:ascii="Times New Roman" w:hAnsi="Times New Roman" w:eastAsia="Times New Roman"/>
          <w:color w:val="000000"/>
          <w:sz w:val="21"/>
          <w:szCs w:val="21"/>
          <w:highlight w:val="none"/>
          <w:rPrChange w:id="2271" w:author="lg" w:date="2026-01-14T17:24:29Z">
            <w:rPr>
              <w:rFonts w:hint="default" w:ascii="Times New Roman" w:hAnsi="Times New Roman" w:eastAsia="Times New Roman"/>
              <w:color w:val="000000"/>
              <w:sz w:val="20"/>
              <w:szCs w:val="24"/>
              <w:highlight w:val="none"/>
            </w:rPr>
          </w:rPrChange>
        </w:rPr>
        <w:t>[2025-03-21]. https://stats.gd.gov.cn/.(in Chinese</w:t>
      </w:r>
      <w:del w:id="2272" w:author="lg" w:date="2026-01-13T22:35:25Z">
        <w:r>
          <w:rPr>
            <w:rFonts w:hint="default" w:ascii="Times New Roman" w:hAnsi="Times New Roman" w:eastAsia="Times New Roman"/>
            <w:color w:val="000000"/>
            <w:sz w:val="21"/>
            <w:szCs w:val="21"/>
            <w:highlight w:val="none"/>
            <w:rPrChange w:id="2273" w:author="lg" w:date="2026-01-14T17:24:29Z">
              <w:rPr>
                <w:rFonts w:hint="default" w:ascii="Times New Roman" w:hAnsi="Times New Roman" w:eastAsia="Times New Roman"/>
                <w:color w:val="000000"/>
                <w:sz w:val="20"/>
                <w:szCs w:val="24"/>
                <w:highlight w:val="none"/>
              </w:rPr>
            </w:rPrChange>
          </w:rPr>
          <w:delText xml:space="preserve"> with English abstract</w:delText>
        </w:r>
      </w:del>
      <w:r>
        <w:rPr>
          <w:rFonts w:hint="default" w:ascii="Times New Roman" w:hAnsi="Times New Roman" w:eastAsia="Times New Roman"/>
          <w:color w:val="000000"/>
          <w:sz w:val="21"/>
          <w:szCs w:val="21"/>
          <w:highlight w:val="none"/>
          <w:rPrChange w:id="2274" w:author="lg" w:date="2026-01-14T17:24:29Z">
            <w:rPr>
              <w:rFonts w:hint="default" w:ascii="Times New Roman" w:hAnsi="Times New Roman" w:eastAsia="Times New Roman"/>
              <w:color w:val="000000"/>
              <w:sz w:val="20"/>
              <w:szCs w:val="24"/>
              <w:highlight w:val="none"/>
            </w:rPr>
          </w:rPrChange>
        </w:rPr>
        <w:t>)</w:t>
      </w:r>
    </w:p>
    <w:p w14:paraId="7111F1C2">
      <w:pPr>
        <w:wordWrap w:val="0"/>
        <w:spacing w:beforeLines="0" w:afterLines="0"/>
        <w:ind w:left="420" w:hanging="420"/>
        <w:rPr>
          <w:rFonts w:hint="default"/>
          <w:sz w:val="21"/>
          <w:szCs w:val="21"/>
          <w:highlight w:val="none"/>
          <w:rPrChange w:id="2275"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2276" w:author="lg" w:date="2026-01-14T17:24:29Z">
            <w:rPr>
              <w:rFonts w:hint="default" w:ascii="Times New Roman" w:hAnsi="Times New Roman" w:eastAsia="Times New Roman"/>
              <w:color w:val="000000"/>
              <w:sz w:val="20"/>
              <w:szCs w:val="24"/>
              <w:highlight w:val="none"/>
            </w:rPr>
          </w:rPrChange>
        </w:rPr>
        <w:t xml:space="preserve"> [2] </w:t>
      </w:r>
      <w:r>
        <w:rPr>
          <w:rFonts w:hint="eastAsia" w:ascii="宋体" w:hAnsi="宋体"/>
          <w:color w:val="000000"/>
          <w:sz w:val="21"/>
          <w:szCs w:val="21"/>
          <w:highlight w:val="none"/>
          <w:rPrChange w:id="2277" w:author="lg" w:date="2026-01-14T17:24:29Z">
            <w:rPr>
              <w:rFonts w:hint="eastAsia" w:ascii="宋体" w:hAnsi="宋体"/>
              <w:color w:val="000000"/>
              <w:sz w:val="20"/>
              <w:szCs w:val="24"/>
              <w:highlight w:val="none"/>
            </w:rPr>
          </w:rPrChange>
        </w:rPr>
        <w:t>徐娜</w:t>
      </w:r>
      <w:r>
        <w:rPr>
          <w:rFonts w:hint="default" w:ascii="Times New Roman" w:hAnsi="Times New Roman" w:eastAsia="Times New Roman"/>
          <w:color w:val="000000"/>
          <w:sz w:val="21"/>
          <w:szCs w:val="21"/>
          <w:highlight w:val="none"/>
          <w:rPrChange w:id="2278"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279" w:author="lg" w:date="2026-01-14T17:24:29Z">
            <w:rPr>
              <w:rFonts w:hint="eastAsia" w:ascii="宋体" w:hAnsi="宋体"/>
              <w:color w:val="000000"/>
              <w:sz w:val="20"/>
              <w:szCs w:val="24"/>
              <w:highlight w:val="none"/>
            </w:rPr>
          </w:rPrChange>
        </w:rPr>
        <w:t>张莉琴</w:t>
      </w:r>
      <w:r>
        <w:rPr>
          <w:rFonts w:hint="default" w:ascii="Times New Roman" w:hAnsi="Times New Roman" w:eastAsia="Times New Roman"/>
          <w:color w:val="000000"/>
          <w:sz w:val="21"/>
          <w:szCs w:val="21"/>
          <w:highlight w:val="none"/>
          <w:rPrChange w:id="2280"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281" w:author="lg" w:date="2026-01-14T17:24:29Z">
            <w:rPr>
              <w:rFonts w:hint="eastAsia" w:ascii="宋体" w:hAnsi="宋体"/>
              <w:color w:val="000000"/>
              <w:sz w:val="20"/>
              <w:szCs w:val="24"/>
              <w:highlight w:val="none"/>
            </w:rPr>
          </w:rPrChange>
        </w:rPr>
        <w:t>劳动力老龄化对我国农业生产效率的影响</w:t>
      </w:r>
      <w:r>
        <w:rPr>
          <w:rFonts w:hint="default" w:ascii="Times New Roman" w:hAnsi="Times New Roman" w:eastAsia="Times New Roman"/>
          <w:color w:val="000000"/>
          <w:sz w:val="21"/>
          <w:szCs w:val="21"/>
          <w:highlight w:val="none"/>
          <w:rPrChange w:id="2282" w:author="lg" w:date="2026-01-14T17:24:29Z">
            <w:rPr>
              <w:rFonts w:hint="default" w:ascii="Times New Roman" w:hAnsi="Times New Roman" w:eastAsia="Times New Roman"/>
              <w:color w:val="000000"/>
              <w:sz w:val="20"/>
              <w:szCs w:val="24"/>
              <w:highlight w:val="none"/>
            </w:rPr>
          </w:rPrChange>
        </w:rPr>
        <w:t xml:space="preserve">[J]. </w:t>
      </w:r>
      <w:r>
        <w:rPr>
          <w:rFonts w:hint="eastAsia" w:ascii="宋体" w:hAnsi="宋体"/>
          <w:color w:val="000000"/>
          <w:sz w:val="21"/>
          <w:szCs w:val="21"/>
          <w:highlight w:val="none"/>
          <w:rPrChange w:id="2283" w:author="lg" w:date="2026-01-14T17:24:29Z">
            <w:rPr>
              <w:rFonts w:hint="eastAsia" w:ascii="宋体" w:hAnsi="宋体"/>
              <w:color w:val="000000"/>
              <w:sz w:val="20"/>
              <w:szCs w:val="24"/>
              <w:highlight w:val="none"/>
            </w:rPr>
          </w:rPrChange>
        </w:rPr>
        <w:t>中国农业大学学报</w:t>
      </w:r>
      <w:r>
        <w:rPr>
          <w:rFonts w:hint="default" w:ascii="Times New Roman" w:hAnsi="Times New Roman" w:eastAsia="Times New Roman"/>
          <w:color w:val="000000"/>
          <w:sz w:val="21"/>
          <w:szCs w:val="21"/>
          <w:highlight w:val="none"/>
          <w:rPrChange w:id="2284" w:author="lg" w:date="2026-01-14T17:24:29Z">
            <w:rPr>
              <w:rFonts w:hint="default" w:ascii="Times New Roman" w:hAnsi="Times New Roman" w:eastAsia="Times New Roman"/>
              <w:color w:val="000000"/>
              <w:sz w:val="20"/>
              <w:szCs w:val="24"/>
              <w:highlight w:val="none"/>
            </w:rPr>
          </w:rPrChange>
        </w:rPr>
        <w:t>, 2014,19(04):227-233.</w:t>
      </w:r>
    </w:p>
    <w:p w14:paraId="04133987">
      <w:pPr>
        <w:wordWrap w:val="0"/>
        <w:spacing w:beforeLines="0" w:afterLines="0"/>
        <w:ind w:left="420"/>
        <w:rPr>
          <w:rFonts w:hint="default"/>
          <w:sz w:val="21"/>
          <w:szCs w:val="21"/>
          <w:highlight w:val="none"/>
          <w:rPrChange w:id="2285" w:author="lg" w:date="2026-01-14T17:24:29Z">
            <w:rPr>
              <w:rFonts w:hint="default"/>
              <w:sz w:val="24"/>
              <w:szCs w:val="24"/>
              <w:highlight w:val="none"/>
            </w:rPr>
          </w:rPrChange>
        </w:rPr>
      </w:pPr>
      <w:ins w:id="2286" w:author="lg" w:date="2026-01-13T22:34:16Z">
        <w:r>
          <w:rPr>
            <w:rFonts w:hint="default" w:ascii="Times New Roman" w:hAnsi="Times New Roman" w:eastAsia="Times New Roman"/>
            <w:color w:val="000000"/>
            <w:sz w:val="21"/>
            <w:szCs w:val="21"/>
            <w:highlight w:val="none"/>
            <w:rPrChange w:id="2287" w:author="lg" w:date="2026-01-14T17:24:29Z">
              <w:rPr>
                <w:rFonts w:hint="default" w:ascii="Times New Roman" w:hAnsi="Times New Roman" w:eastAsia="Times New Roman"/>
                <w:color w:val="000000"/>
                <w:sz w:val="20"/>
                <w:szCs w:val="24"/>
                <w:highlight w:val="none"/>
              </w:rPr>
            </w:rPrChange>
          </w:rPr>
          <w:t>X</w:t>
        </w:r>
      </w:ins>
      <w:ins w:id="2288" w:author="lg" w:date="2026-01-13T22:47:27Z">
        <w:r>
          <w:rPr>
            <w:rFonts w:hint="eastAsia" w:eastAsia="宋体"/>
            <w:color w:val="000000"/>
            <w:sz w:val="21"/>
            <w:szCs w:val="21"/>
            <w:highlight w:val="none"/>
            <w:lang w:val="en-US" w:eastAsia="zh-CN"/>
            <w:rPrChange w:id="2289" w:author="lg" w:date="2026-01-14T17:24:29Z">
              <w:rPr>
                <w:rFonts w:hint="eastAsia" w:eastAsia="宋体"/>
                <w:color w:val="000000"/>
                <w:sz w:val="20"/>
                <w:szCs w:val="24"/>
                <w:highlight w:val="none"/>
                <w:lang w:val="en-US" w:eastAsia="zh-CN"/>
              </w:rPr>
            </w:rPrChange>
          </w:rPr>
          <w:t>U</w:t>
        </w:r>
      </w:ins>
      <w:ins w:id="2290" w:author="lg" w:date="2026-01-13T22:34:20Z">
        <w:r>
          <w:rPr>
            <w:rFonts w:hint="default" w:ascii="Times New Roman" w:hAnsi="Times New Roman" w:eastAsia="Times New Roman"/>
            <w:color w:val="000000"/>
            <w:sz w:val="21"/>
            <w:szCs w:val="21"/>
            <w:highlight w:val="none"/>
            <w:rPrChange w:id="2291" w:author="lg" w:date="2026-01-14T17:24:29Z">
              <w:rPr>
                <w:rFonts w:hint="default" w:ascii="Times New Roman" w:hAnsi="Times New Roman" w:eastAsia="Times New Roman"/>
                <w:color w:val="000000"/>
                <w:sz w:val="20"/>
                <w:szCs w:val="24"/>
                <w:highlight w:val="none"/>
              </w:rPr>
            </w:rPrChange>
          </w:rPr>
          <w:t xml:space="preserve"> </w:t>
        </w:r>
      </w:ins>
      <w:r>
        <w:rPr>
          <w:rFonts w:hint="default" w:ascii="Times New Roman" w:hAnsi="Times New Roman" w:eastAsia="Times New Roman"/>
          <w:color w:val="000000"/>
          <w:sz w:val="21"/>
          <w:szCs w:val="21"/>
          <w:highlight w:val="none"/>
          <w:rPrChange w:id="2292" w:author="lg" w:date="2026-01-14T17:24:29Z">
            <w:rPr>
              <w:rFonts w:hint="default" w:ascii="Times New Roman" w:hAnsi="Times New Roman" w:eastAsia="Times New Roman"/>
              <w:color w:val="000000"/>
              <w:sz w:val="20"/>
              <w:szCs w:val="24"/>
              <w:highlight w:val="none"/>
            </w:rPr>
          </w:rPrChange>
        </w:rPr>
        <w:t>Na</w:t>
      </w:r>
      <w:del w:id="2293" w:author="lg" w:date="2026-01-13T22:34:20Z">
        <w:r>
          <w:rPr>
            <w:rFonts w:hint="default" w:ascii="Times New Roman" w:hAnsi="Times New Roman" w:eastAsia="Times New Roman"/>
            <w:color w:val="000000"/>
            <w:sz w:val="21"/>
            <w:szCs w:val="21"/>
            <w:highlight w:val="none"/>
            <w:rPrChange w:id="2294" w:author="lg" w:date="2026-01-14T17:24:29Z">
              <w:rPr>
                <w:rFonts w:hint="default" w:ascii="Times New Roman" w:hAnsi="Times New Roman" w:eastAsia="Times New Roman"/>
                <w:color w:val="000000"/>
                <w:sz w:val="20"/>
                <w:szCs w:val="24"/>
                <w:highlight w:val="none"/>
              </w:rPr>
            </w:rPrChange>
          </w:rPr>
          <w:delText xml:space="preserve"> </w:delText>
        </w:r>
      </w:del>
      <w:del w:id="2295" w:author="lg" w:date="2026-01-13T22:34:16Z">
        <w:r>
          <w:rPr>
            <w:rFonts w:hint="default" w:ascii="Times New Roman" w:hAnsi="Times New Roman" w:eastAsia="Times New Roman"/>
            <w:color w:val="000000"/>
            <w:sz w:val="21"/>
            <w:szCs w:val="21"/>
            <w:highlight w:val="none"/>
            <w:rPrChange w:id="2296" w:author="lg" w:date="2026-01-14T17:24:29Z">
              <w:rPr>
                <w:rFonts w:hint="default" w:ascii="Times New Roman" w:hAnsi="Times New Roman" w:eastAsia="Times New Roman"/>
                <w:color w:val="000000"/>
                <w:sz w:val="20"/>
                <w:szCs w:val="24"/>
                <w:highlight w:val="none"/>
              </w:rPr>
            </w:rPrChange>
          </w:rPr>
          <w:delText>Xu</w:delText>
        </w:r>
      </w:del>
      <w:r>
        <w:rPr>
          <w:rFonts w:hint="default" w:ascii="Times New Roman" w:hAnsi="Times New Roman" w:eastAsia="Times New Roman"/>
          <w:color w:val="000000"/>
          <w:sz w:val="21"/>
          <w:szCs w:val="21"/>
          <w:highlight w:val="none"/>
          <w:rPrChange w:id="2297" w:author="lg" w:date="2026-01-14T17:24:29Z">
            <w:rPr>
              <w:rFonts w:hint="default" w:ascii="Times New Roman" w:hAnsi="Times New Roman" w:eastAsia="Times New Roman"/>
              <w:color w:val="000000"/>
              <w:sz w:val="20"/>
              <w:szCs w:val="24"/>
              <w:highlight w:val="none"/>
            </w:rPr>
          </w:rPrChange>
        </w:rPr>
        <w:t>,</w:t>
      </w:r>
      <w:ins w:id="2298" w:author="lg" w:date="2026-01-13T22:36:48Z">
        <w:r>
          <w:rPr>
            <w:rFonts w:hint="eastAsia" w:eastAsia="宋体"/>
            <w:color w:val="000000"/>
            <w:sz w:val="21"/>
            <w:szCs w:val="21"/>
            <w:highlight w:val="none"/>
            <w:lang w:val="en-US" w:eastAsia="zh-CN"/>
            <w:rPrChange w:id="2299" w:author="lg" w:date="2026-01-14T17:24:29Z">
              <w:rPr>
                <w:rFonts w:hint="eastAsia" w:eastAsia="宋体"/>
                <w:color w:val="000000"/>
                <w:sz w:val="20"/>
                <w:szCs w:val="24"/>
                <w:highlight w:val="none"/>
                <w:lang w:val="en-US" w:eastAsia="zh-CN"/>
              </w:rPr>
            </w:rPrChange>
          </w:rPr>
          <w:t xml:space="preserve"> </w:t>
        </w:r>
      </w:ins>
      <w:del w:id="2300" w:author="lg" w:date="2026-01-13T22:36:07Z">
        <w:r>
          <w:rPr>
            <w:rFonts w:hint="default" w:ascii="Times New Roman" w:hAnsi="Times New Roman" w:eastAsia="Times New Roman"/>
            <w:color w:val="000000"/>
            <w:sz w:val="21"/>
            <w:szCs w:val="21"/>
            <w:highlight w:val="none"/>
            <w:rPrChange w:id="2301" w:author="lg" w:date="2026-01-14T17:24:29Z">
              <w:rPr>
                <w:rFonts w:hint="default" w:ascii="Times New Roman" w:hAnsi="Times New Roman" w:eastAsia="Times New Roman"/>
                <w:color w:val="000000"/>
                <w:sz w:val="20"/>
                <w:szCs w:val="24"/>
                <w:highlight w:val="none"/>
              </w:rPr>
            </w:rPrChange>
          </w:rPr>
          <w:delText xml:space="preserve"> </w:delText>
        </w:r>
      </w:del>
      <w:ins w:id="2302" w:author="lg" w:date="2026-01-13T22:34:28Z">
        <w:r>
          <w:rPr>
            <w:rFonts w:hint="default" w:ascii="Times New Roman" w:hAnsi="Times New Roman" w:eastAsia="Times New Roman"/>
            <w:color w:val="000000"/>
            <w:sz w:val="21"/>
            <w:szCs w:val="21"/>
            <w:highlight w:val="none"/>
            <w:rPrChange w:id="2303" w:author="lg" w:date="2026-01-14T17:24:29Z">
              <w:rPr>
                <w:rFonts w:hint="default" w:ascii="Times New Roman" w:hAnsi="Times New Roman" w:eastAsia="Times New Roman"/>
                <w:color w:val="000000"/>
                <w:sz w:val="20"/>
                <w:szCs w:val="24"/>
                <w:highlight w:val="none"/>
              </w:rPr>
            </w:rPrChange>
          </w:rPr>
          <w:t>Z</w:t>
        </w:r>
      </w:ins>
      <w:ins w:id="2304" w:author="lg" w:date="2026-01-13T22:47:33Z">
        <w:r>
          <w:rPr>
            <w:rFonts w:hint="eastAsia" w:eastAsia="宋体"/>
            <w:color w:val="000000"/>
            <w:sz w:val="21"/>
            <w:szCs w:val="21"/>
            <w:highlight w:val="none"/>
            <w:lang w:val="en-US" w:eastAsia="zh-CN"/>
            <w:rPrChange w:id="2305" w:author="lg" w:date="2026-01-14T17:24:29Z">
              <w:rPr>
                <w:rFonts w:hint="eastAsia" w:eastAsia="宋体"/>
                <w:color w:val="000000"/>
                <w:sz w:val="20"/>
                <w:szCs w:val="24"/>
                <w:highlight w:val="none"/>
                <w:lang w:val="en-US" w:eastAsia="zh-CN"/>
              </w:rPr>
            </w:rPrChange>
          </w:rPr>
          <w:t>HANG</w:t>
        </w:r>
      </w:ins>
      <w:ins w:id="2306" w:author="lg" w:date="2026-01-13T22:34:31Z">
        <w:r>
          <w:rPr>
            <w:rFonts w:hint="eastAsia" w:eastAsia="宋体"/>
            <w:color w:val="000000"/>
            <w:sz w:val="21"/>
            <w:szCs w:val="21"/>
            <w:highlight w:val="none"/>
            <w:lang w:val="en-US" w:eastAsia="zh-CN"/>
            <w:rPrChange w:id="2307"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308" w:author="lg" w:date="2026-01-14T17:24:29Z">
            <w:rPr>
              <w:rFonts w:hint="default" w:ascii="Times New Roman" w:hAnsi="Times New Roman" w:eastAsia="Times New Roman"/>
              <w:color w:val="000000"/>
              <w:sz w:val="20"/>
              <w:szCs w:val="24"/>
              <w:highlight w:val="none"/>
            </w:rPr>
          </w:rPrChange>
        </w:rPr>
        <w:t>Li</w:t>
      </w:r>
      <w:del w:id="2309" w:author="lg" w:date="2026-01-13T22:56:23Z">
        <w:r>
          <w:rPr>
            <w:rFonts w:hint="default" w:ascii="Times New Roman" w:hAnsi="Times New Roman" w:eastAsia="Times New Roman"/>
            <w:color w:val="000000"/>
            <w:sz w:val="21"/>
            <w:szCs w:val="21"/>
            <w:highlight w:val="none"/>
            <w:rPrChange w:id="2310"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2311" w:author="lg" w:date="2026-01-14T17:24:29Z">
            <w:rPr>
              <w:rFonts w:hint="default" w:ascii="Times New Roman" w:hAnsi="Times New Roman" w:eastAsia="Times New Roman"/>
              <w:color w:val="000000"/>
              <w:sz w:val="20"/>
              <w:szCs w:val="24"/>
              <w:highlight w:val="none"/>
            </w:rPr>
          </w:rPrChange>
        </w:rPr>
        <w:t>qin</w:t>
      </w:r>
      <w:del w:id="2312" w:author="lg" w:date="2026-01-13T22:34:28Z">
        <w:r>
          <w:rPr>
            <w:rFonts w:hint="default" w:ascii="Times New Roman" w:hAnsi="Times New Roman" w:eastAsia="Times New Roman"/>
            <w:color w:val="000000"/>
            <w:sz w:val="21"/>
            <w:szCs w:val="21"/>
            <w:highlight w:val="none"/>
            <w:rPrChange w:id="2313" w:author="lg" w:date="2026-01-14T17:24:29Z">
              <w:rPr>
                <w:rFonts w:hint="default" w:ascii="Times New Roman" w:hAnsi="Times New Roman" w:eastAsia="Times New Roman"/>
                <w:color w:val="000000"/>
                <w:sz w:val="20"/>
                <w:szCs w:val="24"/>
                <w:highlight w:val="none"/>
              </w:rPr>
            </w:rPrChange>
          </w:rPr>
          <w:delText xml:space="preserve"> Zhang</w:delText>
        </w:r>
      </w:del>
      <w:r>
        <w:rPr>
          <w:rFonts w:hint="default" w:ascii="Times New Roman" w:hAnsi="Times New Roman" w:eastAsia="Times New Roman"/>
          <w:color w:val="000000"/>
          <w:sz w:val="21"/>
          <w:szCs w:val="21"/>
          <w:highlight w:val="none"/>
          <w:rPrChange w:id="2314" w:author="lg" w:date="2026-01-14T17:24:29Z">
            <w:rPr>
              <w:rFonts w:hint="default" w:ascii="Times New Roman" w:hAnsi="Times New Roman" w:eastAsia="Times New Roman"/>
              <w:color w:val="000000"/>
              <w:sz w:val="20"/>
              <w:szCs w:val="24"/>
              <w:highlight w:val="none"/>
            </w:rPr>
          </w:rPrChange>
        </w:rPr>
        <w:t>.Impact of aging labor force on agricultural production efficiency in China</w:t>
      </w:r>
      <w:r>
        <w:rPr>
          <w:rFonts w:ascii="Times New Roman" w:hAnsi="Times New Roman" w:eastAsia="宋体" w:cs="Times New Roman"/>
          <w:color w:val="000000"/>
          <w:kern w:val="0"/>
          <w:sz w:val="21"/>
          <w:szCs w:val="21"/>
          <w:highlight w:val="none"/>
          <w:rPrChange w:id="2315" w:author="lg" w:date="2026-01-14T17:24:29Z">
            <w:rPr>
              <w:rFonts w:ascii="Times New Roman" w:hAnsi="Times New Roman" w:eastAsia="宋体" w:cs="Times New Roman"/>
              <w:color w:val="000000"/>
              <w:kern w:val="0"/>
              <w:sz w:val="20"/>
              <w:szCs w:val="20"/>
              <w:highlight w:val="none"/>
            </w:rPr>
          </w:rPrChange>
        </w:rPr>
        <w:t xml:space="preserve">[J]. </w:t>
      </w:r>
      <w:r>
        <w:rPr>
          <w:rFonts w:hint="eastAsia" w:ascii="Times New Roman" w:hAnsi="Times New Roman" w:eastAsia="宋体" w:cs="Times New Roman"/>
          <w:color w:val="000000"/>
          <w:kern w:val="0"/>
          <w:sz w:val="21"/>
          <w:szCs w:val="21"/>
          <w:highlight w:val="none"/>
          <w:rPrChange w:id="2316" w:author="lg" w:date="2026-01-14T17:24:29Z">
            <w:rPr>
              <w:rFonts w:hint="eastAsia" w:ascii="Times New Roman" w:hAnsi="Times New Roman" w:eastAsia="宋体" w:cs="Times New Roman"/>
              <w:color w:val="000000"/>
              <w:kern w:val="0"/>
              <w:sz w:val="20"/>
              <w:szCs w:val="20"/>
              <w:highlight w:val="none"/>
            </w:rPr>
          </w:rPrChange>
        </w:rPr>
        <w:t>Journal of China Agricultural University</w:t>
      </w:r>
      <w:r>
        <w:rPr>
          <w:rFonts w:hint="eastAsia" w:cs="Times New Roman"/>
          <w:color w:val="000000"/>
          <w:kern w:val="0"/>
          <w:sz w:val="21"/>
          <w:szCs w:val="21"/>
          <w:highlight w:val="none"/>
          <w:lang w:val="en-US" w:eastAsia="zh-CN"/>
          <w:rPrChange w:id="2317" w:author="lg" w:date="2026-01-14T17:24:29Z">
            <w:rPr>
              <w:rFonts w:hint="eastAsia" w:cs="Times New Roman"/>
              <w:color w:val="000000"/>
              <w:kern w:val="0"/>
              <w:sz w:val="20"/>
              <w:szCs w:val="20"/>
              <w:highlight w:val="none"/>
              <w:lang w:val="en-US" w:eastAsia="zh-CN"/>
            </w:rPr>
          </w:rPrChange>
        </w:rPr>
        <w:t>,</w:t>
      </w:r>
      <w:r>
        <w:rPr>
          <w:rFonts w:hint="default" w:ascii="Times New Roman" w:hAnsi="Times New Roman" w:eastAsia="Times New Roman"/>
          <w:color w:val="000000"/>
          <w:sz w:val="21"/>
          <w:szCs w:val="21"/>
          <w:highlight w:val="none"/>
          <w:rPrChange w:id="2318" w:author="lg" w:date="2026-01-14T17:24:29Z">
            <w:rPr>
              <w:rFonts w:hint="default" w:ascii="Times New Roman" w:hAnsi="Times New Roman" w:eastAsia="Times New Roman"/>
              <w:color w:val="000000"/>
              <w:sz w:val="20"/>
              <w:szCs w:val="24"/>
              <w:highlight w:val="none"/>
            </w:rPr>
          </w:rPrChange>
        </w:rPr>
        <w:t xml:space="preserve"> 2014,19(04):227-233.(in Chinese</w:t>
      </w:r>
      <w:del w:id="2319" w:author="lg" w:date="2026-01-13T22:35:42Z">
        <w:r>
          <w:rPr>
            <w:rFonts w:hint="default" w:ascii="Times New Roman" w:hAnsi="Times New Roman" w:eastAsia="Times New Roman"/>
            <w:color w:val="000000"/>
            <w:sz w:val="21"/>
            <w:szCs w:val="21"/>
            <w:highlight w:val="none"/>
            <w:rPrChange w:id="2320" w:author="lg" w:date="2026-01-14T17:24:29Z">
              <w:rPr>
                <w:rFonts w:hint="default" w:ascii="Times New Roman" w:hAnsi="Times New Roman" w:eastAsia="Times New Roman"/>
                <w:color w:val="000000"/>
                <w:sz w:val="20"/>
                <w:szCs w:val="24"/>
                <w:highlight w:val="none"/>
              </w:rPr>
            </w:rPrChange>
          </w:rPr>
          <w:delText xml:space="preserve"> with English abstract</w:delText>
        </w:r>
      </w:del>
      <w:r>
        <w:rPr>
          <w:rFonts w:hint="default" w:ascii="Times New Roman" w:hAnsi="Times New Roman" w:eastAsia="Times New Roman"/>
          <w:color w:val="000000"/>
          <w:sz w:val="21"/>
          <w:szCs w:val="21"/>
          <w:highlight w:val="none"/>
          <w:rPrChange w:id="2321" w:author="lg" w:date="2026-01-14T17:24:29Z">
            <w:rPr>
              <w:rFonts w:hint="default" w:ascii="Times New Roman" w:hAnsi="Times New Roman" w:eastAsia="Times New Roman"/>
              <w:color w:val="000000"/>
              <w:sz w:val="20"/>
              <w:szCs w:val="24"/>
              <w:highlight w:val="none"/>
            </w:rPr>
          </w:rPrChange>
        </w:rPr>
        <w:t>)</w:t>
      </w:r>
      <w:r>
        <w:rPr>
          <w:rFonts w:hint="eastAsia"/>
          <w:color w:val="000000"/>
          <w:sz w:val="21"/>
          <w:szCs w:val="21"/>
          <w:highlight w:val="none"/>
          <w:lang w:val="en-US" w:eastAsia="zh-CN"/>
          <w:rPrChange w:id="2322" w:author="lg" w:date="2026-01-14T17:24:29Z">
            <w:rPr>
              <w:rFonts w:hint="eastAsia"/>
              <w:color w:val="000000"/>
              <w:sz w:val="20"/>
              <w:szCs w:val="24"/>
              <w:highlight w:val="none"/>
              <w:lang w:val="en-US" w:eastAsia="zh-CN"/>
            </w:rPr>
          </w:rPrChange>
        </w:rPr>
        <w:t xml:space="preserve"> </w:t>
      </w:r>
    </w:p>
    <w:p w14:paraId="3C636F01">
      <w:pPr>
        <w:wordWrap w:val="0"/>
        <w:spacing w:beforeLines="0" w:afterLines="0"/>
        <w:ind w:left="420" w:hanging="420"/>
        <w:rPr>
          <w:rFonts w:hint="default"/>
          <w:sz w:val="21"/>
          <w:szCs w:val="21"/>
          <w:highlight w:val="none"/>
          <w:rPrChange w:id="2323"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2324" w:author="lg" w:date="2026-01-14T17:24:29Z">
            <w:rPr>
              <w:rFonts w:hint="default" w:ascii="Times New Roman" w:hAnsi="Times New Roman" w:eastAsia="Times New Roman"/>
              <w:color w:val="000000"/>
              <w:sz w:val="20"/>
              <w:szCs w:val="24"/>
              <w:highlight w:val="none"/>
            </w:rPr>
          </w:rPrChange>
        </w:rPr>
        <w:t xml:space="preserve"> [3] </w:t>
      </w:r>
      <w:r>
        <w:rPr>
          <w:rFonts w:hint="eastAsia" w:ascii="宋体" w:hAnsi="宋体"/>
          <w:color w:val="000000"/>
          <w:sz w:val="21"/>
          <w:szCs w:val="21"/>
          <w:highlight w:val="none"/>
          <w:rPrChange w:id="2325" w:author="lg" w:date="2026-01-14T17:24:29Z">
            <w:rPr>
              <w:rFonts w:hint="eastAsia" w:ascii="宋体" w:hAnsi="宋体"/>
              <w:color w:val="000000"/>
              <w:sz w:val="20"/>
              <w:szCs w:val="24"/>
              <w:highlight w:val="none"/>
            </w:rPr>
          </w:rPrChange>
        </w:rPr>
        <w:t>宋健</w:t>
      </w:r>
      <w:r>
        <w:rPr>
          <w:rFonts w:hint="default" w:ascii="Times New Roman" w:hAnsi="Times New Roman" w:eastAsia="Times New Roman"/>
          <w:color w:val="000000"/>
          <w:sz w:val="21"/>
          <w:szCs w:val="21"/>
          <w:highlight w:val="none"/>
          <w:rPrChange w:id="2326"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327" w:author="lg" w:date="2026-01-14T17:24:29Z">
            <w:rPr>
              <w:rFonts w:hint="eastAsia" w:ascii="宋体" w:hAnsi="宋体"/>
              <w:color w:val="000000"/>
              <w:sz w:val="20"/>
              <w:szCs w:val="24"/>
              <w:highlight w:val="none"/>
            </w:rPr>
          </w:rPrChange>
        </w:rPr>
        <w:t>张铁中</w:t>
      </w:r>
      <w:r>
        <w:rPr>
          <w:rFonts w:hint="default" w:ascii="Times New Roman" w:hAnsi="Times New Roman" w:eastAsia="Times New Roman"/>
          <w:color w:val="000000"/>
          <w:sz w:val="21"/>
          <w:szCs w:val="21"/>
          <w:highlight w:val="none"/>
          <w:rPrChange w:id="2328"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329" w:author="lg" w:date="2026-01-14T17:24:29Z">
            <w:rPr>
              <w:rFonts w:hint="eastAsia" w:ascii="宋体" w:hAnsi="宋体"/>
              <w:color w:val="000000"/>
              <w:sz w:val="20"/>
              <w:szCs w:val="24"/>
              <w:highlight w:val="none"/>
            </w:rPr>
          </w:rPrChange>
        </w:rPr>
        <w:t>徐丽明</w:t>
      </w:r>
      <w:r>
        <w:rPr>
          <w:rFonts w:hint="default" w:ascii="Times New Roman" w:hAnsi="Times New Roman" w:eastAsia="Times New Roman"/>
          <w:color w:val="000000"/>
          <w:sz w:val="21"/>
          <w:szCs w:val="21"/>
          <w:highlight w:val="none"/>
          <w:rPrChange w:id="2330"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331" w:author="lg" w:date="2026-01-14T17:24:29Z">
            <w:rPr>
              <w:rFonts w:hint="eastAsia" w:ascii="宋体" w:hAnsi="宋体"/>
              <w:color w:val="000000"/>
              <w:sz w:val="20"/>
              <w:szCs w:val="24"/>
              <w:highlight w:val="none"/>
            </w:rPr>
          </w:rPrChange>
        </w:rPr>
        <w:t>等</w:t>
      </w:r>
      <w:r>
        <w:rPr>
          <w:rFonts w:hint="default" w:ascii="Times New Roman" w:hAnsi="Times New Roman" w:eastAsia="Times New Roman"/>
          <w:color w:val="000000"/>
          <w:sz w:val="21"/>
          <w:szCs w:val="21"/>
          <w:highlight w:val="none"/>
          <w:rPrChange w:id="2332"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333" w:author="lg" w:date="2026-01-14T17:24:29Z">
            <w:rPr>
              <w:rFonts w:hint="eastAsia" w:ascii="宋体" w:hAnsi="宋体"/>
              <w:color w:val="000000"/>
              <w:sz w:val="20"/>
              <w:szCs w:val="24"/>
              <w:highlight w:val="none"/>
            </w:rPr>
          </w:rPrChange>
        </w:rPr>
        <w:t>果蔬采摘机器人研究进展与展望</w:t>
      </w:r>
      <w:r>
        <w:rPr>
          <w:rFonts w:hint="default" w:ascii="Times New Roman" w:hAnsi="Times New Roman" w:eastAsia="Times New Roman"/>
          <w:color w:val="000000"/>
          <w:sz w:val="21"/>
          <w:szCs w:val="21"/>
          <w:highlight w:val="none"/>
          <w:rPrChange w:id="2334" w:author="lg" w:date="2026-01-14T17:24:29Z">
            <w:rPr>
              <w:rFonts w:hint="default" w:ascii="Times New Roman" w:hAnsi="Times New Roman" w:eastAsia="Times New Roman"/>
              <w:color w:val="000000"/>
              <w:sz w:val="20"/>
              <w:szCs w:val="24"/>
              <w:highlight w:val="none"/>
            </w:rPr>
          </w:rPrChange>
        </w:rPr>
        <w:t xml:space="preserve">[J]. </w:t>
      </w:r>
      <w:r>
        <w:rPr>
          <w:rFonts w:hint="eastAsia" w:ascii="宋体" w:hAnsi="宋体"/>
          <w:color w:val="000000"/>
          <w:sz w:val="21"/>
          <w:szCs w:val="21"/>
          <w:highlight w:val="none"/>
          <w:rPrChange w:id="2335" w:author="lg" w:date="2026-01-14T17:24:29Z">
            <w:rPr>
              <w:rFonts w:hint="eastAsia" w:ascii="宋体" w:hAnsi="宋体"/>
              <w:color w:val="000000"/>
              <w:sz w:val="20"/>
              <w:szCs w:val="24"/>
              <w:highlight w:val="none"/>
            </w:rPr>
          </w:rPrChange>
        </w:rPr>
        <w:t>农业机械学报</w:t>
      </w:r>
      <w:r>
        <w:rPr>
          <w:rFonts w:hint="default" w:ascii="Times New Roman" w:hAnsi="Times New Roman" w:eastAsia="Times New Roman"/>
          <w:color w:val="000000"/>
          <w:sz w:val="21"/>
          <w:szCs w:val="21"/>
          <w:highlight w:val="none"/>
          <w:rPrChange w:id="2336" w:author="lg" w:date="2026-01-14T17:24:29Z">
            <w:rPr>
              <w:rFonts w:hint="default" w:ascii="Times New Roman" w:hAnsi="Times New Roman" w:eastAsia="Times New Roman"/>
              <w:color w:val="000000"/>
              <w:sz w:val="20"/>
              <w:szCs w:val="24"/>
              <w:highlight w:val="none"/>
            </w:rPr>
          </w:rPrChange>
        </w:rPr>
        <w:t>, 2006(05):158-162.</w:t>
      </w:r>
    </w:p>
    <w:p w14:paraId="3120155D">
      <w:pPr>
        <w:wordWrap w:val="0"/>
        <w:spacing w:beforeLines="0" w:afterLines="0"/>
        <w:ind w:left="420"/>
        <w:rPr>
          <w:rFonts w:hint="eastAsia"/>
          <w:sz w:val="21"/>
          <w:szCs w:val="21"/>
          <w:highlight w:val="none"/>
          <w:rPrChange w:id="2337" w:author="lg" w:date="2026-01-14T17:24:29Z">
            <w:rPr>
              <w:rFonts w:hint="eastAsia"/>
              <w:sz w:val="24"/>
              <w:szCs w:val="24"/>
              <w:highlight w:val="none"/>
            </w:rPr>
          </w:rPrChange>
        </w:rPr>
      </w:pPr>
      <w:ins w:id="2338" w:author="lg" w:date="2026-01-13T22:36:02Z">
        <w:r>
          <w:rPr>
            <w:rFonts w:hint="default" w:ascii="Times New Roman" w:hAnsi="Times New Roman" w:eastAsia="Times New Roman"/>
            <w:color w:val="000000"/>
            <w:sz w:val="21"/>
            <w:szCs w:val="21"/>
            <w:highlight w:val="none"/>
            <w:rPrChange w:id="2339" w:author="lg" w:date="2026-01-14T17:24:29Z">
              <w:rPr>
                <w:rFonts w:hint="default" w:ascii="Times New Roman" w:hAnsi="Times New Roman" w:eastAsia="Times New Roman"/>
                <w:color w:val="000000"/>
                <w:sz w:val="20"/>
                <w:szCs w:val="24"/>
                <w:highlight w:val="none"/>
              </w:rPr>
            </w:rPrChange>
          </w:rPr>
          <w:t>S</w:t>
        </w:r>
      </w:ins>
      <w:ins w:id="2340" w:author="lg" w:date="2026-01-13T22:47:41Z">
        <w:r>
          <w:rPr>
            <w:rFonts w:hint="eastAsia" w:eastAsia="宋体"/>
            <w:color w:val="000000"/>
            <w:sz w:val="21"/>
            <w:szCs w:val="21"/>
            <w:highlight w:val="none"/>
            <w:lang w:val="en-US" w:eastAsia="zh-CN"/>
            <w:rPrChange w:id="2341" w:author="lg" w:date="2026-01-14T17:24:29Z">
              <w:rPr>
                <w:rFonts w:hint="eastAsia" w:eastAsia="宋体"/>
                <w:color w:val="000000"/>
                <w:sz w:val="20"/>
                <w:szCs w:val="24"/>
                <w:highlight w:val="none"/>
                <w:lang w:val="en-US" w:eastAsia="zh-CN"/>
              </w:rPr>
            </w:rPrChange>
          </w:rPr>
          <w:t>ONG</w:t>
        </w:r>
      </w:ins>
      <w:ins w:id="2342" w:author="lg" w:date="2026-01-13T22:36:12Z">
        <w:r>
          <w:rPr>
            <w:rFonts w:hint="eastAsia" w:eastAsia="宋体"/>
            <w:color w:val="000000"/>
            <w:sz w:val="21"/>
            <w:szCs w:val="21"/>
            <w:highlight w:val="none"/>
            <w:lang w:val="en-US" w:eastAsia="zh-CN"/>
            <w:rPrChange w:id="2343"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344" w:author="lg" w:date="2026-01-14T17:24:29Z">
            <w:rPr>
              <w:rFonts w:hint="default" w:ascii="Times New Roman" w:hAnsi="Times New Roman" w:eastAsia="Times New Roman"/>
              <w:color w:val="000000"/>
              <w:sz w:val="20"/>
              <w:szCs w:val="24"/>
              <w:highlight w:val="none"/>
            </w:rPr>
          </w:rPrChange>
        </w:rPr>
        <w:t>Jian</w:t>
      </w:r>
      <w:del w:id="2345" w:author="lg" w:date="2026-01-13T22:36:02Z">
        <w:r>
          <w:rPr>
            <w:rFonts w:hint="default" w:ascii="Times New Roman" w:hAnsi="Times New Roman" w:eastAsia="Times New Roman"/>
            <w:color w:val="000000"/>
            <w:sz w:val="21"/>
            <w:szCs w:val="21"/>
            <w:highlight w:val="none"/>
            <w:rPrChange w:id="2346" w:author="lg" w:date="2026-01-14T17:24:29Z">
              <w:rPr>
                <w:rFonts w:hint="default" w:ascii="Times New Roman" w:hAnsi="Times New Roman" w:eastAsia="Times New Roman"/>
                <w:color w:val="000000"/>
                <w:sz w:val="20"/>
                <w:szCs w:val="24"/>
                <w:highlight w:val="none"/>
              </w:rPr>
            </w:rPrChange>
          </w:rPr>
          <w:delText xml:space="preserve"> Song</w:delText>
        </w:r>
      </w:del>
      <w:r>
        <w:rPr>
          <w:rFonts w:hint="default" w:ascii="Times New Roman" w:hAnsi="Times New Roman" w:eastAsia="Times New Roman"/>
          <w:color w:val="000000"/>
          <w:sz w:val="21"/>
          <w:szCs w:val="21"/>
          <w:highlight w:val="none"/>
          <w:rPrChange w:id="2347" w:author="lg" w:date="2026-01-14T17:24:29Z">
            <w:rPr>
              <w:rFonts w:hint="default" w:ascii="Times New Roman" w:hAnsi="Times New Roman" w:eastAsia="Times New Roman"/>
              <w:color w:val="000000"/>
              <w:sz w:val="20"/>
              <w:szCs w:val="24"/>
              <w:highlight w:val="none"/>
            </w:rPr>
          </w:rPrChange>
        </w:rPr>
        <w:t>,</w:t>
      </w:r>
      <w:ins w:id="2348" w:author="lg" w:date="2026-01-13T22:36:50Z">
        <w:r>
          <w:rPr>
            <w:rFonts w:hint="eastAsia" w:eastAsia="宋体"/>
            <w:color w:val="000000"/>
            <w:sz w:val="21"/>
            <w:szCs w:val="21"/>
            <w:highlight w:val="none"/>
            <w:lang w:val="en-US" w:eastAsia="zh-CN"/>
            <w:rPrChange w:id="2349" w:author="lg" w:date="2026-01-14T17:24:29Z">
              <w:rPr>
                <w:rFonts w:hint="eastAsia" w:eastAsia="宋体"/>
                <w:color w:val="000000"/>
                <w:sz w:val="20"/>
                <w:szCs w:val="24"/>
                <w:highlight w:val="none"/>
                <w:lang w:val="en-US" w:eastAsia="zh-CN"/>
              </w:rPr>
            </w:rPrChange>
          </w:rPr>
          <w:t xml:space="preserve"> </w:t>
        </w:r>
      </w:ins>
      <w:del w:id="2350" w:author="lg" w:date="2026-01-13T22:36:37Z">
        <w:r>
          <w:rPr>
            <w:rFonts w:hint="default" w:ascii="Times New Roman" w:hAnsi="Times New Roman" w:eastAsia="Times New Roman"/>
            <w:color w:val="000000"/>
            <w:sz w:val="21"/>
            <w:szCs w:val="21"/>
            <w:highlight w:val="none"/>
            <w:rPrChange w:id="2351" w:author="lg" w:date="2026-01-14T17:24:29Z">
              <w:rPr>
                <w:rFonts w:hint="default" w:ascii="Times New Roman" w:hAnsi="Times New Roman" w:eastAsia="Times New Roman"/>
                <w:color w:val="000000"/>
                <w:sz w:val="20"/>
                <w:szCs w:val="24"/>
                <w:highlight w:val="none"/>
              </w:rPr>
            </w:rPrChange>
          </w:rPr>
          <w:delText xml:space="preserve"> </w:delText>
        </w:r>
      </w:del>
      <w:ins w:id="2352" w:author="lg" w:date="2026-01-13T22:36:34Z">
        <w:r>
          <w:rPr>
            <w:rFonts w:hint="default" w:ascii="Times New Roman" w:hAnsi="Times New Roman" w:eastAsia="Times New Roman"/>
            <w:color w:val="000000"/>
            <w:sz w:val="21"/>
            <w:szCs w:val="21"/>
            <w:highlight w:val="none"/>
            <w:rPrChange w:id="2353" w:author="lg" w:date="2026-01-14T17:24:29Z">
              <w:rPr>
                <w:rFonts w:hint="default" w:ascii="Times New Roman" w:hAnsi="Times New Roman" w:eastAsia="Times New Roman"/>
                <w:color w:val="000000"/>
                <w:sz w:val="20"/>
                <w:szCs w:val="24"/>
                <w:highlight w:val="none"/>
              </w:rPr>
            </w:rPrChange>
          </w:rPr>
          <w:t>Z</w:t>
        </w:r>
      </w:ins>
      <w:ins w:id="2354" w:author="lg" w:date="2026-01-13T22:47:48Z">
        <w:r>
          <w:rPr>
            <w:rFonts w:hint="eastAsia" w:eastAsia="宋体"/>
            <w:color w:val="000000"/>
            <w:sz w:val="21"/>
            <w:szCs w:val="21"/>
            <w:highlight w:val="none"/>
            <w:lang w:val="en-US" w:eastAsia="zh-CN"/>
            <w:rPrChange w:id="2355" w:author="lg" w:date="2026-01-14T17:24:29Z">
              <w:rPr>
                <w:rFonts w:hint="eastAsia" w:eastAsia="宋体"/>
                <w:color w:val="000000"/>
                <w:sz w:val="20"/>
                <w:szCs w:val="24"/>
                <w:highlight w:val="none"/>
                <w:lang w:val="en-US" w:eastAsia="zh-CN"/>
              </w:rPr>
            </w:rPrChange>
          </w:rPr>
          <w:t>HA</w:t>
        </w:r>
      </w:ins>
      <w:ins w:id="2356" w:author="lg" w:date="2026-01-13T22:47:49Z">
        <w:r>
          <w:rPr>
            <w:rFonts w:hint="eastAsia" w:eastAsia="宋体"/>
            <w:color w:val="000000"/>
            <w:sz w:val="21"/>
            <w:szCs w:val="21"/>
            <w:highlight w:val="none"/>
            <w:lang w:val="en-US" w:eastAsia="zh-CN"/>
            <w:rPrChange w:id="2357" w:author="lg" w:date="2026-01-14T17:24:29Z">
              <w:rPr>
                <w:rFonts w:hint="eastAsia" w:eastAsia="宋体"/>
                <w:color w:val="000000"/>
                <w:sz w:val="20"/>
                <w:szCs w:val="24"/>
                <w:highlight w:val="none"/>
                <w:lang w:val="en-US" w:eastAsia="zh-CN"/>
              </w:rPr>
            </w:rPrChange>
          </w:rPr>
          <w:t>NG</w:t>
        </w:r>
      </w:ins>
      <w:ins w:id="2358" w:author="lg" w:date="2026-01-13T22:47:51Z">
        <w:r>
          <w:rPr>
            <w:rFonts w:hint="eastAsia" w:eastAsia="宋体"/>
            <w:color w:val="000000"/>
            <w:sz w:val="21"/>
            <w:szCs w:val="21"/>
            <w:highlight w:val="none"/>
            <w:lang w:val="en-US" w:eastAsia="zh-CN"/>
            <w:rPrChange w:id="2359"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360" w:author="lg" w:date="2026-01-14T17:24:29Z">
            <w:rPr>
              <w:rFonts w:hint="default" w:ascii="Times New Roman" w:hAnsi="Times New Roman" w:eastAsia="Times New Roman"/>
              <w:color w:val="000000"/>
              <w:sz w:val="20"/>
              <w:szCs w:val="24"/>
              <w:highlight w:val="none"/>
            </w:rPr>
          </w:rPrChange>
        </w:rPr>
        <w:t>Tie</w:t>
      </w:r>
      <w:del w:id="2361" w:author="lg" w:date="2026-01-13T22:56:16Z">
        <w:r>
          <w:rPr>
            <w:rFonts w:hint="default" w:ascii="Times New Roman" w:hAnsi="Times New Roman" w:eastAsia="Times New Roman"/>
            <w:color w:val="000000"/>
            <w:sz w:val="21"/>
            <w:szCs w:val="21"/>
            <w:highlight w:val="none"/>
            <w:rPrChange w:id="2362"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2363" w:author="lg" w:date="2026-01-14T17:24:29Z">
            <w:rPr>
              <w:rFonts w:hint="default" w:ascii="Times New Roman" w:hAnsi="Times New Roman" w:eastAsia="Times New Roman"/>
              <w:color w:val="000000"/>
              <w:sz w:val="20"/>
              <w:szCs w:val="24"/>
              <w:highlight w:val="none"/>
            </w:rPr>
          </w:rPrChange>
        </w:rPr>
        <w:t>zhong</w:t>
      </w:r>
      <w:del w:id="2364" w:author="lg" w:date="2026-01-13T22:36:34Z">
        <w:r>
          <w:rPr>
            <w:rFonts w:hint="default" w:ascii="Times New Roman" w:hAnsi="Times New Roman" w:eastAsia="Times New Roman"/>
            <w:color w:val="000000"/>
            <w:sz w:val="21"/>
            <w:szCs w:val="21"/>
            <w:highlight w:val="none"/>
            <w:rPrChange w:id="2365" w:author="lg" w:date="2026-01-14T17:24:29Z">
              <w:rPr>
                <w:rFonts w:hint="default" w:ascii="Times New Roman" w:hAnsi="Times New Roman" w:eastAsia="Times New Roman"/>
                <w:color w:val="000000"/>
                <w:sz w:val="20"/>
                <w:szCs w:val="24"/>
                <w:highlight w:val="none"/>
              </w:rPr>
            </w:rPrChange>
          </w:rPr>
          <w:delText xml:space="preserve"> Zhang</w:delText>
        </w:r>
      </w:del>
      <w:r>
        <w:rPr>
          <w:rFonts w:hint="default" w:ascii="Times New Roman" w:hAnsi="Times New Roman" w:eastAsia="Times New Roman"/>
          <w:color w:val="000000"/>
          <w:sz w:val="21"/>
          <w:szCs w:val="21"/>
          <w:highlight w:val="none"/>
          <w:rPrChange w:id="2366" w:author="lg" w:date="2026-01-14T17:24:29Z">
            <w:rPr>
              <w:rFonts w:hint="default" w:ascii="Times New Roman" w:hAnsi="Times New Roman" w:eastAsia="Times New Roman"/>
              <w:color w:val="000000"/>
              <w:sz w:val="20"/>
              <w:szCs w:val="24"/>
              <w:highlight w:val="none"/>
            </w:rPr>
          </w:rPrChange>
        </w:rPr>
        <w:t xml:space="preserve">, </w:t>
      </w:r>
      <w:ins w:id="2367" w:author="lg" w:date="2026-01-13T22:36:57Z">
        <w:r>
          <w:rPr>
            <w:rFonts w:hint="default" w:ascii="Times New Roman" w:hAnsi="Times New Roman" w:eastAsia="Times New Roman"/>
            <w:color w:val="000000"/>
            <w:sz w:val="21"/>
            <w:szCs w:val="21"/>
            <w:highlight w:val="none"/>
            <w:rPrChange w:id="2368" w:author="lg" w:date="2026-01-14T17:24:29Z">
              <w:rPr>
                <w:rFonts w:hint="default" w:ascii="Times New Roman" w:hAnsi="Times New Roman" w:eastAsia="Times New Roman"/>
                <w:color w:val="000000"/>
                <w:sz w:val="20"/>
                <w:szCs w:val="24"/>
                <w:highlight w:val="none"/>
              </w:rPr>
            </w:rPrChange>
          </w:rPr>
          <w:t>X</w:t>
        </w:r>
      </w:ins>
      <w:ins w:id="2369" w:author="lg" w:date="2026-01-13T22:47:54Z">
        <w:r>
          <w:rPr>
            <w:rFonts w:hint="eastAsia" w:eastAsia="宋体"/>
            <w:color w:val="000000"/>
            <w:sz w:val="21"/>
            <w:szCs w:val="21"/>
            <w:highlight w:val="none"/>
            <w:lang w:val="en-US" w:eastAsia="zh-CN"/>
            <w:rPrChange w:id="2370" w:author="lg" w:date="2026-01-14T17:24:29Z">
              <w:rPr>
                <w:rFonts w:hint="eastAsia" w:eastAsia="宋体"/>
                <w:color w:val="000000"/>
                <w:sz w:val="20"/>
                <w:szCs w:val="24"/>
                <w:highlight w:val="none"/>
                <w:lang w:val="en-US" w:eastAsia="zh-CN"/>
              </w:rPr>
            </w:rPrChange>
          </w:rPr>
          <w:t>U</w:t>
        </w:r>
      </w:ins>
      <w:ins w:id="2371" w:author="lg" w:date="2026-01-13T22:36:58Z">
        <w:r>
          <w:rPr>
            <w:rFonts w:hint="eastAsia" w:eastAsia="宋体"/>
            <w:color w:val="000000"/>
            <w:sz w:val="21"/>
            <w:szCs w:val="21"/>
            <w:highlight w:val="none"/>
            <w:lang w:val="en-US" w:eastAsia="zh-CN"/>
            <w:rPrChange w:id="2372"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373" w:author="lg" w:date="2026-01-14T17:24:29Z">
            <w:rPr>
              <w:rFonts w:hint="default" w:ascii="Times New Roman" w:hAnsi="Times New Roman" w:eastAsia="Times New Roman"/>
              <w:color w:val="000000"/>
              <w:sz w:val="20"/>
              <w:szCs w:val="24"/>
              <w:highlight w:val="none"/>
            </w:rPr>
          </w:rPrChange>
        </w:rPr>
        <w:t>Li</w:t>
      </w:r>
      <w:del w:id="2374" w:author="lg" w:date="2026-01-13T22:56:17Z">
        <w:r>
          <w:rPr>
            <w:rFonts w:hint="default" w:ascii="Times New Roman" w:hAnsi="Times New Roman" w:eastAsia="Times New Roman"/>
            <w:color w:val="000000"/>
            <w:sz w:val="21"/>
            <w:szCs w:val="21"/>
            <w:highlight w:val="none"/>
            <w:rPrChange w:id="2375"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2376" w:author="lg" w:date="2026-01-14T17:24:29Z">
            <w:rPr>
              <w:rFonts w:hint="default" w:ascii="Times New Roman" w:hAnsi="Times New Roman" w:eastAsia="Times New Roman"/>
              <w:color w:val="000000"/>
              <w:sz w:val="20"/>
              <w:szCs w:val="24"/>
              <w:highlight w:val="none"/>
            </w:rPr>
          </w:rPrChange>
        </w:rPr>
        <w:t>ming</w:t>
      </w:r>
      <w:del w:id="2377" w:author="lg" w:date="2026-01-13T22:36:57Z">
        <w:r>
          <w:rPr>
            <w:rFonts w:hint="default" w:ascii="Times New Roman" w:hAnsi="Times New Roman" w:eastAsia="Times New Roman"/>
            <w:color w:val="000000"/>
            <w:sz w:val="21"/>
            <w:szCs w:val="21"/>
            <w:highlight w:val="none"/>
            <w:rPrChange w:id="2378" w:author="lg" w:date="2026-01-14T17:24:29Z">
              <w:rPr>
                <w:rFonts w:hint="default" w:ascii="Times New Roman" w:hAnsi="Times New Roman" w:eastAsia="Times New Roman"/>
                <w:color w:val="000000"/>
                <w:sz w:val="20"/>
                <w:szCs w:val="24"/>
                <w:highlight w:val="none"/>
              </w:rPr>
            </w:rPrChange>
          </w:rPr>
          <w:delText xml:space="preserve"> Xu</w:delText>
        </w:r>
      </w:del>
      <w:r>
        <w:rPr>
          <w:rFonts w:hint="default" w:ascii="Times New Roman" w:hAnsi="Times New Roman" w:eastAsia="Times New Roman"/>
          <w:color w:val="000000"/>
          <w:sz w:val="21"/>
          <w:szCs w:val="21"/>
          <w:highlight w:val="none"/>
          <w:rPrChange w:id="2379" w:author="lg" w:date="2026-01-14T17:24:29Z">
            <w:rPr>
              <w:rFonts w:hint="default" w:ascii="Times New Roman" w:hAnsi="Times New Roman" w:eastAsia="Times New Roman"/>
              <w:color w:val="000000"/>
              <w:sz w:val="20"/>
              <w:szCs w:val="24"/>
              <w:highlight w:val="none"/>
            </w:rPr>
          </w:rPrChange>
        </w:rPr>
        <w:t xml:space="preserve">, et al.Research </w:t>
      </w:r>
      <w:r>
        <w:rPr>
          <w:rFonts w:hint="eastAsia"/>
          <w:color w:val="000000"/>
          <w:sz w:val="21"/>
          <w:szCs w:val="21"/>
          <w:highlight w:val="none"/>
          <w:lang w:val="en-US" w:eastAsia="zh-CN"/>
          <w:rPrChange w:id="2380" w:author="lg" w:date="2026-01-14T17:24:29Z">
            <w:rPr>
              <w:rFonts w:hint="eastAsia"/>
              <w:color w:val="000000"/>
              <w:sz w:val="20"/>
              <w:szCs w:val="24"/>
              <w:highlight w:val="none"/>
              <w:lang w:val="en-US" w:eastAsia="zh-CN"/>
            </w:rPr>
          </w:rPrChange>
        </w:rPr>
        <w:t>a</w:t>
      </w:r>
      <w:r>
        <w:rPr>
          <w:rFonts w:hint="default" w:ascii="Times New Roman" w:hAnsi="Times New Roman" w:eastAsia="Times New Roman"/>
          <w:color w:val="000000"/>
          <w:sz w:val="21"/>
          <w:szCs w:val="21"/>
          <w:highlight w:val="none"/>
          <w:rPrChange w:id="2381" w:author="lg" w:date="2026-01-14T17:24:29Z">
            <w:rPr>
              <w:rFonts w:hint="default" w:ascii="Times New Roman" w:hAnsi="Times New Roman" w:eastAsia="Times New Roman"/>
              <w:color w:val="000000"/>
              <w:sz w:val="20"/>
              <w:szCs w:val="24"/>
              <w:highlight w:val="none"/>
            </w:rPr>
          </w:rPrChange>
        </w:rPr>
        <w:t xml:space="preserve">ctuality and </w:t>
      </w:r>
      <w:r>
        <w:rPr>
          <w:rFonts w:hint="eastAsia"/>
          <w:color w:val="000000"/>
          <w:sz w:val="21"/>
          <w:szCs w:val="21"/>
          <w:highlight w:val="none"/>
          <w:lang w:val="en-US" w:eastAsia="zh-CN"/>
          <w:rPrChange w:id="2382" w:author="lg" w:date="2026-01-14T17:24:29Z">
            <w:rPr>
              <w:rFonts w:hint="eastAsia"/>
              <w:color w:val="000000"/>
              <w:sz w:val="20"/>
              <w:szCs w:val="24"/>
              <w:highlight w:val="none"/>
              <w:lang w:val="en-US" w:eastAsia="zh-CN"/>
            </w:rPr>
          </w:rPrChange>
        </w:rPr>
        <w:t>p</w:t>
      </w:r>
      <w:r>
        <w:rPr>
          <w:rFonts w:hint="default" w:ascii="Times New Roman" w:hAnsi="Times New Roman" w:eastAsia="Times New Roman"/>
          <w:color w:val="000000"/>
          <w:sz w:val="21"/>
          <w:szCs w:val="21"/>
          <w:highlight w:val="none"/>
          <w:rPrChange w:id="2383" w:author="lg" w:date="2026-01-14T17:24:29Z">
            <w:rPr>
              <w:rFonts w:hint="default" w:ascii="Times New Roman" w:hAnsi="Times New Roman" w:eastAsia="Times New Roman"/>
              <w:color w:val="000000"/>
              <w:sz w:val="20"/>
              <w:szCs w:val="24"/>
              <w:highlight w:val="none"/>
            </w:rPr>
          </w:rPrChange>
        </w:rPr>
        <w:t xml:space="preserve">rospect of </w:t>
      </w:r>
      <w:r>
        <w:rPr>
          <w:rFonts w:hint="eastAsia"/>
          <w:color w:val="000000"/>
          <w:sz w:val="21"/>
          <w:szCs w:val="21"/>
          <w:highlight w:val="none"/>
          <w:lang w:val="en-US" w:eastAsia="zh-CN"/>
          <w:rPrChange w:id="2384" w:author="lg" w:date="2026-01-14T17:24:29Z">
            <w:rPr>
              <w:rFonts w:hint="eastAsia"/>
              <w:color w:val="000000"/>
              <w:sz w:val="20"/>
              <w:szCs w:val="24"/>
              <w:highlight w:val="none"/>
              <w:lang w:val="en-US" w:eastAsia="zh-CN"/>
            </w:rPr>
          </w:rPrChange>
        </w:rPr>
        <w:t>p</w:t>
      </w:r>
      <w:r>
        <w:rPr>
          <w:rFonts w:hint="default" w:ascii="Times New Roman" w:hAnsi="Times New Roman" w:eastAsia="Times New Roman"/>
          <w:color w:val="000000"/>
          <w:sz w:val="21"/>
          <w:szCs w:val="21"/>
          <w:highlight w:val="none"/>
          <w:rPrChange w:id="2385" w:author="lg" w:date="2026-01-14T17:24:29Z">
            <w:rPr>
              <w:rFonts w:hint="default" w:ascii="Times New Roman" w:hAnsi="Times New Roman" w:eastAsia="Times New Roman"/>
              <w:color w:val="000000"/>
              <w:sz w:val="20"/>
              <w:szCs w:val="24"/>
              <w:highlight w:val="none"/>
            </w:rPr>
          </w:rPrChange>
        </w:rPr>
        <w:t xml:space="preserve">icking </w:t>
      </w:r>
      <w:r>
        <w:rPr>
          <w:rFonts w:hint="eastAsia"/>
          <w:color w:val="000000"/>
          <w:sz w:val="21"/>
          <w:szCs w:val="21"/>
          <w:highlight w:val="none"/>
          <w:lang w:val="en-US" w:eastAsia="zh-CN"/>
          <w:rPrChange w:id="2386" w:author="lg" w:date="2026-01-14T17:24:29Z">
            <w:rPr>
              <w:rFonts w:hint="eastAsia"/>
              <w:color w:val="000000"/>
              <w:sz w:val="20"/>
              <w:szCs w:val="24"/>
              <w:highlight w:val="none"/>
              <w:lang w:val="en-US" w:eastAsia="zh-CN"/>
            </w:rPr>
          </w:rPrChange>
        </w:rPr>
        <w:t>r</w:t>
      </w:r>
      <w:r>
        <w:rPr>
          <w:rFonts w:hint="default" w:ascii="Times New Roman" w:hAnsi="Times New Roman" w:eastAsia="Times New Roman"/>
          <w:color w:val="000000"/>
          <w:sz w:val="21"/>
          <w:szCs w:val="21"/>
          <w:highlight w:val="none"/>
          <w:rPrChange w:id="2387" w:author="lg" w:date="2026-01-14T17:24:29Z">
            <w:rPr>
              <w:rFonts w:hint="default" w:ascii="Times New Roman" w:hAnsi="Times New Roman" w:eastAsia="Times New Roman"/>
              <w:color w:val="000000"/>
              <w:sz w:val="20"/>
              <w:szCs w:val="24"/>
              <w:highlight w:val="none"/>
            </w:rPr>
          </w:rPrChange>
        </w:rPr>
        <w:t xml:space="preserve">obot for </w:t>
      </w:r>
      <w:r>
        <w:rPr>
          <w:rFonts w:hint="eastAsia"/>
          <w:color w:val="000000"/>
          <w:sz w:val="21"/>
          <w:szCs w:val="21"/>
          <w:highlight w:val="none"/>
          <w:lang w:val="en-US" w:eastAsia="zh-CN"/>
          <w:rPrChange w:id="2388" w:author="lg" w:date="2026-01-14T17:24:29Z">
            <w:rPr>
              <w:rFonts w:hint="eastAsia"/>
              <w:color w:val="000000"/>
              <w:sz w:val="20"/>
              <w:szCs w:val="24"/>
              <w:highlight w:val="none"/>
              <w:lang w:val="en-US" w:eastAsia="zh-CN"/>
            </w:rPr>
          </w:rPrChange>
        </w:rPr>
        <w:t>f</w:t>
      </w:r>
      <w:r>
        <w:rPr>
          <w:rFonts w:hint="default" w:ascii="Times New Roman" w:hAnsi="Times New Roman" w:eastAsia="Times New Roman"/>
          <w:color w:val="000000"/>
          <w:sz w:val="21"/>
          <w:szCs w:val="21"/>
          <w:highlight w:val="none"/>
          <w:rPrChange w:id="2389" w:author="lg" w:date="2026-01-14T17:24:29Z">
            <w:rPr>
              <w:rFonts w:hint="default" w:ascii="Times New Roman" w:hAnsi="Times New Roman" w:eastAsia="Times New Roman"/>
              <w:color w:val="000000"/>
              <w:sz w:val="20"/>
              <w:szCs w:val="24"/>
              <w:highlight w:val="none"/>
            </w:rPr>
          </w:rPrChange>
        </w:rPr>
        <w:t xml:space="preserve">ruits and </w:t>
      </w:r>
      <w:r>
        <w:rPr>
          <w:rFonts w:hint="eastAsia"/>
          <w:color w:val="000000"/>
          <w:sz w:val="21"/>
          <w:szCs w:val="21"/>
          <w:highlight w:val="none"/>
          <w:lang w:val="en-US" w:eastAsia="zh-CN"/>
          <w:rPrChange w:id="2390" w:author="lg" w:date="2026-01-14T17:24:29Z">
            <w:rPr>
              <w:rFonts w:hint="eastAsia"/>
              <w:color w:val="000000"/>
              <w:sz w:val="20"/>
              <w:szCs w:val="24"/>
              <w:highlight w:val="none"/>
              <w:lang w:val="en-US" w:eastAsia="zh-CN"/>
            </w:rPr>
          </w:rPrChange>
        </w:rPr>
        <w:t>v</w:t>
      </w:r>
      <w:r>
        <w:rPr>
          <w:rFonts w:hint="default" w:ascii="Times New Roman" w:hAnsi="Times New Roman" w:eastAsia="Times New Roman"/>
          <w:color w:val="000000"/>
          <w:sz w:val="21"/>
          <w:szCs w:val="21"/>
          <w:highlight w:val="none"/>
          <w:rPrChange w:id="2391" w:author="lg" w:date="2026-01-14T17:24:29Z">
            <w:rPr>
              <w:rFonts w:hint="default" w:ascii="Times New Roman" w:hAnsi="Times New Roman" w:eastAsia="Times New Roman"/>
              <w:color w:val="000000"/>
              <w:sz w:val="20"/>
              <w:szCs w:val="24"/>
              <w:highlight w:val="none"/>
            </w:rPr>
          </w:rPrChange>
        </w:rPr>
        <w:t>egetables</w:t>
      </w:r>
      <w:r>
        <w:rPr>
          <w:rFonts w:ascii="Times New Roman" w:hAnsi="Times New Roman" w:eastAsia="宋体" w:cs="Times New Roman"/>
          <w:color w:val="000000"/>
          <w:kern w:val="0"/>
          <w:sz w:val="21"/>
          <w:szCs w:val="21"/>
          <w:highlight w:val="none"/>
          <w:rPrChange w:id="2392" w:author="lg" w:date="2026-01-14T17:24:29Z">
            <w:rPr>
              <w:rFonts w:ascii="Times New Roman" w:hAnsi="Times New Roman" w:eastAsia="宋体" w:cs="Times New Roman"/>
              <w:color w:val="000000"/>
              <w:kern w:val="0"/>
              <w:sz w:val="20"/>
              <w:szCs w:val="20"/>
              <w:highlight w:val="none"/>
            </w:rPr>
          </w:rPrChange>
        </w:rPr>
        <w:t>[J]. Transactions of the Chinese Society for Agricultural Machinery,</w:t>
      </w:r>
      <w:r>
        <w:rPr>
          <w:rFonts w:hint="default" w:ascii="Times New Roman" w:hAnsi="Times New Roman" w:eastAsia="Times New Roman"/>
          <w:color w:val="000000"/>
          <w:sz w:val="21"/>
          <w:szCs w:val="21"/>
          <w:highlight w:val="none"/>
          <w:rPrChange w:id="2393" w:author="lg" w:date="2026-01-14T17:24:29Z">
            <w:rPr>
              <w:rFonts w:hint="default" w:ascii="Times New Roman" w:hAnsi="Times New Roman" w:eastAsia="Times New Roman"/>
              <w:color w:val="000000"/>
              <w:sz w:val="20"/>
              <w:szCs w:val="24"/>
              <w:highlight w:val="none"/>
            </w:rPr>
          </w:rPrChange>
        </w:rPr>
        <w:t xml:space="preserve"> 2006(05):158-162.(in Chinese</w:t>
      </w:r>
      <w:del w:id="2394" w:author="lg" w:date="2026-01-13T22:37:08Z">
        <w:r>
          <w:rPr>
            <w:rFonts w:hint="default" w:ascii="Times New Roman" w:hAnsi="Times New Roman" w:eastAsia="Times New Roman"/>
            <w:color w:val="000000"/>
            <w:sz w:val="21"/>
            <w:szCs w:val="21"/>
            <w:highlight w:val="none"/>
            <w:rPrChange w:id="2395" w:author="lg" w:date="2026-01-14T17:24:29Z">
              <w:rPr>
                <w:rFonts w:hint="default" w:ascii="Times New Roman" w:hAnsi="Times New Roman" w:eastAsia="Times New Roman"/>
                <w:color w:val="000000"/>
                <w:sz w:val="20"/>
                <w:szCs w:val="24"/>
                <w:highlight w:val="none"/>
              </w:rPr>
            </w:rPrChange>
          </w:rPr>
          <w:delText xml:space="preserve"> with English abstract</w:delText>
        </w:r>
      </w:del>
      <w:r>
        <w:rPr>
          <w:rFonts w:hint="default" w:ascii="Times New Roman" w:hAnsi="Times New Roman" w:eastAsia="Times New Roman"/>
          <w:color w:val="000000"/>
          <w:sz w:val="21"/>
          <w:szCs w:val="21"/>
          <w:highlight w:val="none"/>
          <w:rPrChange w:id="2396" w:author="lg" w:date="2026-01-14T17:24:29Z">
            <w:rPr>
              <w:rFonts w:hint="default" w:ascii="Times New Roman" w:hAnsi="Times New Roman" w:eastAsia="Times New Roman"/>
              <w:color w:val="000000"/>
              <w:sz w:val="20"/>
              <w:szCs w:val="24"/>
              <w:highlight w:val="none"/>
            </w:rPr>
          </w:rPrChange>
        </w:rPr>
        <w:t>)</w:t>
      </w:r>
      <w:r>
        <w:rPr>
          <w:rFonts w:hint="eastAsia"/>
          <w:color w:val="000000"/>
          <w:sz w:val="21"/>
          <w:szCs w:val="21"/>
          <w:highlight w:val="none"/>
          <w:lang w:val="en-US" w:eastAsia="zh-CN"/>
          <w:rPrChange w:id="2397" w:author="lg" w:date="2026-01-14T17:24:29Z">
            <w:rPr>
              <w:rFonts w:hint="eastAsia"/>
              <w:color w:val="000000"/>
              <w:sz w:val="20"/>
              <w:szCs w:val="24"/>
              <w:highlight w:val="none"/>
              <w:lang w:val="en-US" w:eastAsia="zh-CN"/>
            </w:rPr>
          </w:rPrChange>
        </w:rPr>
        <w:t xml:space="preserve"> </w:t>
      </w:r>
    </w:p>
    <w:p w14:paraId="02490055">
      <w:pPr>
        <w:wordWrap w:val="0"/>
        <w:spacing w:beforeLines="0" w:afterLines="0"/>
        <w:ind w:left="420" w:hanging="420"/>
        <w:rPr>
          <w:rFonts w:hint="default"/>
          <w:sz w:val="21"/>
          <w:szCs w:val="21"/>
          <w:highlight w:val="none"/>
          <w:rPrChange w:id="2398"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2399" w:author="lg" w:date="2026-01-14T17:24:29Z">
            <w:rPr>
              <w:rFonts w:hint="default" w:ascii="Times New Roman" w:hAnsi="Times New Roman" w:eastAsia="Times New Roman"/>
              <w:color w:val="000000"/>
              <w:sz w:val="20"/>
              <w:szCs w:val="24"/>
              <w:highlight w:val="none"/>
            </w:rPr>
          </w:rPrChange>
        </w:rPr>
        <w:t xml:space="preserve"> [4] Yonghyun Park, Jaehwi Seol, Jeonghyeon Pak, et al. A novel end-effector for a fruit and vegetable harvesting robot: mechanism and field experiment[J]. Precision Agriculture, 2022,24(3):948-970.</w:t>
      </w:r>
    </w:p>
    <w:p w14:paraId="1828E657">
      <w:pPr>
        <w:wordWrap w:val="0"/>
        <w:spacing w:beforeLines="0" w:afterLines="0"/>
        <w:ind w:left="420" w:hanging="420"/>
        <w:rPr>
          <w:rFonts w:hint="default"/>
          <w:sz w:val="21"/>
          <w:szCs w:val="21"/>
          <w:highlight w:val="none"/>
          <w:rPrChange w:id="2400"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2401" w:author="lg" w:date="2026-01-14T17:24:29Z">
            <w:rPr>
              <w:rFonts w:hint="default" w:ascii="Times New Roman" w:hAnsi="Times New Roman" w:eastAsia="Times New Roman"/>
              <w:color w:val="000000"/>
              <w:sz w:val="20"/>
              <w:szCs w:val="24"/>
              <w:highlight w:val="none"/>
            </w:rPr>
          </w:rPrChange>
        </w:rPr>
        <w:t xml:space="preserve"> [5] Arad Boaz, Balendonck Jos, Barth Ruud, et al. Development of a sweet pepper harvesting robot[J]. Journal of Field Robotics, 2020,37(6):1027-1039.</w:t>
      </w:r>
    </w:p>
    <w:p w14:paraId="1DAE4899">
      <w:pPr>
        <w:wordWrap w:val="0"/>
        <w:spacing w:beforeLines="0" w:afterLines="0"/>
        <w:ind w:left="420" w:hanging="420"/>
        <w:rPr>
          <w:rFonts w:hint="default"/>
          <w:sz w:val="21"/>
          <w:szCs w:val="21"/>
          <w:highlight w:val="none"/>
          <w:rPrChange w:id="2402"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2403" w:author="lg" w:date="2026-01-14T17:24:29Z">
            <w:rPr>
              <w:rFonts w:hint="default" w:ascii="Times New Roman" w:hAnsi="Times New Roman" w:eastAsia="Times New Roman"/>
              <w:color w:val="000000"/>
              <w:sz w:val="20"/>
              <w:szCs w:val="24"/>
              <w:highlight w:val="none"/>
            </w:rPr>
          </w:rPrChange>
        </w:rPr>
        <w:t xml:space="preserve"> [6] Hayashi Shigehiko, Shigematsu Kenta, Yamamoto Satoshi, et al. Evaluation of a strawberry-harvesting robot in a field test[J]. Biosystems Engineering, 2009,105(2):160-171.</w:t>
      </w:r>
    </w:p>
    <w:p w14:paraId="071C56C7">
      <w:pPr>
        <w:wordWrap w:val="0"/>
        <w:spacing w:beforeLines="0" w:afterLines="0"/>
        <w:ind w:left="420" w:hanging="420"/>
        <w:rPr>
          <w:rFonts w:hint="default"/>
          <w:sz w:val="21"/>
          <w:szCs w:val="21"/>
          <w:highlight w:val="none"/>
          <w:rPrChange w:id="2404"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2405" w:author="lg" w:date="2026-01-14T17:24:29Z">
            <w:rPr>
              <w:rFonts w:hint="default" w:ascii="Times New Roman" w:hAnsi="Times New Roman" w:eastAsia="Times New Roman"/>
              <w:color w:val="000000"/>
              <w:sz w:val="20"/>
              <w:szCs w:val="24"/>
              <w:highlight w:val="none"/>
            </w:rPr>
          </w:rPrChange>
        </w:rPr>
        <w:t xml:space="preserve"> [7] </w:t>
      </w:r>
      <w:r>
        <w:rPr>
          <w:rFonts w:hint="eastAsia" w:ascii="宋体" w:hAnsi="宋体"/>
          <w:color w:val="000000"/>
          <w:sz w:val="21"/>
          <w:szCs w:val="21"/>
          <w:highlight w:val="none"/>
          <w:rPrChange w:id="2406" w:author="lg" w:date="2026-01-14T17:24:29Z">
            <w:rPr>
              <w:rFonts w:hint="eastAsia" w:ascii="宋体" w:hAnsi="宋体"/>
              <w:color w:val="000000"/>
              <w:sz w:val="20"/>
              <w:szCs w:val="24"/>
              <w:highlight w:val="none"/>
            </w:rPr>
          </w:rPrChange>
        </w:rPr>
        <w:t>尹建军</w:t>
      </w:r>
      <w:r>
        <w:rPr>
          <w:rFonts w:hint="default" w:ascii="Times New Roman" w:hAnsi="Times New Roman" w:eastAsia="Times New Roman"/>
          <w:color w:val="000000"/>
          <w:sz w:val="21"/>
          <w:szCs w:val="21"/>
          <w:highlight w:val="none"/>
          <w:rPrChange w:id="2407"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408" w:author="lg" w:date="2026-01-14T17:24:29Z">
            <w:rPr>
              <w:rFonts w:hint="eastAsia" w:ascii="宋体" w:hAnsi="宋体"/>
              <w:color w:val="000000"/>
              <w:sz w:val="20"/>
              <w:szCs w:val="24"/>
              <w:highlight w:val="none"/>
            </w:rPr>
          </w:rPrChange>
        </w:rPr>
        <w:t>陈永河</w:t>
      </w:r>
      <w:r>
        <w:rPr>
          <w:rFonts w:hint="default" w:ascii="Times New Roman" w:hAnsi="Times New Roman" w:eastAsia="Times New Roman"/>
          <w:color w:val="000000"/>
          <w:sz w:val="21"/>
          <w:szCs w:val="21"/>
          <w:highlight w:val="none"/>
          <w:rPrChange w:id="2409"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410" w:author="lg" w:date="2026-01-14T17:24:29Z">
            <w:rPr>
              <w:rFonts w:hint="eastAsia" w:ascii="宋体" w:hAnsi="宋体"/>
              <w:color w:val="000000"/>
              <w:sz w:val="20"/>
              <w:szCs w:val="24"/>
              <w:highlight w:val="none"/>
            </w:rPr>
          </w:rPrChange>
        </w:rPr>
        <w:t>贺坤</w:t>
      </w:r>
      <w:r>
        <w:rPr>
          <w:rFonts w:hint="default" w:ascii="Times New Roman" w:hAnsi="Times New Roman" w:eastAsia="Times New Roman"/>
          <w:color w:val="000000"/>
          <w:sz w:val="21"/>
          <w:szCs w:val="21"/>
          <w:highlight w:val="none"/>
          <w:rPrChange w:id="2411"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412" w:author="lg" w:date="2026-01-14T17:24:29Z">
            <w:rPr>
              <w:rFonts w:hint="eastAsia" w:ascii="宋体" w:hAnsi="宋体"/>
              <w:color w:val="000000"/>
              <w:sz w:val="20"/>
              <w:szCs w:val="24"/>
              <w:highlight w:val="none"/>
            </w:rPr>
          </w:rPrChange>
        </w:rPr>
        <w:t>等</w:t>
      </w:r>
      <w:r>
        <w:rPr>
          <w:rFonts w:hint="default" w:ascii="Times New Roman" w:hAnsi="Times New Roman" w:eastAsia="Times New Roman"/>
          <w:color w:val="000000"/>
          <w:sz w:val="21"/>
          <w:szCs w:val="21"/>
          <w:highlight w:val="none"/>
          <w:rPrChange w:id="2413"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414" w:author="lg" w:date="2026-01-14T17:24:29Z">
            <w:rPr>
              <w:rFonts w:hint="eastAsia" w:ascii="宋体" w:hAnsi="宋体"/>
              <w:color w:val="000000"/>
              <w:sz w:val="20"/>
              <w:szCs w:val="24"/>
              <w:highlight w:val="none"/>
            </w:rPr>
          </w:rPrChange>
        </w:rPr>
        <w:t>抓持</w:t>
      </w:r>
      <w:r>
        <w:rPr>
          <w:rFonts w:hint="default" w:ascii="Times New Roman" w:hAnsi="Times New Roman" w:eastAsia="Times New Roman"/>
          <w:color w:val="000000"/>
          <w:sz w:val="21"/>
          <w:szCs w:val="21"/>
          <w:highlight w:val="none"/>
          <w:rPrChange w:id="2415" w:author="lg" w:date="2026-01-14T17:24:29Z">
            <w:rPr>
              <w:rFonts w:hint="default" w:ascii="Times New Roman" w:hAnsi="Times New Roman" w:eastAsia="Times New Roman"/>
              <w:color w:val="000000"/>
              <w:sz w:val="20"/>
              <w:szCs w:val="24"/>
              <w:highlight w:val="none"/>
            </w:rPr>
          </w:rPrChange>
        </w:rPr>
        <w:t>-</w:t>
      </w:r>
      <w:r>
        <w:rPr>
          <w:rFonts w:hint="eastAsia" w:ascii="宋体" w:hAnsi="宋体"/>
          <w:color w:val="000000"/>
          <w:sz w:val="21"/>
          <w:szCs w:val="21"/>
          <w:highlight w:val="none"/>
          <w:rPrChange w:id="2416" w:author="lg" w:date="2026-01-14T17:24:29Z">
            <w:rPr>
              <w:rFonts w:hint="eastAsia" w:ascii="宋体" w:hAnsi="宋体"/>
              <w:color w:val="000000"/>
              <w:sz w:val="20"/>
              <w:szCs w:val="24"/>
              <w:highlight w:val="none"/>
            </w:rPr>
          </w:rPrChange>
        </w:rPr>
        <w:t>旋切式欠驱动双指手葡萄采摘装置设计与试验</w:t>
      </w:r>
      <w:r>
        <w:rPr>
          <w:rFonts w:hint="default" w:ascii="Times New Roman" w:hAnsi="Times New Roman" w:eastAsia="Times New Roman"/>
          <w:color w:val="000000"/>
          <w:sz w:val="21"/>
          <w:szCs w:val="21"/>
          <w:highlight w:val="none"/>
          <w:rPrChange w:id="2417" w:author="lg" w:date="2026-01-14T17:24:29Z">
            <w:rPr>
              <w:rFonts w:hint="default" w:ascii="Times New Roman" w:hAnsi="Times New Roman" w:eastAsia="Times New Roman"/>
              <w:color w:val="000000"/>
              <w:sz w:val="20"/>
              <w:szCs w:val="24"/>
              <w:highlight w:val="none"/>
            </w:rPr>
          </w:rPrChange>
        </w:rPr>
        <w:t xml:space="preserve">[J]. </w:t>
      </w:r>
      <w:r>
        <w:rPr>
          <w:rFonts w:hint="eastAsia" w:ascii="宋体" w:hAnsi="宋体"/>
          <w:color w:val="000000"/>
          <w:sz w:val="21"/>
          <w:szCs w:val="21"/>
          <w:highlight w:val="none"/>
          <w:rPrChange w:id="2418" w:author="lg" w:date="2026-01-14T17:24:29Z">
            <w:rPr>
              <w:rFonts w:hint="eastAsia" w:ascii="宋体" w:hAnsi="宋体"/>
              <w:color w:val="000000"/>
              <w:sz w:val="20"/>
              <w:szCs w:val="24"/>
              <w:highlight w:val="none"/>
            </w:rPr>
          </w:rPrChange>
        </w:rPr>
        <w:t>农业机械学报</w:t>
      </w:r>
      <w:r>
        <w:rPr>
          <w:rFonts w:hint="default" w:ascii="Times New Roman" w:hAnsi="Times New Roman" w:eastAsia="Times New Roman"/>
          <w:color w:val="000000"/>
          <w:sz w:val="21"/>
          <w:szCs w:val="21"/>
          <w:highlight w:val="none"/>
          <w:rPrChange w:id="2419" w:author="lg" w:date="2026-01-14T17:24:29Z">
            <w:rPr>
              <w:rFonts w:hint="default" w:ascii="Times New Roman" w:hAnsi="Times New Roman" w:eastAsia="Times New Roman"/>
              <w:color w:val="000000"/>
              <w:sz w:val="20"/>
              <w:szCs w:val="24"/>
              <w:highlight w:val="none"/>
            </w:rPr>
          </w:rPrChange>
        </w:rPr>
        <w:t>, 2017,48(11):12-20.</w:t>
      </w:r>
    </w:p>
    <w:p w14:paraId="5718D13E">
      <w:pPr>
        <w:wordWrap w:val="0"/>
        <w:spacing w:beforeLines="0" w:afterLines="0"/>
        <w:ind w:left="420"/>
        <w:rPr>
          <w:rFonts w:hint="default"/>
          <w:sz w:val="21"/>
          <w:szCs w:val="21"/>
          <w:highlight w:val="none"/>
          <w:rPrChange w:id="2420" w:author="lg" w:date="2026-01-14T17:24:29Z">
            <w:rPr>
              <w:rFonts w:hint="default"/>
              <w:sz w:val="24"/>
              <w:szCs w:val="24"/>
              <w:highlight w:val="none"/>
            </w:rPr>
          </w:rPrChange>
        </w:rPr>
      </w:pPr>
      <w:ins w:id="2421" w:author="lg" w:date="2026-01-13T22:37:26Z">
        <w:r>
          <w:rPr>
            <w:rFonts w:hint="default" w:ascii="Times New Roman" w:hAnsi="Times New Roman" w:eastAsia="Times New Roman"/>
            <w:color w:val="000000"/>
            <w:sz w:val="21"/>
            <w:szCs w:val="21"/>
            <w:highlight w:val="none"/>
            <w:rPrChange w:id="2422" w:author="lg" w:date="2026-01-14T17:24:29Z">
              <w:rPr>
                <w:rFonts w:hint="default" w:ascii="Times New Roman" w:hAnsi="Times New Roman" w:eastAsia="Times New Roman"/>
                <w:color w:val="000000"/>
                <w:sz w:val="20"/>
                <w:szCs w:val="24"/>
                <w:highlight w:val="none"/>
              </w:rPr>
            </w:rPrChange>
          </w:rPr>
          <w:t>Y</w:t>
        </w:r>
      </w:ins>
      <w:ins w:id="2423" w:author="lg" w:date="2026-01-13T22:47:59Z">
        <w:r>
          <w:rPr>
            <w:rFonts w:hint="eastAsia" w:eastAsia="宋体"/>
            <w:color w:val="000000"/>
            <w:sz w:val="21"/>
            <w:szCs w:val="21"/>
            <w:highlight w:val="none"/>
            <w:lang w:val="en-US" w:eastAsia="zh-CN"/>
            <w:rPrChange w:id="2424" w:author="lg" w:date="2026-01-14T17:24:29Z">
              <w:rPr>
                <w:rFonts w:hint="eastAsia" w:eastAsia="宋体"/>
                <w:color w:val="000000"/>
                <w:sz w:val="20"/>
                <w:szCs w:val="24"/>
                <w:highlight w:val="none"/>
                <w:lang w:val="en-US" w:eastAsia="zh-CN"/>
              </w:rPr>
            </w:rPrChange>
          </w:rPr>
          <w:t>I</w:t>
        </w:r>
      </w:ins>
      <w:ins w:id="2425" w:author="lg" w:date="2026-01-13T22:48:00Z">
        <w:r>
          <w:rPr>
            <w:rFonts w:hint="eastAsia" w:eastAsia="宋体"/>
            <w:color w:val="000000"/>
            <w:sz w:val="21"/>
            <w:szCs w:val="21"/>
            <w:highlight w:val="none"/>
            <w:lang w:val="en-US" w:eastAsia="zh-CN"/>
            <w:rPrChange w:id="2426" w:author="lg" w:date="2026-01-14T17:24:29Z">
              <w:rPr>
                <w:rFonts w:hint="eastAsia" w:eastAsia="宋体"/>
                <w:color w:val="000000"/>
                <w:sz w:val="20"/>
                <w:szCs w:val="24"/>
                <w:highlight w:val="none"/>
                <w:lang w:val="en-US" w:eastAsia="zh-CN"/>
              </w:rPr>
            </w:rPrChange>
          </w:rPr>
          <w:t>N</w:t>
        </w:r>
      </w:ins>
      <w:ins w:id="2427" w:author="lg" w:date="2026-01-13T22:37:29Z">
        <w:r>
          <w:rPr>
            <w:rFonts w:hint="eastAsia" w:eastAsia="宋体"/>
            <w:color w:val="000000"/>
            <w:sz w:val="21"/>
            <w:szCs w:val="21"/>
            <w:highlight w:val="none"/>
            <w:lang w:val="en-US" w:eastAsia="zh-CN"/>
            <w:rPrChange w:id="2428"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429" w:author="lg" w:date="2026-01-14T17:24:29Z">
            <w:rPr>
              <w:rFonts w:hint="default" w:ascii="Times New Roman" w:hAnsi="Times New Roman" w:eastAsia="Times New Roman"/>
              <w:color w:val="000000"/>
              <w:sz w:val="20"/>
              <w:szCs w:val="24"/>
              <w:highlight w:val="none"/>
            </w:rPr>
          </w:rPrChange>
        </w:rPr>
        <w:t>Jian</w:t>
      </w:r>
      <w:del w:id="2430" w:author="lg" w:date="2026-01-13T22:56:06Z">
        <w:r>
          <w:rPr>
            <w:rFonts w:hint="default" w:ascii="Times New Roman" w:hAnsi="Times New Roman" w:eastAsia="Times New Roman"/>
            <w:color w:val="000000"/>
            <w:sz w:val="21"/>
            <w:szCs w:val="21"/>
            <w:highlight w:val="none"/>
            <w:rPrChange w:id="2431"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2432" w:author="lg" w:date="2026-01-14T17:24:29Z">
            <w:rPr>
              <w:rFonts w:hint="default" w:ascii="Times New Roman" w:hAnsi="Times New Roman" w:eastAsia="Times New Roman"/>
              <w:color w:val="000000"/>
              <w:sz w:val="20"/>
              <w:szCs w:val="24"/>
              <w:highlight w:val="none"/>
            </w:rPr>
          </w:rPrChange>
        </w:rPr>
        <w:t>jun</w:t>
      </w:r>
      <w:del w:id="2433" w:author="lg" w:date="2026-01-13T22:37:31Z">
        <w:r>
          <w:rPr>
            <w:rFonts w:hint="default" w:ascii="Times New Roman" w:hAnsi="Times New Roman" w:eastAsia="Times New Roman"/>
            <w:color w:val="000000"/>
            <w:sz w:val="21"/>
            <w:szCs w:val="21"/>
            <w:highlight w:val="none"/>
            <w:rPrChange w:id="2434" w:author="lg" w:date="2026-01-14T17:24:29Z">
              <w:rPr>
                <w:rFonts w:hint="default" w:ascii="Times New Roman" w:hAnsi="Times New Roman" w:eastAsia="Times New Roman"/>
                <w:color w:val="000000"/>
                <w:sz w:val="20"/>
                <w:szCs w:val="24"/>
                <w:highlight w:val="none"/>
              </w:rPr>
            </w:rPrChange>
          </w:rPr>
          <w:delText xml:space="preserve"> </w:delText>
        </w:r>
      </w:del>
      <w:del w:id="2435" w:author="lg" w:date="2026-01-13T22:37:26Z">
        <w:r>
          <w:rPr>
            <w:rFonts w:hint="default" w:ascii="Times New Roman" w:hAnsi="Times New Roman" w:eastAsia="Times New Roman"/>
            <w:color w:val="000000"/>
            <w:sz w:val="21"/>
            <w:szCs w:val="21"/>
            <w:highlight w:val="none"/>
            <w:rPrChange w:id="2436" w:author="lg" w:date="2026-01-14T17:24:29Z">
              <w:rPr>
                <w:rFonts w:hint="default" w:ascii="Times New Roman" w:hAnsi="Times New Roman" w:eastAsia="Times New Roman"/>
                <w:color w:val="000000"/>
                <w:sz w:val="20"/>
                <w:szCs w:val="24"/>
                <w:highlight w:val="none"/>
              </w:rPr>
            </w:rPrChange>
          </w:rPr>
          <w:delText>Yin</w:delText>
        </w:r>
      </w:del>
      <w:r>
        <w:rPr>
          <w:rFonts w:hint="default" w:ascii="Times New Roman" w:hAnsi="Times New Roman" w:eastAsia="Times New Roman"/>
          <w:color w:val="000000"/>
          <w:sz w:val="21"/>
          <w:szCs w:val="21"/>
          <w:highlight w:val="none"/>
          <w:rPrChange w:id="2437" w:author="lg" w:date="2026-01-14T17:24:29Z">
            <w:rPr>
              <w:rFonts w:hint="default" w:ascii="Times New Roman" w:hAnsi="Times New Roman" w:eastAsia="Times New Roman"/>
              <w:color w:val="000000"/>
              <w:sz w:val="20"/>
              <w:szCs w:val="24"/>
              <w:highlight w:val="none"/>
            </w:rPr>
          </w:rPrChange>
        </w:rPr>
        <w:t xml:space="preserve">, </w:t>
      </w:r>
      <w:ins w:id="2438" w:author="lg" w:date="2026-01-13T22:37:34Z">
        <w:r>
          <w:rPr>
            <w:rFonts w:hint="default" w:ascii="Times New Roman" w:hAnsi="Times New Roman" w:eastAsia="Times New Roman"/>
            <w:color w:val="000000"/>
            <w:sz w:val="21"/>
            <w:szCs w:val="21"/>
            <w:highlight w:val="none"/>
            <w:rPrChange w:id="2439" w:author="lg" w:date="2026-01-14T17:24:29Z">
              <w:rPr>
                <w:rFonts w:hint="default" w:ascii="Times New Roman" w:hAnsi="Times New Roman" w:eastAsia="Times New Roman"/>
                <w:color w:val="000000"/>
                <w:sz w:val="20"/>
                <w:szCs w:val="24"/>
                <w:highlight w:val="none"/>
              </w:rPr>
            </w:rPrChange>
          </w:rPr>
          <w:t>C</w:t>
        </w:r>
      </w:ins>
      <w:ins w:id="2440" w:author="lg" w:date="2026-01-13T22:48:03Z">
        <w:r>
          <w:rPr>
            <w:rFonts w:hint="eastAsia" w:eastAsia="宋体"/>
            <w:color w:val="000000"/>
            <w:sz w:val="21"/>
            <w:szCs w:val="21"/>
            <w:highlight w:val="none"/>
            <w:lang w:val="en-US" w:eastAsia="zh-CN"/>
            <w:rPrChange w:id="2441" w:author="lg" w:date="2026-01-14T17:24:29Z">
              <w:rPr>
                <w:rFonts w:hint="eastAsia" w:eastAsia="宋体"/>
                <w:color w:val="000000"/>
                <w:sz w:val="20"/>
                <w:szCs w:val="24"/>
                <w:highlight w:val="none"/>
                <w:lang w:val="en-US" w:eastAsia="zh-CN"/>
              </w:rPr>
            </w:rPrChange>
          </w:rPr>
          <w:t>H</w:t>
        </w:r>
      </w:ins>
      <w:ins w:id="2442" w:author="lg" w:date="2026-01-13T22:48:04Z">
        <w:r>
          <w:rPr>
            <w:rFonts w:hint="eastAsia" w:eastAsia="宋体"/>
            <w:color w:val="000000"/>
            <w:sz w:val="21"/>
            <w:szCs w:val="21"/>
            <w:highlight w:val="none"/>
            <w:lang w:val="en-US" w:eastAsia="zh-CN"/>
            <w:rPrChange w:id="2443" w:author="lg" w:date="2026-01-14T17:24:29Z">
              <w:rPr>
                <w:rFonts w:hint="eastAsia" w:eastAsia="宋体"/>
                <w:color w:val="000000"/>
                <w:sz w:val="20"/>
                <w:szCs w:val="24"/>
                <w:highlight w:val="none"/>
                <w:lang w:val="en-US" w:eastAsia="zh-CN"/>
              </w:rPr>
            </w:rPrChange>
          </w:rPr>
          <w:t>EN</w:t>
        </w:r>
      </w:ins>
      <w:ins w:id="2444" w:author="lg" w:date="2026-01-13T22:37:38Z">
        <w:r>
          <w:rPr>
            <w:rFonts w:hint="eastAsia" w:eastAsia="宋体"/>
            <w:color w:val="000000"/>
            <w:sz w:val="21"/>
            <w:szCs w:val="21"/>
            <w:highlight w:val="none"/>
            <w:lang w:val="en-US" w:eastAsia="zh-CN"/>
            <w:rPrChange w:id="2445"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446" w:author="lg" w:date="2026-01-14T17:24:29Z">
            <w:rPr>
              <w:rFonts w:hint="default" w:ascii="Times New Roman" w:hAnsi="Times New Roman" w:eastAsia="Times New Roman"/>
              <w:color w:val="000000"/>
              <w:sz w:val="20"/>
              <w:szCs w:val="24"/>
              <w:highlight w:val="none"/>
            </w:rPr>
          </w:rPrChange>
        </w:rPr>
        <w:t>Yong</w:t>
      </w:r>
      <w:del w:id="2447" w:author="lg" w:date="2026-01-13T22:56:08Z">
        <w:r>
          <w:rPr>
            <w:rFonts w:hint="default" w:ascii="Times New Roman" w:hAnsi="Times New Roman" w:eastAsia="Times New Roman"/>
            <w:color w:val="000000"/>
            <w:sz w:val="21"/>
            <w:szCs w:val="21"/>
            <w:highlight w:val="none"/>
            <w:rPrChange w:id="2448"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2449" w:author="lg" w:date="2026-01-14T17:24:29Z">
            <w:rPr>
              <w:rFonts w:hint="default" w:ascii="Times New Roman" w:hAnsi="Times New Roman" w:eastAsia="Times New Roman"/>
              <w:color w:val="000000"/>
              <w:sz w:val="20"/>
              <w:szCs w:val="24"/>
              <w:highlight w:val="none"/>
            </w:rPr>
          </w:rPrChange>
        </w:rPr>
        <w:t>he</w:t>
      </w:r>
      <w:del w:id="2450" w:author="lg" w:date="2026-01-13T22:37:34Z">
        <w:r>
          <w:rPr>
            <w:rFonts w:hint="default" w:ascii="Times New Roman" w:hAnsi="Times New Roman" w:eastAsia="Times New Roman"/>
            <w:color w:val="000000"/>
            <w:sz w:val="21"/>
            <w:szCs w:val="21"/>
            <w:highlight w:val="none"/>
            <w:rPrChange w:id="2451" w:author="lg" w:date="2026-01-14T17:24:29Z">
              <w:rPr>
                <w:rFonts w:hint="default" w:ascii="Times New Roman" w:hAnsi="Times New Roman" w:eastAsia="Times New Roman"/>
                <w:color w:val="000000"/>
                <w:sz w:val="20"/>
                <w:szCs w:val="24"/>
                <w:highlight w:val="none"/>
              </w:rPr>
            </w:rPrChange>
          </w:rPr>
          <w:delText xml:space="preserve"> Chen</w:delText>
        </w:r>
      </w:del>
      <w:r>
        <w:rPr>
          <w:rFonts w:hint="default" w:ascii="Times New Roman" w:hAnsi="Times New Roman" w:eastAsia="Times New Roman"/>
          <w:color w:val="000000"/>
          <w:sz w:val="21"/>
          <w:szCs w:val="21"/>
          <w:highlight w:val="none"/>
          <w:rPrChange w:id="2452" w:author="lg" w:date="2026-01-14T17:24:29Z">
            <w:rPr>
              <w:rFonts w:hint="default" w:ascii="Times New Roman" w:hAnsi="Times New Roman" w:eastAsia="Times New Roman"/>
              <w:color w:val="000000"/>
              <w:sz w:val="20"/>
              <w:szCs w:val="24"/>
              <w:highlight w:val="none"/>
            </w:rPr>
          </w:rPrChange>
        </w:rPr>
        <w:t xml:space="preserve">, </w:t>
      </w:r>
      <w:ins w:id="2453" w:author="lg" w:date="2026-01-13T22:37:42Z">
        <w:r>
          <w:rPr>
            <w:rFonts w:hint="default" w:ascii="Times New Roman" w:hAnsi="Times New Roman" w:eastAsia="Times New Roman"/>
            <w:color w:val="000000"/>
            <w:sz w:val="21"/>
            <w:szCs w:val="21"/>
            <w:highlight w:val="none"/>
            <w:rPrChange w:id="2454" w:author="lg" w:date="2026-01-14T17:24:29Z">
              <w:rPr>
                <w:rFonts w:hint="default" w:ascii="Times New Roman" w:hAnsi="Times New Roman" w:eastAsia="Times New Roman"/>
                <w:color w:val="000000"/>
                <w:sz w:val="20"/>
                <w:szCs w:val="24"/>
                <w:highlight w:val="none"/>
              </w:rPr>
            </w:rPrChange>
          </w:rPr>
          <w:t>H</w:t>
        </w:r>
      </w:ins>
      <w:ins w:id="2455" w:author="lg" w:date="2026-01-13T22:48:06Z">
        <w:r>
          <w:rPr>
            <w:rFonts w:hint="eastAsia" w:eastAsia="宋体"/>
            <w:color w:val="000000"/>
            <w:sz w:val="21"/>
            <w:szCs w:val="21"/>
            <w:highlight w:val="none"/>
            <w:lang w:val="en-US" w:eastAsia="zh-CN"/>
            <w:rPrChange w:id="2456" w:author="lg" w:date="2026-01-14T17:24:29Z">
              <w:rPr>
                <w:rFonts w:hint="eastAsia" w:eastAsia="宋体"/>
                <w:color w:val="000000"/>
                <w:sz w:val="20"/>
                <w:szCs w:val="24"/>
                <w:highlight w:val="none"/>
                <w:lang w:val="en-US" w:eastAsia="zh-CN"/>
              </w:rPr>
            </w:rPrChange>
          </w:rPr>
          <w:t>E</w:t>
        </w:r>
      </w:ins>
      <w:ins w:id="2457" w:author="lg" w:date="2026-01-13T22:37:45Z">
        <w:r>
          <w:rPr>
            <w:rFonts w:hint="eastAsia" w:eastAsia="宋体"/>
            <w:color w:val="000000"/>
            <w:sz w:val="21"/>
            <w:szCs w:val="21"/>
            <w:highlight w:val="none"/>
            <w:lang w:val="en-US" w:eastAsia="zh-CN"/>
            <w:rPrChange w:id="2458"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459" w:author="lg" w:date="2026-01-14T17:24:29Z">
            <w:rPr>
              <w:rFonts w:hint="default" w:ascii="Times New Roman" w:hAnsi="Times New Roman" w:eastAsia="Times New Roman"/>
              <w:color w:val="000000"/>
              <w:sz w:val="20"/>
              <w:szCs w:val="24"/>
              <w:highlight w:val="none"/>
            </w:rPr>
          </w:rPrChange>
        </w:rPr>
        <w:t>Kun</w:t>
      </w:r>
      <w:del w:id="2460" w:author="lg" w:date="2026-01-13T22:37:42Z">
        <w:r>
          <w:rPr>
            <w:rFonts w:hint="default" w:ascii="Times New Roman" w:hAnsi="Times New Roman" w:eastAsia="Times New Roman"/>
            <w:color w:val="000000"/>
            <w:sz w:val="21"/>
            <w:szCs w:val="21"/>
            <w:highlight w:val="none"/>
            <w:rPrChange w:id="2461" w:author="lg" w:date="2026-01-14T17:24:29Z">
              <w:rPr>
                <w:rFonts w:hint="default" w:ascii="Times New Roman" w:hAnsi="Times New Roman" w:eastAsia="Times New Roman"/>
                <w:color w:val="000000"/>
                <w:sz w:val="20"/>
                <w:szCs w:val="24"/>
                <w:highlight w:val="none"/>
              </w:rPr>
            </w:rPrChange>
          </w:rPr>
          <w:delText xml:space="preserve"> He</w:delText>
        </w:r>
      </w:del>
      <w:r>
        <w:rPr>
          <w:rFonts w:hint="default" w:ascii="Times New Roman" w:hAnsi="Times New Roman" w:eastAsia="Times New Roman"/>
          <w:color w:val="000000"/>
          <w:sz w:val="21"/>
          <w:szCs w:val="21"/>
          <w:highlight w:val="none"/>
          <w:rPrChange w:id="2462" w:author="lg" w:date="2026-01-14T17:24:29Z">
            <w:rPr>
              <w:rFonts w:hint="default" w:ascii="Times New Roman" w:hAnsi="Times New Roman" w:eastAsia="Times New Roman"/>
              <w:color w:val="000000"/>
              <w:sz w:val="20"/>
              <w:szCs w:val="24"/>
              <w:highlight w:val="none"/>
            </w:rPr>
          </w:rPrChange>
        </w:rPr>
        <w:t xml:space="preserve">, et al.Design and </w:t>
      </w:r>
      <w:r>
        <w:rPr>
          <w:rFonts w:hint="eastAsia"/>
          <w:color w:val="000000"/>
          <w:sz w:val="21"/>
          <w:szCs w:val="21"/>
          <w:highlight w:val="none"/>
          <w:lang w:val="en-US" w:eastAsia="zh-CN"/>
          <w:rPrChange w:id="2463" w:author="lg" w:date="2026-01-14T17:24:29Z">
            <w:rPr>
              <w:rFonts w:hint="eastAsia"/>
              <w:color w:val="000000"/>
              <w:sz w:val="20"/>
              <w:szCs w:val="24"/>
              <w:highlight w:val="none"/>
              <w:lang w:val="en-US" w:eastAsia="zh-CN"/>
            </w:rPr>
          </w:rPrChange>
        </w:rPr>
        <w:t>e</w:t>
      </w:r>
      <w:r>
        <w:rPr>
          <w:rFonts w:hint="default" w:ascii="Times New Roman" w:hAnsi="Times New Roman" w:eastAsia="Times New Roman"/>
          <w:color w:val="000000"/>
          <w:sz w:val="21"/>
          <w:szCs w:val="21"/>
          <w:highlight w:val="none"/>
          <w:rPrChange w:id="2464" w:author="lg" w:date="2026-01-14T17:24:29Z">
            <w:rPr>
              <w:rFonts w:hint="default" w:ascii="Times New Roman" w:hAnsi="Times New Roman" w:eastAsia="Times New Roman"/>
              <w:color w:val="000000"/>
              <w:sz w:val="20"/>
              <w:szCs w:val="24"/>
              <w:highlight w:val="none"/>
            </w:rPr>
          </w:rPrChange>
        </w:rPr>
        <w:t xml:space="preserve">xperiment of </w:t>
      </w:r>
      <w:r>
        <w:rPr>
          <w:rFonts w:hint="eastAsia"/>
          <w:color w:val="000000"/>
          <w:sz w:val="21"/>
          <w:szCs w:val="21"/>
          <w:highlight w:val="none"/>
          <w:lang w:val="en-US" w:eastAsia="zh-CN"/>
          <w:rPrChange w:id="2465" w:author="lg" w:date="2026-01-14T17:24:29Z">
            <w:rPr>
              <w:rFonts w:hint="eastAsia"/>
              <w:color w:val="000000"/>
              <w:sz w:val="20"/>
              <w:szCs w:val="24"/>
              <w:highlight w:val="none"/>
              <w:lang w:val="en-US" w:eastAsia="zh-CN"/>
            </w:rPr>
          </w:rPrChange>
        </w:rPr>
        <w:t>g</w:t>
      </w:r>
      <w:r>
        <w:rPr>
          <w:rFonts w:hint="default" w:ascii="Times New Roman" w:hAnsi="Times New Roman" w:eastAsia="Times New Roman"/>
          <w:color w:val="000000"/>
          <w:sz w:val="21"/>
          <w:szCs w:val="21"/>
          <w:highlight w:val="none"/>
          <w:rPrChange w:id="2466" w:author="lg" w:date="2026-01-14T17:24:29Z">
            <w:rPr>
              <w:rFonts w:hint="default" w:ascii="Times New Roman" w:hAnsi="Times New Roman" w:eastAsia="Times New Roman"/>
              <w:color w:val="000000"/>
              <w:sz w:val="20"/>
              <w:szCs w:val="24"/>
              <w:highlight w:val="none"/>
            </w:rPr>
          </w:rPrChange>
        </w:rPr>
        <w:t xml:space="preserve">rape-picking </w:t>
      </w:r>
      <w:r>
        <w:rPr>
          <w:rFonts w:hint="eastAsia"/>
          <w:color w:val="000000"/>
          <w:sz w:val="21"/>
          <w:szCs w:val="21"/>
          <w:highlight w:val="none"/>
          <w:lang w:val="en-US" w:eastAsia="zh-CN"/>
          <w:rPrChange w:id="2467" w:author="lg" w:date="2026-01-14T17:24:29Z">
            <w:rPr>
              <w:rFonts w:hint="eastAsia"/>
              <w:color w:val="000000"/>
              <w:sz w:val="20"/>
              <w:szCs w:val="24"/>
              <w:highlight w:val="none"/>
              <w:lang w:val="en-US" w:eastAsia="zh-CN"/>
            </w:rPr>
          </w:rPrChange>
        </w:rPr>
        <w:t>d</w:t>
      </w:r>
      <w:r>
        <w:rPr>
          <w:rFonts w:hint="default" w:ascii="Times New Roman" w:hAnsi="Times New Roman" w:eastAsia="Times New Roman"/>
          <w:color w:val="000000"/>
          <w:sz w:val="21"/>
          <w:szCs w:val="21"/>
          <w:highlight w:val="none"/>
          <w:rPrChange w:id="2468" w:author="lg" w:date="2026-01-14T17:24:29Z">
            <w:rPr>
              <w:rFonts w:hint="default" w:ascii="Times New Roman" w:hAnsi="Times New Roman" w:eastAsia="Times New Roman"/>
              <w:color w:val="000000"/>
              <w:sz w:val="20"/>
              <w:szCs w:val="24"/>
              <w:highlight w:val="none"/>
            </w:rPr>
          </w:rPrChange>
        </w:rPr>
        <w:t xml:space="preserve">evice with </w:t>
      </w:r>
      <w:r>
        <w:rPr>
          <w:rFonts w:hint="eastAsia"/>
          <w:color w:val="000000"/>
          <w:sz w:val="21"/>
          <w:szCs w:val="21"/>
          <w:highlight w:val="none"/>
          <w:lang w:val="en-US" w:eastAsia="zh-CN"/>
          <w:rPrChange w:id="2469" w:author="lg" w:date="2026-01-14T17:24:29Z">
            <w:rPr>
              <w:rFonts w:hint="eastAsia"/>
              <w:color w:val="000000"/>
              <w:sz w:val="20"/>
              <w:szCs w:val="24"/>
              <w:highlight w:val="none"/>
              <w:lang w:val="en-US" w:eastAsia="zh-CN"/>
            </w:rPr>
          </w:rPrChange>
        </w:rPr>
        <w:t>g</w:t>
      </w:r>
      <w:r>
        <w:rPr>
          <w:rFonts w:hint="default" w:ascii="Times New Roman" w:hAnsi="Times New Roman" w:eastAsia="Times New Roman"/>
          <w:color w:val="000000"/>
          <w:sz w:val="21"/>
          <w:szCs w:val="21"/>
          <w:highlight w:val="none"/>
          <w:rPrChange w:id="2470" w:author="lg" w:date="2026-01-14T17:24:29Z">
            <w:rPr>
              <w:rFonts w:hint="default" w:ascii="Times New Roman" w:hAnsi="Times New Roman" w:eastAsia="Times New Roman"/>
              <w:color w:val="000000"/>
              <w:sz w:val="20"/>
              <w:szCs w:val="24"/>
              <w:highlight w:val="none"/>
            </w:rPr>
          </w:rPrChange>
        </w:rPr>
        <w:t>rasping and</w:t>
      </w:r>
      <w:r>
        <w:rPr>
          <w:rFonts w:hint="eastAsia"/>
          <w:color w:val="000000"/>
          <w:sz w:val="21"/>
          <w:szCs w:val="21"/>
          <w:highlight w:val="none"/>
          <w:lang w:val="en-US" w:eastAsia="zh-CN"/>
          <w:rPrChange w:id="2471" w:author="lg" w:date="2026-01-14T17:24:29Z">
            <w:rPr>
              <w:rFonts w:hint="eastAsia"/>
              <w:color w:val="000000"/>
              <w:sz w:val="20"/>
              <w:szCs w:val="24"/>
              <w:highlight w:val="none"/>
              <w:lang w:val="en-US" w:eastAsia="zh-CN"/>
            </w:rPr>
          </w:rPrChange>
        </w:rPr>
        <w:t xml:space="preserve"> r</w:t>
      </w:r>
      <w:r>
        <w:rPr>
          <w:rFonts w:hint="default" w:ascii="Times New Roman" w:hAnsi="Times New Roman" w:eastAsia="Times New Roman"/>
          <w:color w:val="000000"/>
          <w:sz w:val="21"/>
          <w:szCs w:val="21"/>
          <w:highlight w:val="none"/>
          <w:rPrChange w:id="2472" w:author="lg" w:date="2026-01-14T17:24:29Z">
            <w:rPr>
              <w:rFonts w:hint="default" w:ascii="Times New Roman" w:hAnsi="Times New Roman" w:eastAsia="Times New Roman"/>
              <w:color w:val="000000"/>
              <w:sz w:val="20"/>
              <w:szCs w:val="24"/>
              <w:highlight w:val="none"/>
            </w:rPr>
          </w:rPrChange>
        </w:rPr>
        <w:t xml:space="preserve">otary-cut </w:t>
      </w:r>
      <w:r>
        <w:rPr>
          <w:rFonts w:hint="eastAsia"/>
          <w:color w:val="000000"/>
          <w:sz w:val="21"/>
          <w:szCs w:val="21"/>
          <w:highlight w:val="none"/>
          <w:lang w:val="en-US" w:eastAsia="zh-CN"/>
          <w:rPrChange w:id="2473" w:author="lg" w:date="2026-01-14T17:24:29Z">
            <w:rPr>
              <w:rFonts w:hint="eastAsia"/>
              <w:color w:val="000000"/>
              <w:sz w:val="20"/>
              <w:szCs w:val="24"/>
              <w:highlight w:val="none"/>
              <w:lang w:val="en-US" w:eastAsia="zh-CN"/>
            </w:rPr>
          </w:rPrChange>
        </w:rPr>
        <w:t>t</w:t>
      </w:r>
      <w:r>
        <w:rPr>
          <w:rFonts w:hint="default" w:ascii="Times New Roman" w:hAnsi="Times New Roman" w:eastAsia="Times New Roman"/>
          <w:color w:val="000000"/>
          <w:sz w:val="21"/>
          <w:szCs w:val="21"/>
          <w:highlight w:val="none"/>
          <w:rPrChange w:id="2474" w:author="lg" w:date="2026-01-14T17:24:29Z">
            <w:rPr>
              <w:rFonts w:hint="default" w:ascii="Times New Roman" w:hAnsi="Times New Roman" w:eastAsia="Times New Roman"/>
              <w:color w:val="000000"/>
              <w:sz w:val="20"/>
              <w:szCs w:val="24"/>
              <w:highlight w:val="none"/>
            </w:rPr>
          </w:rPrChange>
        </w:rPr>
        <w:t xml:space="preserve">ype of </w:t>
      </w:r>
      <w:r>
        <w:rPr>
          <w:rFonts w:hint="eastAsia"/>
          <w:color w:val="000000"/>
          <w:sz w:val="21"/>
          <w:szCs w:val="21"/>
          <w:highlight w:val="none"/>
          <w:lang w:val="en-US" w:eastAsia="zh-CN"/>
          <w:rPrChange w:id="2475" w:author="lg" w:date="2026-01-14T17:24:29Z">
            <w:rPr>
              <w:rFonts w:hint="eastAsia"/>
              <w:color w:val="000000"/>
              <w:sz w:val="20"/>
              <w:szCs w:val="24"/>
              <w:highlight w:val="none"/>
              <w:lang w:val="en-US" w:eastAsia="zh-CN"/>
            </w:rPr>
          </w:rPrChange>
        </w:rPr>
        <w:t>u</w:t>
      </w:r>
      <w:r>
        <w:rPr>
          <w:rFonts w:hint="default" w:ascii="Times New Roman" w:hAnsi="Times New Roman" w:eastAsia="Times New Roman"/>
          <w:color w:val="000000"/>
          <w:sz w:val="21"/>
          <w:szCs w:val="21"/>
          <w:highlight w:val="none"/>
          <w:rPrChange w:id="2476" w:author="lg" w:date="2026-01-14T17:24:29Z">
            <w:rPr>
              <w:rFonts w:hint="default" w:ascii="Times New Roman" w:hAnsi="Times New Roman" w:eastAsia="Times New Roman"/>
              <w:color w:val="000000"/>
              <w:sz w:val="20"/>
              <w:szCs w:val="24"/>
              <w:highlight w:val="none"/>
            </w:rPr>
          </w:rPrChange>
        </w:rPr>
        <w:t xml:space="preserve">nderactuated </w:t>
      </w:r>
      <w:r>
        <w:rPr>
          <w:rFonts w:hint="eastAsia"/>
          <w:color w:val="000000"/>
          <w:sz w:val="21"/>
          <w:szCs w:val="21"/>
          <w:highlight w:val="none"/>
          <w:lang w:val="en-US" w:eastAsia="zh-CN"/>
          <w:rPrChange w:id="2477" w:author="lg" w:date="2026-01-14T17:24:29Z">
            <w:rPr>
              <w:rFonts w:hint="eastAsia"/>
              <w:color w:val="000000"/>
              <w:sz w:val="20"/>
              <w:szCs w:val="24"/>
              <w:highlight w:val="none"/>
              <w:lang w:val="en-US" w:eastAsia="zh-CN"/>
            </w:rPr>
          </w:rPrChange>
        </w:rPr>
        <w:t>d</w:t>
      </w:r>
      <w:r>
        <w:rPr>
          <w:rFonts w:hint="default" w:ascii="Times New Roman" w:hAnsi="Times New Roman" w:eastAsia="Times New Roman"/>
          <w:color w:val="000000"/>
          <w:sz w:val="21"/>
          <w:szCs w:val="21"/>
          <w:highlight w:val="none"/>
          <w:rPrChange w:id="2478" w:author="lg" w:date="2026-01-14T17:24:29Z">
            <w:rPr>
              <w:rFonts w:hint="default" w:ascii="Times New Roman" w:hAnsi="Times New Roman" w:eastAsia="Times New Roman"/>
              <w:color w:val="000000"/>
              <w:sz w:val="20"/>
              <w:szCs w:val="24"/>
              <w:highlight w:val="none"/>
            </w:rPr>
          </w:rPrChange>
        </w:rPr>
        <w:t xml:space="preserve">ouble </w:t>
      </w:r>
      <w:r>
        <w:rPr>
          <w:rFonts w:hint="eastAsia"/>
          <w:color w:val="000000"/>
          <w:sz w:val="21"/>
          <w:szCs w:val="21"/>
          <w:highlight w:val="none"/>
          <w:lang w:val="en-US" w:eastAsia="zh-CN"/>
          <w:rPrChange w:id="2479" w:author="lg" w:date="2026-01-14T17:24:29Z">
            <w:rPr>
              <w:rFonts w:hint="eastAsia"/>
              <w:color w:val="000000"/>
              <w:sz w:val="20"/>
              <w:szCs w:val="24"/>
              <w:highlight w:val="none"/>
              <w:lang w:val="en-US" w:eastAsia="zh-CN"/>
            </w:rPr>
          </w:rPrChange>
        </w:rPr>
        <w:t>f</w:t>
      </w:r>
      <w:r>
        <w:rPr>
          <w:rFonts w:hint="default" w:ascii="Times New Roman" w:hAnsi="Times New Roman" w:eastAsia="Times New Roman"/>
          <w:color w:val="000000"/>
          <w:sz w:val="21"/>
          <w:szCs w:val="21"/>
          <w:highlight w:val="none"/>
          <w:rPrChange w:id="2480" w:author="lg" w:date="2026-01-14T17:24:29Z">
            <w:rPr>
              <w:rFonts w:hint="default" w:ascii="Times New Roman" w:hAnsi="Times New Roman" w:eastAsia="Times New Roman"/>
              <w:color w:val="000000"/>
              <w:sz w:val="20"/>
              <w:szCs w:val="24"/>
              <w:highlight w:val="none"/>
            </w:rPr>
          </w:rPrChange>
        </w:rPr>
        <w:t xml:space="preserve">ingered </w:t>
      </w:r>
      <w:r>
        <w:rPr>
          <w:rFonts w:hint="eastAsia"/>
          <w:color w:val="000000"/>
          <w:sz w:val="21"/>
          <w:szCs w:val="21"/>
          <w:highlight w:val="none"/>
          <w:lang w:val="en-US" w:eastAsia="zh-CN"/>
          <w:rPrChange w:id="2481" w:author="lg" w:date="2026-01-14T17:24:29Z">
            <w:rPr>
              <w:rFonts w:hint="eastAsia"/>
              <w:color w:val="000000"/>
              <w:sz w:val="20"/>
              <w:szCs w:val="24"/>
              <w:highlight w:val="none"/>
              <w:lang w:val="en-US" w:eastAsia="zh-CN"/>
            </w:rPr>
          </w:rPrChange>
        </w:rPr>
        <w:t>h</w:t>
      </w:r>
      <w:r>
        <w:rPr>
          <w:rFonts w:hint="default" w:ascii="Times New Roman" w:hAnsi="Times New Roman" w:eastAsia="Times New Roman"/>
          <w:color w:val="000000"/>
          <w:sz w:val="21"/>
          <w:szCs w:val="21"/>
          <w:highlight w:val="none"/>
          <w:rPrChange w:id="2482" w:author="lg" w:date="2026-01-14T17:24:29Z">
            <w:rPr>
              <w:rFonts w:hint="default" w:ascii="Times New Roman" w:hAnsi="Times New Roman" w:eastAsia="Times New Roman"/>
              <w:color w:val="000000"/>
              <w:sz w:val="20"/>
              <w:szCs w:val="24"/>
              <w:highlight w:val="none"/>
            </w:rPr>
          </w:rPrChange>
        </w:rPr>
        <w:t>and</w:t>
      </w:r>
      <w:r>
        <w:rPr>
          <w:rFonts w:ascii="Times New Roman" w:hAnsi="Times New Roman" w:eastAsia="宋体" w:cs="Times New Roman"/>
          <w:color w:val="000000"/>
          <w:kern w:val="0"/>
          <w:sz w:val="21"/>
          <w:szCs w:val="21"/>
          <w:highlight w:val="none"/>
          <w:rPrChange w:id="2483" w:author="lg" w:date="2026-01-14T17:24:29Z">
            <w:rPr>
              <w:rFonts w:ascii="Times New Roman" w:hAnsi="Times New Roman" w:eastAsia="宋体" w:cs="Times New Roman"/>
              <w:color w:val="000000"/>
              <w:kern w:val="0"/>
              <w:sz w:val="20"/>
              <w:szCs w:val="20"/>
              <w:highlight w:val="none"/>
            </w:rPr>
          </w:rPrChange>
        </w:rPr>
        <w:t>[J]. Transactions of the Chinese Society for Agricultural Machinery,</w:t>
      </w:r>
      <w:r>
        <w:rPr>
          <w:rFonts w:hint="default" w:ascii="Times New Roman" w:hAnsi="Times New Roman" w:eastAsia="Times New Roman"/>
          <w:color w:val="000000"/>
          <w:sz w:val="21"/>
          <w:szCs w:val="21"/>
          <w:highlight w:val="none"/>
          <w:rPrChange w:id="2484" w:author="lg" w:date="2026-01-14T17:24:29Z">
            <w:rPr>
              <w:rFonts w:hint="default" w:ascii="Times New Roman" w:hAnsi="Times New Roman" w:eastAsia="Times New Roman"/>
              <w:color w:val="000000"/>
              <w:sz w:val="20"/>
              <w:szCs w:val="24"/>
              <w:highlight w:val="none"/>
            </w:rPr>
          </w:rPrChange>
        </w:rPr>
        <w:t xml:space="preserve"> 2017,48(11):12-20.(in Chinese</w:t>
      </w:r>
      <w:del w:id="2485" w:author="lg" w:date="2026-01-13T22:47:08Z">
        <w:r>
          <w:rPr>
            <w:rFonts w:hint="default" w:ascii="Times New Roman" w:hAnsi="Times New Roman" w:eastAsia="Times New Roman"/>
            <w:color w:val="000000"/>
            <w:sz w:val="21"/>
            <w:szCs w:val="21"/>
            <w:highlight w:val="none"/>
            <w:rPrChange w:id="2486" w:author="lg" w:date="2026-01-14T17:24:29Z">
              <w:rPr>
                <w:rFonts w:hint="default" w:ascii="Times New Roman" w:hAnsi="Times New Roman" w:eastAsia="Times New Roman"/>
                <w:color w:val="000000"/>
                <w:sz w:val="20"/>
                <w:szCs w:val="24"/>
                <w:highlight w:val="none"/>
              </w:rPr>
            </w:rPrChange>
          </w:rPr>
          <w:delText xml:space="preserve"> with English abstract</w:delText>
        </w:r>
      </w:del>
      <w:r>
        <w:rPr>
          <w:rFonts w:hint="default" w:ascii="Times New Roman" w:hAnsi="Times New Roman" w:eastAsia="Times New Roman"/>
          <w:color w:val="000000"/>
          <w:sz w:val="21"/>
          <w:szCs w:val="21"/>
          <w:highlight w:val="none"/>
          <w:rPrChange w:id="2487" w:author="lg" w:date="2026-01-14T17:24:29Z">
            <w:rPr>
              <w:rFonts w:hint="default" w:ascii="Times New Roman" w:hAnsi="Times New Roman" w:eastAsia="Times New Roman"/>
              <w:color w:val="000000"/>
              <w:sz w:val="20"/>
              <w:szCs w:val="24"/>
              <w:highlight w:val="none"/>
            </w:rPr>
          </w:rPrChange>
        </w:rPr>
        <w:t>)</w:t>
      </w:r>
    </w:p>
    <w:p w14:paraId="62703231">
      <w:pPr>
        <w:wordWrap w:val="0"/>
        <w:spacing w:beforeLines="0" w:afterLines="0"/>
        <w:ind w:left="420" w:hanging="420"/>
        <w:rPr>
          <w:rFonts w:hint="default"/>
          <w:sz w:val="21"/>
          <w:szCs w:val="21"/>
          <w:highlight w:val="none"/>
          <w:rPrChange w:id="2488"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2489" w:author="lg" w:date="2026-01-14T17:24:29Z">
            <w:rPr>
              <w:rFonts w:hint="default" w:ascii="Times New Roman" w:hAnsi="Times New Roman" w:eastAsia="Times New Roman"/>
              <w:color w:val="000000"/>
              <w:sz w:val="20"/>
              <w:szCs w:val="24"/>
              <w:highlight w:val="none"/>
            </w:rPr>
          </w:rPrChange>
        </w:rPr>
        <w:t xml:space="preserve"> [8] </w:t>
      </w:r>
      <w:r>
        <w:rPr>
          <w:rFonts w:hint="eastAsia" w:ascii="宋体" w:hAnsi="宋体"/>
          <w:color w:val="000000"/>
          <w:sz w:val="21"/>
          <w:szCs w:val="21"/>
          <w:highlight w:val="none"/>
          <w:rPrChange w:id="2490" w:author="lg" w:date="2026-01-14T17:24:29Z">
            <w:rPr>
              <w:rFonts w:hint="eastAsia" w:ascii="宋体" w:hAnsi="宋体"/>
              <w:color w:val="000000"/>
              <w:sz w:val="20"/>
              <w:szCs w:val="24"/>
              <w:highlight w:val="none"/>
            </w:rPr>
          </w:rPrChange>
        </w:rPr>
        <w:t>李道亮</w:t>
      </w:r>
      <w:r>
        <w:rPr>
          <w:rFonts w:hint="default" w:ascii="Times New Roman" w:hAnsi="Times New Roman" w:eastAsia="Times New Roman"/>
          <w:color w:val="000000"/>
          <w:sz w:val="21"/>
          <w:szCs w:val="21"/>
          <w:highlight w:val="none"/>
          <w:rPrChange w:id="2491"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492" w:author="lg" w:date="2026-01-14T17:24:29Z">
            <w:rPr>
              <w:rFonts w:hint="eastAsia" w:ascii="宋体" w:hAnsi="宋体"/>
              <w:color w:val="000000"/>
              <w:sz w:val="20"/>
              <w:szCs w:val="24"/>
              <w:highlight w:val="none"/>
            </w:rPr>
          </w:rPrChange>
        </w:rPr>
        <w:t>李震</w:t>
      </w:r>
      <w:r>
        <w:rPr>
          <w:rFonts w:hint="default" w:ascii="Times New Roman" w:hAnsi="Times New Roman" w:eastAsia="Times New Roman"/>
          <w:color w:val="000000"/>
          <w:sz w:val="21"/>
          <w:szCs w:val="21"/>
          <w:highlight w:val="none"/>
          <w:rPrChange w:id="2493"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494" w:author="lg" w:date="2026-01-14T17:24:29Z">
            <w:rPr>
              <w:rFonts w:hint="eastAsia" w:ascii="宋体" w:hAnsi="宋体"/>
              <w:color w:val="000000"/>
              <w:sz w:val="20"/>
              <w:szCs w:val="24"/>
              <w:highlight w:val="none"/>
            </w:rPr>
          </w:rPrChange>
        </w:rPr>
        <w:t>无人农场系统分析与发展展望</w:t>
      </w:r>
      <w:r>
        <w:rPr>
          <w:rFonts w:hint="default" w:ascii="Times New Roman" w:hAnsi="Times New Roman" w:eastAsia="Times New Roman"/>
          <w:color w:val="000000"/>
          <w:sz w:val="21"/>
          <w:szCs w:val="21"/>
          <w:highlight w:val="none"/>
          <w:rPrChange w:id="2495" w:author="lg" w:date="2026-01-14T17:24:29Z">
            <w:rPr>
              <w:rFonts w:hint="default" w:ascii="Times New Roman" w:hAnsi="Times New Roman" w:eastAsia="Times New Roman"/>
              <w:color w:val="000000"/>
              <w:sz w:val="20"/>
              <w:szCs w:val="24"/>
              <w:highlight w:val="none"/>
            </w:rPr>
          </w:rPrChange>
        </w:rPr>
        <w:t xml:space="preserve">[J]. </w:t>
      </w:r>
      <w:r>
        <w:rPr>
          <w:rFonts w:hint="eastAsia" w:ascii="宋体" w:hAnsi="宋体"/>
          <w:color w:val="000000"/>
          <w:sz w:val="21"/>
          <w:szCs w:val="21"/>
          <w:highlight w:val="none"/>
          <w:rPrChange w:id="2496" w:author="lg" w:date="2026-01-14T17:24:29Z">
            <w:rPr>
              <w:rFonts w:hint="eastAsia" w:ascii="宋体" w:hAnsi="宋体"/>
              <w:color w:val="000000"/>
              <w:sz w:val="20"/>
              <w:szCs w:val="24"/>
              <w:highlight w:val="none"/>
            </w:rPr>
          </w:rPrChange>
        </w:rPr>
        <w:t>农业机械学报</w:t>
      </w:r>
      <w:r>
        <w:rPr>
          <w:rFonts w:hint="default" w:ascii="Times New Roman" w:hAnsi="Times New Roman" w:eastAsia="Times New Roman"/>
          <w:color w:val="000000"/>
          <w:sz w:val="21"/>
          <w:szCs w:val="21"/>
          <w:highlight w:val="none"/>
          <w:rPrChange w:id="2497" w:author="lg" w:date="2026-01-14T17:24:29Z">
            <w:rPr>
              <w:rFonts w:hint="default" w:ascii="Times New Roman" w:hAnsi="Times New Roman" w:eastAsia="Times New Roman"/>
              <w:color w:val="000000"/>
              <w:sz w:val="20"/>
              <w:szCs w:val="24"/>
              <w:highlight w:val="none"/>
            </w:rPr>
          </w:rPrChange>
        </w:rPr>
        <w:t>, 2020,51(07):1-12.</w:t>
      </w:r>
    </w:p>
    <w:p w14:paraId="555E501D">
      <w:pPr>
        <w:wordWrap w:val="0"/>
        <w:spacing w:beforeLines="0" w:afterLines="0"/>
        <w:ind w:left="420"/>
        <w:rPr>
          <w:rFonts w:hint="eastAsia"/>
          <w:sz w:val="21"/>
          <w:szCs w:val="21"/>
          <w:highlight w:val="none"/>
          <w:rPrChange w:id="2498" w:author="lg" w:date="2026-01-14T17:24:29Z">
            <w:rPr>
              <w:rFonts w:hint="eastAsia"/>
              <w:sz w:val="24"/>
              <w:szCs w:val="24"/>
              <w:highlight w:val="none"/>
            </w:rPr>
          </w:rPrChange>
        </w:rPr>
      </w:pPr>
      <w:ins w:id="2499" w:author="lg" w:date="2026-01-13T22:37:51Z">
        <w:r>
          <w:rPr>
            <w:rFonts w:hint="default" w:ascii="Times New Roman" w:hAnsi="Times New Roman" w:eastAsia="Times New Roman"/>
            <w:color w:val="000000"/>
            <w:sz w:val="21"/>
            <w:szCs w:val="21"/>
            <w:highlight w:val="none"/>
            <w:rPrChange w:id="2500" w:author="lg" w:date="2026-01-14T17:24:29Z">
              <w:rPr>
                <w:rFonts w:hint="default" w:ascii="Times New Roman" w:hAnsi="Times New Roman" w:eastAsia="Times New Roman"/>
                <w:color w:val="000000"/>
                <w:sz w:val="20"/>
                <w:szCs w:val="24"/>
                <w:highlight w:val="none"/>
              </w:rPr>
            </w:rPrChange>
          </w:rPr>
          <w:t>L</w:t>
        </w:r>
      </w:ins>
      <w:ins w:id="2501" w:author="lg" w:date="2026-01-13T22:48:09Z">
        <w:r>
          <w:rPr>
            <w:rFonts w:hint="eastAsia" w:eastAsia="宋体"/>
            <w:color w:val="000000"/>
            <w:sz w:val="21"/>
            <w:szCs w:val="21"/>
            <w:highlight w:val="none"/>
            <w:lang w:val="en-US" w:eastAsia="zh-CN"/>
            <w:rPrChange w:id="2502" w:author="lg" w:date="2026-01-14T17:24:29Z">
              <w:rPr>
                <w:rFonts w:hint="eastAsia" w:eastAsia="宋体"/>
                <w:color w:val="000000"/>
                <w:sz w:val="20"/>
                <w:szCs w:val="24"/>
                <w:highlight w:val="none"/>
                <w:lang w:val="en-US" w:eastAsia="zh-CN"/>
              </w:rPr>
            </w:rPrChange>
          </w:rPr>
          <w:t>I</w:t>
        </w:r>
      </w:ins>
      <w:ins w:id="2503" w:author="lg" w:date="2026-01-13T22:37:53Z">
        <w:r>
          <w:rPr>
            <w:rFonts w:hint="eastAsia" w:eastAsia="宋体"/>
            <w:color w:val="000000"/>
            <w:sz w:val="21"/>
            <w:szCs w:val="21"/>
            <w:highlight w:val="none"/>
            <w:lang w:val="en-US" w:eastAsia="zh-CN"/>
            <w:rPrChange w:id="2504"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505" w:author="lg" w:date="2026-01-14T17:24:29Z">
            <w:rPr>
              <w:rFonts w:hint="default" w:ascii="Times New Roman" w:hAnsi="Times New Roman" w:eastAsia="Times New Roman"/>
              <w:color w:val="000000"/>
              <w:sz w:val="20"/>
              <w:szCs w:val="24"/>
              <w:highlight w:val="none"/>
            </w:rPr>
          </w:rPrChange>
        </w:rPr>
        <w:t>Dao</w:t>
      </w:r>
      <w:del w:id="2506" w:author="lg" w:date="2026-01-13T22:56:02Z">
        <w:r>
          <w:rPr>
            <w:rFonts w:hint="default" w:ascii="Times New Roman" w:hAnsi="Times New Roman" w:eastAsia="Times New Roman"/>
            <w:color w:val="000000"/>
            <w:sz w:val="21"/>
            <w:szCs w:val="21"/>
            <w:highlight w:val="none"/>
            <w:rPrChange w:id="2507"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2508" w:author="lg" w:date="2026-01-14T17:24:29Z">
            <w:rPr>
              <w:rFonts w:hint="default" w:ascii="Times New Roman" w:hAnsi="Times New Roman" w:eastAsia="Times New Roman"/>
              <w:color w:val="000000"/>
              <w:sz w:val="20"/>
              <w:szCs w:val="24"/>
              <w:highlight w:val="none"/>
            </w:rPr>
          </w:rPrChange>
        </w:rPr>
        <w:t>liang</w:t>
      </w:r>
      <w:del w:id="2509" w:author="lg" w:date="2026-01-13T22:37:51Z">
        <w:r>
          <w:rPr>
            <w:rFonts w:hint="default" w:ascii="Times New Roman" w:hAnsi="Times New Roman" w:eastAsia="Times New Roman"/>
            <w:color w:val="000000"/>
            <w:sz w:val="21"/>
            <w:szCs w:val="21"/>
            <w:highlight w:val="none"/>
            <w:rPrChange w:id="2510" w:author="lg" w:date="2026-01-14T17:24:29Z">
              <w:rPr>
                <w:rFonts w:hint="default" w:ascii="Times New Roman" w:hAnsi="Times New Roman" w:eastAsia="Times New Roman"/>
                <w:color w:val="000000"/>
                <w:sz w:val="20"/>
                <w:szCs w:val="24"/>
                <w:highlight w:val="none"/>
              </w:rPr>
            </w:rPrChange>
          </w:rPr>
          <w:delText xml:space="preserve"> Li</w:delText>
        </w:r>
      </w:del>
      <w:r>
        <w:rPr>
          <w:rFonts w:hint="default" w:ascii="Times New Roman" w:hAnsi="Times New Roman" w:eastAsia="Times New Roman"/>
          <w:color w:val="000000"/>
          <w:sz w:val="21"/>
          <w:szCs w:val="21"/>
          <w:highlight w:val="none"/>
          <w:rPrChange w:id="2511" w:author="lg" w:date="2026-01-14T17:24:29Z">
            <w:rPr>
              <w:rFonts w:hint="default" w:ascii="Times New Roman" w:hAnsi="Times New Roman" w:eastAsia="Times New Roman"/>
              <w:color w:val="000000"/>
              <w:sz w:val="20"/>
              <w:szCs w:val="24"/>
              <w:highlight w:val="none"/>
            </w:rPr>
          </w:rPrChange>
        </w:rPr>
        <w:t xml:space="preserve">, </w:t>
      </w:r>
      <w:ins w:id="2512" w:author="lg" w:date="2026-01-13T22:38:00Z">
        <w:r>
          <w:rPr>
            <w:rFonts w:hint="default" w:ascii="Times New Roman" w:hAnsi="Times New Roman" w:eastAsia="Times New Roman"/>
            <w:color w:val="000000"/>
            <w:sz w:val="21"/>
            <w:szCs w:val="21"/>
            <w:highlight w:val="none"/>
            <w:rPrChange w:id="2513" w:author="lg" w:date="2026-01-14T17:24:29Z">
              <w:rPr>
                <w:rFonts w:hint="default" w:ascii="Times New Roman" w:hAnsi="Times New Roman" w:eastAsia="Times New Roman"/>
                <w:color w:val="000000"/>
                <w:sz w:val="20"/>
                <w:szCs w:val="24"/>
                <w:highlight w:val="none"/>
              </w:rPr>
            </w:rPrChange>
          </w:rPr>
          <w:t>L</w:t>
        </w:r>
      </w:ins>
      <w:ins w:id="2514" w:author="lg" w:date="2026-01-13T22:48:10Z">
        <w:r>
          <w:rPr>
            <w:rFonts w:hint="eastAsia" w:eastAsia="宋体"/>
            <w:color w:val="000000"/>
            <w:sz w:val="21"/>
            <w:szCs w:val="21"/>
            <w:highlight w:val="none"/>
            <w:lang w:val="en-US" w:eastAsia="zh-CN"/>
            <w:rPrChange w:id="2515" w:author="lg" w:date="2026-01-14T17:24:29Z">
              <w:rPr>
                <w:rFonts w:hint="eastAsia" w:eastAsia="宋体"/>
                <w:color w:val="000000"/>
                <w:sz w:val="20"/>
                <w:szCs w:val="24"/>
                <w:highlight w:val="none"/>
                <w:lang w:val="en-US" w:eastAsia="zh-CN"/>
              </w:rPr>
            </w:rPrChange>
          </w:rPr>
          <w:t>I</w:t>
        </w:r>
      </w:ins>
      <w:ins w:id="2516" w:author="lg" w:date="2026-01-13T22:38:02Z">
        <w:r>
          <w:rPr>
            <w:rFonts w:hint="eastAsia" w:eastAsia="宋体"/>
            <w:color w:val="000000"/>
            <w:sz w:val="21"/>
            <w:szCs w:val="21"/>
            <w:highlight w:val="none"/>
            <w:lang w:val="en-US" w:eastAsia="zh-CN"/>
            <w:rPrChange w:id="2517"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518" w:author="lg" w:date="2026-01-14T17:24:29Z">
            <w:rPr>
              <w:rFonts w:hint="default" w:ascii="Times New Roman" w:hAnsi="Times New Roman" w:eastAsia="Times New Roman"/>
              <w:color w:val="000000"/>
              <w:sz w:val="20"/>
              <w:szCs w:val="24"/>
              <w:highlight w:val="none"/>
            </w:rPr>
          </w:rPrChange>
        </w:rPr>
        <w:t>Zhen</w:t>
      </w:r>
      <w:del w:id="2519" w:author="lg" w:date="2026-01-13T22:38:00Z">
        <w:r>
          <w:rPr>
            <w:rFonts w:hint="default" w:ascii="Times New Roman" w:hAnsi="Times New Roman" w:eastAsia="Times New Roman"/>
            <w:color w:val="000000"/>
            <w:sz w:val="21"/>
            <w:szCs w:val="21"/>
            <w:highlight w:val="none"/>
            <w:rPrChange w:id="2520" w:author="lg" w:date="2026-01-14T17:24:29Z">
              <w:rPr>
                <w:rFonts w:hint="default" w:ascii="Times New Roman" w:hAnsi="Times New Roman" w:eastAsia="Times New Roman"/>
                <w:color w:val="000000"/>
                <w:sz w:val="20"/>
                <w:szCs w:val="24"/>
                <w:highlight w:val="none"/>
              </w:rPr>
            </w:rPrChange>
          </w:rPr>
          <w:delText xml:space="preserve"> Li</w:delText>
        </w:r>
      </w:del>
      <w:r>
        <w:rPr>
          <w:rFonts w:hint="default" w:ascii="Times New Roman" w:hAnsi="Times New Roman" w:eastAsia="Times New Roman"/>
          <w:color w:val="000000"/>
          <w:sz w:val="21"/>
          <w:szCs w:val="21"/>
          <w:highlight w:val="none"/>
          <w:rPrChange w:id="2521" w:author="lg" w:date="2026-01-14T17:24:29Z">
            <w:rPr>
              <w:rFonts w:hint="default" w:ascii="Times New Roman" w:hAnsi="Times New Roman" w:eastAsia="Times New Roman"/>
              <w:color w:val="000000"/>
              <w:sz w:val="20"/>
              <w:szCs w:val="24"/>
              <w:highlight w:val="none"/>
            </w:rPr>
          </w:rPrChange>
        </w:rPr>
        <w:t xml:space="preserve">.System </w:t>
      </w:r>
      <w:r>
        <w:rPr>
          <w:rFonts w:hint="eastAsia"/>
          <w:color w:val="000000"/>
          <w:sz w:val="21"/>
          <w:szCs w:val="21"/>
          <w:highlight w:val="none"/>
          <w:lang w:val="en-US" w:eastAsia="zh-CN"/>
          <w:rPrChange w:id="2522" w:author="lg" w:date="2026-01-14T17:24:29Z">
            <w:rPr>
              <w:rFonts w:hint="eastAsia"/>
              <w:color w:val="000000"/>
              <w:sz w:val="20"/>
              <w:szCs w:val="24"/>
              <w:highlight w:val="none"/>
              <w:lang w:val="en-US" w:eastAsia="zh-CN"/>
            </w:rPr>
          </w:rPrChange>
        </w:rPr>
        <w:t>a</w:t>
      </w:r>
      <w:r>
        <w:rPr>
          <w:rFonts w:hint="default" w:ascii="Times New Roman" w:hAnsi="Times New Roman" w:eastAsia="Times New Roman"/>
          <w:color w:val="000000"/>
          <w:sz w:val="21"/>
          <w:szCs w:val="21"/>
          <w:highlight w:val="none"/>
          <w:rPrChange w:id="2523" w:author="lg" w:date="2026-01-14T17:24:29Z">
            <w:rPr>
              <w:rFonts w:hint="default" w:ascii="Times New Roman" w:hAnsi="Times New Roman" w:eastAsia="Times New Roman"/>
              <w:color w:val="000000"/>
              <w:sz w:val="20"/>
              <w:szCs w:val="24"/>
              <w:highlight w:val="none"/>
            </w:rPr>
          </w:rPrChange>
        </w:rPr>
        <w:t xml:space="preserve">nalysis and </w:t>
      </w:r>
      <w:r>
        <w:rPr>
          <w:rFonts w:hint="eastAsia"/>
          <w:color w:val="000000"/>
          <w:sz w:val="21"/>
          <w:szCs w:val="21"/>
          <w:highlight w:val="none"/>
          <w:lang w:val="en-US" w:eastAsia="zh-CN"/>
          <w:rPrChange w:id="2524" w:author="lg" w:date="2026-01-14T17:24:29Z">
            <w:rPr>
              <w:rFonts w:hint="eastAsia"/>
              <w:color w:val="000000"/>
              <w:sz w:val="20"/>
              <w:szCs w:val="24"/>
              <w:highlight w:val="none"/>
              <w:lang w:val="en-US" w:eastAsia="zh-CN"/>
            </w:rPr>
          </w:rPrChange>
        </w:rPr>
        <w:t>d</w:t>
      </w:r>
      <w:r>
        <w:rPr>
          <w:rFonts w:hint="default" w:ascii="Times New Roman" w:hAnsi="Times New Roman" w:eastAsia="Times New Roman"/>
          <w:color w:val="000000"/>
          <w:sz w:val="21"/>
          <w:szCs w:val="21"/>
          <w:highlight w:val="none"/>
          <w:rPrChange w:id="2525" w:author="lg" w:date="2026-01-14T17:24:29Z">
            <w:rPr>
              <w:rFonts w:hint="default" w:ascii="Times New Roman" w:hAnsi="Times New Roman" w:eastAsia="Times New Roman"/>
              <w:color w:val="000000"/>
              <w:sz w:val="20"/>
              <w:szCs w:val="24"/>
              <w:highlight w:val="none"/>
            </w:rPr>
          </w:rPrChange>
        </w:rPr>
        <w:t xml:space="preserve">evelopment </w:t>
      </w:r>
      <w:r>
        <w:rPr>
          <w:rFonts w:hint="eastAsia"/>
          <w:color w:val="000000"/>
          <w:sz w:val="21"/>
          <w:szCs w:val="21"/>
          <w:highlight w:val="none"/>
          <w:lang w:val="en-US" w:eastAsia="zh-CN"/>
          <w:rPrChange w:id="2526" w:author="lg" w:date="2026-01-14T17:24:29Z">
            <w:rPr>
              <w:rFonts w:hint="eastAsia"/>
              <w:color w:val="000000"/>
              <w:sz w:val="20"/>
              <w:szCs w:val="24"/>
              <w:highlight w:val="none"/>
              <w:lang w:val="en-US" w:eastAsia="zh-CN"/>
            </w:rPr>
          </w:rPrChange>
        </w:rPr>
        <w:t>p</w:t>
      </w:r>
      <w:r>
        <w:rPr>
          <w:rFonts w:hint="default" w:ascii="Times New Roman" w:hAnsi="Times New Roman" w:eastAsia="Times New Roman"/>
          <w:color w:val="000000"/>
          <w:sz w:val="21"/>
          <w:szCs w:val="21"/>
          <w:highlight w:val="none"/>
          <w:rPrChange w:id="2527" w:author="lg" w:date="2026-01-14T17:24:29Z">
            <w:rPr>
              <w:rFonts w:hint="default" w:ascii="Times New Roman" w:hAnsi="Times New Roman" w:eastAsia="Times New Roman"/>
              <w:color w:val="000000"/>
              <w:sz w:val="20"/>
              <w:szCs w:val="24"/>
              <w:highlight w:val="none"/>
            </w:rPr>
          </w:rPrChange>
        </w:rPr>
        <w:t xml:space="preserve">rospect of </w:t>
      </w:r>
      <w:r>
        <w:rPr>
          <w:rFonts w:hint="eastAsia"/>
          <w:color w:val="000000"/>
          <w:sz w:val="21"/>
          <w:szCs w:val="21"/>
          <w:highlight w:val="none"/>
          <w:lang w:val="en-US" w:eastAsia="zh-CN"/>
          <w:rPrChange w:id="2528" w:author="lg" w:date="2026-01-14T17:24:29Z">
            <w:rPr>
              <w:rFonts w:hint="eastAsia"/>
              <w:color w:val="000000"/>
              <w:sz w:val="20"/>
              <w:szCs w:val="24"/>
              <w:highlight w:val="none"/>
              <w:lang w:val="en-US" w:eastAsia="zh-CN"/>
            </w:rPr>
          </w:rPrChange>
        </w:rPr>
        <w:t>u</w:t>
      </w:r>
      <w:r>
        <w:rPr>
          <w:rFonts w:hint="default" w:ascii="Times New Roman" w:hAnsi="Times New Roman" w:eastAsia="Times New Roman"/>
          <w:color w:val="000000"/>
          <w:sz w:val="21"/>
          <w:szCs w:val="21"/>
          <w:highlight w:val="none"/>
          <w:rPrChange w:id="2529" w:author="lg" w:date="2026-01-14T17:24:29Z">
            <w:rPr>
              <w:rFonts w:hint="default" w:ascii="Times New Roman" w:hAnsi="Times New Roman" w:eastAsia="Times New Roman"/>
              <w:color w:val="000000"/>
              <w:sz w:val="20"/>
              <w:szCs w:val="24"/>
              <w:highlight w:val="none"/>
            </w:rPr>
          </w:rPrChange>
        </w:rPr>
        <w:t xml:space="preserve">nmanned </w:t>
      </w:r>
      <w:r>
        <w:rPr>
          <w:rFonts w:hint="eastAsia"/>
          <w:color w:val="000000"/>
          <w:sz w:val="21"/>
          <w:szCs w:val="21"/>
          <w:highlight w:val="none"/>
          <w:lang w:val="en-US" w:eastAsia="zh-CN"/>
          <w:rPrChange w:id="2530" w:author="lg" w:date="2026-01-14T17:24:29Z">
            <w:rPr>
              <w:rFonts w:hint="eastAsia"/>
              <w:color w:val="000000"/>
              <w:sz w:val="20"/>
              <w:szCs w:val="24"/>
              <w:highlight w:val="none"/>
              <w:lang w:val="en-US" w:eastAsia="zh-CN"/>
            </w:rPr>
          </w:rPrChange>
        </w:rPr>
        <w:t>f</w:t>
      </w:r>
      <w:r>
        <w:rPr>
          <w:rFonts w:hint="default" w:ascii="Times New Roman" w:hAnsi="Times New Roman" w:eastAsia="Times New Roman"/>
          <w:color w:val="000000"/>
          <w:sz w:val="21"/>
          <w:szCs w:val="21"/>
          <w:highlight w:val="none"/>
          <w:rPrChange w:id="2531" w:author="lg" w:date="2026-01-14T17:24:29Z">
            <w:rPr>
              <w:rFonts w:hint="default" w:ascii="Times New Roman" w:hAnsi="Times New Roman" w:eastAsia="Times New Roman"/>
              <w:color w:val="000000"/>
              <w:sz w:val="20"/>
              <w:szCs w:val="24"/>
              <w:highlight w:val="none"/>
            </w:rPr>
          </w:rPrChange>
        </w:rPr>
        <w:t>arming</w:t>
      </w:r>
      <w:r>
        <w:rPr>
          <w:rFonts w:ascii="Times New Roman" w:hAnsi="Times New Roman" w:eastAsia="宋体" w:cs="Times New Roman"/>
          <w:color w:val="000000"/>
          <w:kern w:val="0"/>
          <w:sz w:val="21"/>
          <w:szCs w:val="21"/>
          <w:highlight w:val="none"/>
          <w:rPrChange w:id="2532" w:author="lg" w:date="2026-01-14T17:24:29Z">
            <w:rPr>
              <w:rFonts w:ascii="Times New Roman" w:hAnsi="Times New Roman" w:eastAsia="宋体" w:cs="Times New Roman"/>
              <w:color w:val="000000"/>
              <w:kern w:val="0"/>
              <w:sz w:val="20"/>
              <w:szCs w:val="20"/>
              <w:highlight w:val="none"/>
            </w:rPr>
          </w:rPrChange>
        </w:rPr>
        <w:t>[J]. Transactions of the Chinese Society for Agricultural Machinery,</w:t>
      </w:r>
      <w:r>
        <w:rPr>
          <w:rFonts w:hint="default" w:ascii="Times New Roman" w:hAnsi="Times New Roman" w:eastAsia="Times New Roman"/>
          <w:color w:val="000000"/>
          <w:sz w:val="21"/>
          <w:szCs w:val="21"/>
          <w:highlight w:val="none"/>
          <w:rPrChange w:id="2533" w:author="lg" w:date="2026-01-14T17:24:29Z">
            <w:rPr>
              <w:rFonts w:hint="default" w:ascii="Times New Roman" w:hAnsi="Times New Roman" w:eastAsia="Times New Roman"/>
              <w:color w:val="000000"/>
              <w:sz w:val="20"/>
              <w:szCs w:val="24"/>
              <w:highlight w:val="none"/>
            </w:rPr>
          </w:rPrChange>
        </w:rPr>
        <w:t xml:space="preserve"> 2020,51(07):1-12.(in Chinese</w:t>
      </w:r>
      <w:del w:id="2534" w:author="lg" w:date="2026-01-13T22:47:03Z">
        <w:r>
          <w:rPr>
            <w:rFonts w:hint="default" w:ascii="Times New Roman" w:hAnsi="Times New Roman" w:eastAsia="Times New Roman"/>
            <w:color w:val="000000"/>
            <w:sz w:val="21"/>
            <w:szCs w:val="21"/>
            <w:highlight w:val="none"/>
            <w:rPrChange w:id="2535" w:author="lg" w:date="2026-01-14T17:24:29Z">
              <w:rPr>
                <w:rFonts w:hint="default" w:ascii="Times New Roman" w:hAnsi="Times New Roman" w:eastAsia="Times New Roman"/>
                <w:color w:val="000000"/>
                <w:sz w:val="20"/>
                <w:szCs w:val="24"/>
                <w:highlight w:val="none"/>
              </w:rPr>
            </w:rPrChange>
          </w:rPr>
          <w:delText xml:space="preserve"> with English abstract</w:delText>
        </w:r>
      </w:del>
      <w:r>
        <w:rPr>
          <w:rFonts w:hint="default" w:ascii="Times New Roman" w:hAnsi="Times New Roman" w:eastAsia="Times New Roman"/>
          <w:color w:val="000000"/>
          <w:sz w:val="21"/>
          <w:szCs w:val="21"/>
          <w:highlight w:val="none"/>
          <w:rPrChange w:id="2536" w:author="lg" w:date="2026-01-14T17:24:29Z">
            <w:rPr>
              <w:rFonts w:hint="default" w:ascii="Times New Roman" w:hAnsi="Times New Roman" w:eastAsia="Times New Roman"/>
              <w:color w:val="000000"/>
              <w:sz w:val="20"/>
              <w:szCs w:val="24"/>
              <w:highlight w:val="none"/>
            </w:rPr>
          </w:rPrChange>
        </w:rPr>
        <w:t>)</w:t>
      </w:r>
      <w:r>
        <w:rPr>
          <w:rFonts w:hint="eastAsia"/>
          <w:color w:val="000000"/>
          <w:sz w:val="21"/>
          <w:szCs w:val="21"/>
          <w:highlight w:val="none"/>
          <w:lang w:val="en-US" w:eastAsia="zh-CN"/>
          <w:rPrChange w:id="2537" w:author="lg" w:date="2026-01-14T17:24:29Z">
            <w:rPr>
              <w:rFonts w:hint="eastAsia"/>
              <w:color w:val="000000"/>
              <w:sz w:val="20"/>
              <w:szCs w:val="24"/>
              <w:highlight w:val="none"/>
              <w:lang w:val="en-US" w:eastAsia="zh-CN"/>
            </w:rPr>
          </w:rPrChange>
        </w:rPr>
        <w:t xml:space="preserve"> </w:t>
      </w:r>
    </w:p>
    <w:p w14:paraId="2D1F8FA1">
      <w:pPr>
        <w:wordWrap w:val="0"/>
        <w:spacing w:beforeLines="0" w:afterLines="0"/>
        <w:ind w:left="420" w:hanging="420"/>
        <w:rPr>
          <w:rFonts w:hint="default"/>
          <w:sz w:val="21"/>
          <w:szCs w:val="21"/>
          <w:highlight w:val="none"/>
          <w:rPrChange w:id="2538"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2539" w:author="lg" w:date="2026-01-14T17:24:29Z">
            <w:rPr>
              <w:rFonts w:hint="default" w:ascii="Times New Roman" w:hAnsi="Times New Roman" w:eastAsia="Times New Roman"/>
              <w:color w:val="000000"/>
              <w:sz w:val="20"/>
              <w:szCs w:val="24"/>
              <w:highlight w:val="none"/>
            </w:rPr>
          </w:rPrChange>
        </w:rPr>
        <w:t xml:space="preserve"> [9] </w:t>
      </w:r>
      <w:r>
        <w:rPr>
          <w:rFonts w:hint="eastAsia" w:ascii="宋体" w:hAnsi="宋体"/>
          <w:color w:val="000000"/>
          <w:sz w:val="21"/>
          <w:szCs w:val="21"/>
          <w:highlight w:val="none"/>
          <w:rPrChange w:id="2540" w:author="lg" w:date="2026-01-14T17:24:29Z">
            <w:rPr>
              <w:rFonts w:hint="eastAsia" w:ascii="宋体" w:hAnsi="宋体"/>
              <w:color w:val="000000"/>
              <w:sz w:val="20"/>
              <w:szCs w:val="24"/>
              <w:highlight w:val="none"/>
            </w:rPr>
          </w:rPrChange>
        </w:rPr>
        <w:t>傅隆生</w:t>
      </w:r>
      <w:r>
        <w:rPr>
          <w:rFonts w:hint="default" w:ascii="Times New Roman" w:hAnsi="Times New Roman" w:eastAsia="Times New Roman"/>
          <w:color w:val="000000"/>
          <w:sz w:val="21"/>
          <w:szCs w:val="21"/>
          <w:highlight w:val="none"/>
          <w:rPrChange w:id="2541"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542" w:author="lg" w:date="2026-01-14T17:24:29Z">
            <w:rPr>
              <w:rFonts w:hint="eastAsia" w:ascii="宋体" w:hAnsi="宋体"/>
              <w:color w:val="000000"/>
              <w:sz w:val="20"/>
              <w:szCs w:val="24"/>
              <w:highlight w:val="none"/>
            </w:rPr>
          </w:rPrChange>
        </w:rPr>
        <w:t>张发年</w:t>
      </w:r>
      <w:r>
        <w:rPr>
          <w:rFonts w:hint="default" w:ascii="Times New Roman" w:hAnsi="Times New Roman" w:eastAsia="Times New Roman"/>
          <w:color w:val="000000"/>
          <w:sz w:val="21"/>
          <w:szCs w:val="21"/>
          <w:highlight w:val="none"/>
          <w:rPrChange w:id="2543"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544" w:author="lg" w:date="2026-01-14T17:24:29Z">
            <w:rPr>
              <w:rFonts w:hint="eastAsia" w:ascii="宋体" w:hAnsi="宋体"/>
              <w:color w:val="000000"/>
              <w:sz w:val="20"/>
              <w:szCs w:val="24"/>
              <w:highlight w:val="none"/>
            </w:rPr>
          </w:rPrChange>
        </w:rPr>
        <w:t>槐岛芳德</w:t>
      </w:r>
      <w:r>
        <w:rPr>
          <w:rFonts w:hint="default" w:ascii="Times New Roman" w:hAnsi="Times New Roman" w:eastAsia="Times New Roman"/>
          <w:color w:val="000000"/>
          <w:sz w:val="21"/>
          <w:szCs w:val="21"/>
          <w:highlight w:val="none"/>
          <w:rPrChange w:id="2545"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546" w:author="lg" w:date="2026-01-14T17:24:29Z">
            <w:rPr>
              <w:rFonts w:hint="eastAsia" w:ascii="宋体" w:hAnsi="宋体"/>
              <w:color w:val="000000"/>
              <w:sz w:val="20"/>
              <w:szCs w:val="24"/>
              <w:highlight w:val="none"/>
            </w:rPr>
          </w:rPrChange>
        </w:rPr>
        <w:t>等</w:t>
      </w:r>
      <w:r>
        <w:rPr>
          <w:rFonts w:hint="default" w:ascii="Times New Roman" w:hAnsi="Times New Roman" w:eastAsia="Times New Roman"/>
          <w:color w:val="000000"/>
          <w:sz w:val="21"/>
          <w:szCs w:val="21"/>
          <w:highlight w:val="none"/>
          <w:rPrChange w:id="2547"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548" w:author="lg" w:date="2026-01-14T17:24:29Z">
            <w:rPr>
              <w:rFonts w:hint="eastAsia" w:ascii="宋体" w:hAnsi="宋体"/>
              <w:color w:val="000000"/>
              <w:sz w:val="20"/>
              <w:szCs w:val="24"/>
              <w:highlight w:val="none"/>
            </w:rPr>
          </w:rPrChange>
        </w:rPr>
        <w:t>猕猴桃采摘机器人末端执行器设计与试验</w:t>
      </w:r>
      <w:r>
        <w:rPr>
          <w:rFonts w:hint="default" w:ascii="Times New Roman" w:hAnsi="Times New Roman" w:eastAsia="Times New Roman"/>
          <w:color w:val="000000"/>
          <w:sz w:val="21"/>
          <w:szCs w:val="21"/>
          <w:highlight w:val="none"/>
          <w:rPrChange w:id="2549" w:author="lg" w:date="2026-01-14T17:24:29Z">
            <w:rPr>
              <w:rFonts w:hint="default" w:ascii="Times New Roman" w:hAnsi="Times New Roman" w:eastAsia="Times New Roman"/>
              <w:color w:val="000000"/>
              <w:sz w:val="20"/>
              <w:szCs w:val="24"/>
              <w:highlight w:val="none"/>
            </w:rPr>
          </w:rPrChange>
        </w:rPr>
        <w:t xml:space="preserve">[J]. </w:t>
      </w:r>
      <w:r>
        <w:rPr>
          <w:rFonts w:hint="eastAsia" w:ascii="宋体" w:hAnsi="宋体"/>
          <w:color w:val="000000"/>
          <w:sz w:val="21"/>
          <w:szCs w:val="21"/>
          <w:highlight w:val="none"/>
          <w:rPrChange w:id="2550" w:author="lg" w:date="2026-01-14T17:24:29Z">
            <w:rPr>
              <w:rFonts w:hint="eastAsia" w:ascii="宋体" w:hAnsi="宋体"/>
              <w:color w:val="000000"/>
              <w:sz w:val="20"/>
              <w:szCs w:val="24"/>
              <w:highlight w:val="none"/>
            </w:rPr>
          </w:rPrChange>
        </w:rPr>
        <w:t>农业机械学报</w:t>
      </w:r>
      <w:r>
        <w:rPr>
          <w:rFonts w:hint="default" w:ascii="Times New Roman" w:hAnsi="Times New Roman" w:eastAsia="Times New Roman"/>
          <w:color w:val="000000"/>
          <w:sz w:val="21"/>
          <w:szCs w:val="21"/>
          <w:highlight w:val="none"/>
          <w:rPrChange w:id="2551" w:author="lg" w:date="2026-01-14T17:24:29Z">
            <w:rPr>
              <w:rFonts w:hint="default" w:ascii="Times New Roman" w:hAnsi="Times New Roman" w:eastAsia="Times New Roman"/>
              <w:color w:val="000000"/>
              <w:sz w:val="20"/>
              <w:szCs w:val="24"/>
              <w:highlight w:val="none"/>
            </w:rPr>
          </w:rPrChange>
        </w:rPr>
        <w:t>, 2015,46(03):1-8.</w:t>
      </w:r>
    </w:p>
    <w:p w14:paraId="2BD162B3">
      <w:pPr>
        <w:wordWrap w:val="0"/>
        <w:spacing w:beforeLines="0" w:afterLines="0"/>
        <w:ind w:left="420"/>
        <w:rPr>
          <w:rFonts w:hint="eastAsia"/>
          <w:sz w:val="21"/>
          <w:szCs w:val="21"/>
          <w:highlight w:val="none"/>
          <w:rPrChange w:id="2552" w:author="lg" w:date="2026-01-14T17:24:29Z">
            <w:rPr>
              <w:rFonts w:hint="eastAsia"/>
              <w:sz w:val="24"/>
              <w:szCs w:val="24"/>
              <w:highlight w:val="none"/>
            </w:rPr>
          </w:rPrChange>
        </w:rPr>
      </w:pPr>
      <w:ins w:id="2553" w:author="lg" w:date="2026-01-13T22:38:11Z">
        <w:r>
          <w:rPr>
            <w:rFonts w:hint="default" w:ascii="Times New Roman" w:hAnsi="Times New Roman" w:eastAsia="Times New Roman"/>
            <w:color w:val="000000"/>
            <w:sz w:val="21"/>
            <w:szCs w:val="21"/>
            <w:highlight w:val="none"/>
            <w:rPrChange w:id="2554" w:author="lg" w:date="2026-01-14T17:24:29Z">
              <w:rPr>
                <w:rFonts w:hint="default" w:ascii="Times New Roman" w:hAnsi="Times New Roman" w:eastAsia="Times New Roman"/>
                <w:color w:val="000000"/>
                <w:sz w:val="20"/>
                <w:szCs w:val="24"/>
                <w:highlight w:val="none"/>
              </w:rPr>
            </w:rPrChange>
          </w:rPr>
          <w:t>F</w:t>
        </w:r>
      </w:ins>
      <w:ins w:id="2555" w:author="lg" w:date="2026-01-13T22:48:13Z">
        <w:r>
          <w:rPr>
            <w:rFonts w:hint="eastAsia" w:eastAsia="宋体"/>
            <w:color w:val="000000"/>
            <w:sz w:val="21"/>
            <w:szCs w:val="21"/>
            <w:highlight w:val="none"/>
            <w:lang w:val="en-US" w:eastAsia="zh-CN"/>
            <w:rPrChange w:id="2556" w:author="lg" w:date="2026-01-14T17:24:29Z">
              <w:rPr>
                <w:rFonts w:hint="eastAsia" w:eastAsia="宋体"/>
                <w:color w:val="000000"/>
                <w:sz w:val="20"/>
                <w:szCs w:val="24"/>
                <w:highlight w:val="none"/>
                <w:lang w:val="en-US" w:eastAsia="zh-CN"/>
              </w:rPr>
            </w:rPrChange>
          </w:rPr>
          <w:t>U</w:t>
        </w:r>
      </w:ins>
      <w:ins w:id="2557" w:author="lg" w:date="2026-01-13T22:38:14Z">
        <w:r>
          <w:rPr>
            <w:rFonts w:hint="eastAsia" w:eastAsia="宋体"/>
            <w:color w:val="000000"/>
            <w:sz w:val="21"/>
            <w:szCs w:val="21"/>
            <w:highlight w:val="none"/>
            <w:lang w:val="en-US" w:eastAsia="zh-CN"/>
            <w:rPrChange w:id="2558"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559" w:author="lg" w:date="2026-01-14T17:24:29Z">
            <w:rPr>
              <w:rFonts w:hint="default" w:ascii="Times New Roman" w:hAnsi="Times New Roman" w:eastAsia="Times New Roman"/>
              <w:color w:val="000000"/>
              <w:sz w:val="20"/>
              <w:szCs w:val="24"/>
              <w:highlight w:val="none"/>
            </w:rPr>
          </w:rPrChange>
        </w:rPr>
        <w:t>Long sheng</w:t>
      </w:r>
      <w:del w:id="2560" w:author="lg" w:date="2026-01-13T22:38:11Z">
        <w:r>
          <w:rPr>
            <w:rFonts w:hint="default" w:ascii="Times New Roman" w:hAnsi="Times New Roman" w:eastAsia="Times New Roman"/>
            <w:color w:val="000000"/>
            <w:sz w:val="21"/>
            <w:szCs w:val="21"/>
            <w:highlight w:val="none"/>
            <w:rPrChange w:id="2561" w:author="lg" w:date="2026-01-14T17:24:29Z">
              <w:rPr>
                <w:rFonts w:hint="default" w:ascii="Times New Roman" w:hAnsi="Times New Roman" w:eastAsia="Times New Roman"/>
                <w:color w:val="000000"/>
                <w:sz w:val="20"/>
                <w:szCs w:val="24"/>
                <w:highlight w:val="none"/>
              </w:rPr>
            </w:rPrChange>
          </w:rPr>
          <w:delText xml:space="preserve"> Fu</w:delText>
        </w:r>
      </w:del>
      <w:r>
        <w:rPr>
          <w:rFonts w:hint="default" w:ascii="Times New Roman" w:hAnsi="Times New Roman" w:eastAsia="Times New Roman"/>
          <w:color w:val="000000"/>
          <w:sz w:val="21"/>
          <w:szCs w:val="21"/>
          <w:highlight w:val="none"/>
          <w:rPrChange w:id="2562" w:author="lg" w:date="2026-01-14T17:24:29Z">
            <w:rPr>
              <w:rFonts w:hint="default" w:ascii="Times New Roman" w:hAnsi="Times New Roman" w:eastAsia="Times New Roman"/>
              <w:color w:val="000000"/>
              <w:sz w:val="20"/>
              <w:szCs w:val="24"/>
              <w:highlight w:val="none"/>
            </w:rPr>
          </w:rPrChange>
        </w:rPr>
        <w:t xml:space="preserve">, </w:t>
      </w:r>
      <w:ins w:id="2563" w:author="lg" w:date="2026-01-13T22:38:24Z">
        <w:r>
          <w:rPr>
            <w:rFonts w:hint="default" w:ascii="Times New Roman" w:hAnsi="Times New Roman" w:eastAsia="Times New Roman"/>
            <w:color w:val="000000"/>
            <w:sz w:val="21"/>
            <w:szCs w:val="21"/>
            <w:highlight w:val="none"/>
            <w:rPrChange w:id="2564" w:author="lg" w:date="2026-01-14T17:24:29Z">
              <w:rPr>
                <w:rFonts w:hint="default" w:ascii="Times New Roman" w:hAnsi="Times New Roman" w:eastAsia="Times New Roman"/>
                <w:color w:val="000000"/>
                <w:sz w:val="20"/>
                <w:szCs w:val="24"/>
                <w:highlight w:val="none"/>
              </w:rPr>
            </w:rPrChange>
          </w:rPr>
          <w:t>Z</w:t>
        </w:r>
      </w:ins>
      <w:ins w:id="2565" w:author="lg" w:date="2026-01-13T22:48:16Z">
        <w:r>
          <w:rPr>
            <w:rFonts w:hint="eastAsia" w:eastAsia="宋体"/>
            <w:color w:val="000000"/>
            <w:sz w:val="21"/>
            <w:szCs w:val="21"/>
            <w:highlight w:val="none"/>
            <w:lang w:val="en-US" w:eastAsia="zh-CN"/>
            <w:rPrChange w:id="2566" w:author="lg" w:date="2026-01-14T17:24:29Z">
              <w:rPr>
                <w:rFonts w:hint="eastAsia" w:eastAsia="宋体"/>
                <w:color w:val="000000"/>
                <w:sz w:val="20"/>
                <w:szCs w:val="24"/>
                <w:highlight w:val="none"/>
                <w:lang w:val="en-US" w:eastAsia="zh-CN"/>
              </w:rPr>
            </w:rPrChange>
          </w:rPr>
          <w:t>HA</w:t>
        </w:r>
      </w:ins>
      <w:ins w:id="2567" w:author="lg" w:date="2026-01-13T22:48:17Z">
        <w:r>
          <w:rPr>
            <w:rFonts w:hint="eastAsia" w:eastAsia="宋体"/>
            <w:color w:val="000000"/>
            <w:sz w:val="21"/>
            <w:szCs w:val="21"/>
            <w:highlight w:val="none"/>
            <w:lang w:val="en-US" w:eastAsia="zh-CN"/>
            <w:rPrChange w:id="2568" w:author="lg" w:date="2026-01-14T17:24:29Z">
              <w:rPr>
                <w:rFonts w:hint="eastAsia" w:eastAsia="宋体"/>
                <w:color w:val="000000"/>
                <w:sz w:val="20"/>
                <w:szCs w:val="24"/>
                <w:highlight w:val="none"/>
                <w:lang w:val="en-US" w:eastAsia="zh-CN"/>
              </w:rPr>
            </w:rPrChange>
          </w:rPr>
          <w:t>NG</w:t>
        </w:r>
      </w:ins>
      <w:ins w:id="2569" w:author="lg" w:date="2026-01-13T22:38:27Z">
        <w:r>
          <w:rPr>
            <w:rFonts w:hint="eastAsia" w:eastAsia="宋体"/>
            <w:color w:val="000000"/>
            <w:sz w:val="21"/>
            <w:szCs w:val="21"/>
            <w:highlight w:val="none"/>
            <w:lang w:val="en-US" w:eastAsia="zh-CN"/>
            <w:rPrChange w:id="2570"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571" w:author="lg" w:date="2026-01-14T17:24:29Z">
            <w:rPr>
              <w:rFonts w:hint="default" w:ascii="Times New Roman" w:hAnsi="Times New Roman" w:eastAsia="Times New Roman"/>
              <w:color w:val="000000"/>
              <w:sz w:val="20"/>
              <w:szCs w:val="24"/>
              <w:highlight w:val="none"/>
            </w:rPr>
          </w:rPrChange>
        </w:rPr>
        <w:t>Fa nian</w:t>
      </w:r>
      <w:del w:id="2572" w:author="lg" w:date="2026-01-13T22:38:24Z">
        <w:r>
          <w:rPr>
            <w:rFonts w:hint="default" w:ascii="Times New Roman" w:hAnsi="Times New Roman" w:eastAsia="Times New Roman"/>
            <w:color w:val="000000"/>
            <w:sz w:val="21"/>
            <w:szCs w:val="21"/>
            <w:highlight w:val="none"/>
            <w:rPrChange w:id="2573" w:author="lg" w:date="2026-01-14T17:24:29Z">
              <w:rPr>
                <w:rFonts w:hint="default" w:ascii="Times New Roman" w:hAnsi="Times New Roman" w:eastAsia="Times New Roman"/>
                <w:color w:val="000000"/>
                <w:sz w:val="20"/>
                <w:szCs w:val="24"/>
                <w:highlight w:val="none"/>
              </w:rPr>
            </w:rPrChange>
          </w:rPr>
          <w:delText xml:space="preserve"> Zhang</w:delText>
        </w:r>
      </w:del>
      <w:r>
        <w:rPr>
          <w:rFonts w:hint="default" w:ascii="Times New Roman" w:hAnsi="Times New Roman" w:eastAsia="Times New Roman"/>
          <w:color w:val="000000"/>
          <w:sz w:val="21"/>
          <w:szCs w:val="21"/>
          <w:highlight w:val="none"/>
          <w:rPrChange w:id="2574" w:author="lg" w:date="2026-01-14T17:24:29Z">
            <w:rPr>
              <w:rFonts w:hint="default" w:ascii="Times New Roman" w:hAnsi="Times New Roman" w:eastAsia="Times New Roman"/>
              <w:color w:val="000000"/>
              <w:sz w:val="20"/>
              <w:szCs w:val="24"/>
              <w:highlight w:val="none"/>
            </w:rPr>
          </w:rPrChange>
        </w:rPr>
        <w:t xml:space="preserve">, </w:t>
      </w:r>
      <w:ins w:id="2575" w:author="lg" w:date="2026-01-13T22:54:55Z">
        <w:r>
          <w:rPr>
            <w:rFonts w:hint="default" w:ascii="Times New Roman" w:hAnsi="Times New Roman" w:eastAsia="Times New Roman"/>
            <w:color w:val="000000"/>
            <w:sz w:val="21"/>
            <w:szCs w:val="21"/>
            <w:highlight w:val="none"/>
            <w:rPrChange w:id="2576" w:author="lg" w:date="2026-01-14T17:24:29Z">
              <w:rPr>
                <w:rFonts w:hint="default" w:ascii="Times New Roman" w:hAnsi="Times New Roman" w:eastAsia="Times New Roman"/>
                <w:color w:val="000000"/>
                <w:sz w:val="20"/>
                <w:szCs w:val="24"/>
                <w:highlight w:val="none"/>
              </w:rPr>
            </w:rPrChange>
          </w:rPr>
          <w:t xml:space="preserve"> H</w:t>
        </w:r>
      </w:ins>
      <w:ins w:id="2577" w:author="lg" w:date="2026-01-13T22:55:33Z">
        <w:r>
          <w:rPr>
            <w:rFonts w:hint="eastAsia" w:eastAsia="宋体"/>
            <w:color w:val="000000"/>
            <w:sz w:val="21"/>
            <w:szCs w:val="21"/>
            <w:highlight w:val="none"/>
            <w:lang w:val="en-US" w:eastAsia="zh-CN"/>
            <w:rPrChange w:id="2578" w:author="lg" w:date="2026-01-14T17:24:29Z">
              <w:rPr>
                <w:rFonts w:hint="eastAsia" w:eastAsia="宋体"/>
                <w:color w:val="000000"/>
                <w:sz w:val="20"/>
                <w:szCs w:val="24"/>
                <w:highlight w:val="none"/>
                <w:lang w:val="en-US" w:eastAsia="zh-CN"/>
              </w:rPr>
            </w:rPrChange>
          </w:rPr>
          <w:t>UAI</w:t>
        </w:r>
      </w:ins>
      <w:r>
        <w:rPr>
          <w:rFonts w:hint="default" w:ascii="Times New Roman" w:hAnsi="Times New Roman" w:eastAsia="Times New Roman"/>
          <w:color w:val="000000"/>
          <w:sz w:val="21"/>
          <w:szCs w:val="21"/>
          <w:highlight w:val="none"/>
          <w:rPrChange w:id="2579" w:author="lg" w:date="2026-01-14T17:24:29Z">
            <w:rPr>
              <w:rFonts w:hint="default" w:ascii="Times New Roman" w:hAnsi="Times New Roman" w:eastAsia="Times New Roman"/>
              <w:color w:val="000000"/>
              <w:sz w:val="20"/>
              <w:szCs w:val="24"/>
              <w:highlight w:val="none"/>
            </w:rPr>
          </w:rPrChange>
        </w:rPr>
        <w:t>D</w:t>
      </w:r>
      <w:del w:id="2580" w:author="lg" w:date="2026-01-13T22:55:36Z">
        <w:r>
          <w:rPr>
            <w:rFonts w:hint="default" w:ascii="Times New Roman" w:hAnsi="Times New Roman" w:eastAsia="Times New Roman"/>
            <w:color w:val="000000"/>
            <w:sz w:val="21"/>
            <w:szCs w:val="21"/>
            <w:highlight w:val="none"/>
            <w:lang w:val="en-US"/>
            <w:rPrChange w:id="2581" w:author="lg" w:date="2026-01-14T17:24:29Z">
              <w:rPr>
                <w:rFonts w:hint="default" w:ascii="Times New Roman" w:hAnsi="Times New Roman" w:eastAsia="Times New Roman"/>
                <w:color w:val="000000"/>
                <w:sz w:val="20"/>
                <w:szCs w:val="24"/>
                <w:highlight w:val="none"/>
                <w:lang w:val="en-US"/>
              </w:rPr>
            </w:rPrChange>
          </w:rPr>
          <w:delText>ao</w:delText>
        </w:r>
      </w:del>
      <w:ins w:id="2582" w:author="lg" w:date="2026-01-13T22:55:36Z">
        <w:r>
          <w:rPr>
            <w:rFonts w:hint="eastAsia" w:eastAsia="宋体"/>
            <w:color w:val="000000"/>
            <w:sz w:val="21"/>
            <w:szCs w:val="21"/>
            <w:highlight w:val="none"/>
            <w:lang w:val="en-US" w:eastAsia="zh-CN"/>
            <w:rPrChange w:id="2583" w:author="lg" w:date="2026-01-14T17:24:29Z">
              <w:rPr>
                <w:rFonts w:hint="eastAsia" w:eastAsia="宋体"/>
                <w:color w:val="000000"/>
                <w:sz w:val="20"/>
                <w:szCs w:val="24"/>
                <w:highlight w:val="none"/>
                <w:lang w:val="en-US" w:eastAsia="zh-CN"/>
              </w:rPr>
            </w:rPrChange>
          </w:rPr>
          <w:t>A</w:t>
        </w:r>
      </w:ins>
      <w:ins w:id="2584" w:author="lg" w:date="2026-01-13T22:55:37Z">
        <w:r>
          <w:rPr>
            <w:rFonts w:hint="eastAsia" w:eastAsia="宋体"/>
            <w:color w:val="000000"/>
            <w:sz w:val="21"/>
            <w:szCs w:val="21"/>
            <w:highlight w:val="none"/>
            <w:lang w:val="en-US" w:eastAsia="zh-CN"/>
            <w:rPrChange w:id="2585" w:author="lg" w:date="2026-01-14T17:24:29Z">
              <w:rPr>
                <w:rFonts w:hint="eastAsia" w:eastAsia="宋体"/>
                <w:color w:val="000000"/>
                <w:sz w:val="20"/>
                <w:szCs w:val="24"/>
                <w:highlight w:val="none"/>
                <w:lang w:val="en-US" w:eastAsia="zh-CN"/>
              </w:rPr>
            </w:rPrChange>
          </w:rPr>
          <w:t>O</w:t>
        </w:r>
      </w:ins>
      <w:r>
        <w:rPr>
          <w:rFonts w:hint="default" w:ascii="Times New Roman" w:hAnsi="Times New Roman" w:eastAsia="Times New Roman"/>
          <w:color w:val="000000"/>
          <w:sz w:val="21"/>
          <w:szCs w:val="21"/>
          <w:highlight w:val="none"/>
          <w:rPrChange w:id="2586" w:author="lg" w:date="2026-01-14T17:24:29Z">
            <w:rPr>
              <w:rFonts w:hint="default" w:ascii="Times New Roman" w:hAnsi="Times New Roman" w:eastAsia="Times New Roman"/>
              <w:color w:val="000000"/>
              <w:sz w:val="20"/>
              <w:szCs w:val="24"/>
              <w:highlight w:val="none"/>
            </w:rPr>
          </w:rPrChange>
        </w:rPr>
        <w:t xml:space="preserve"> fang</w:t>
      </w:r>
      <w:del w:id="2587" w:author="lg" w:date="2026-01-13T22:55:39Z">
        <w:r>
          <w:rPr>
            <w:rFonts w:hint="default" w:ascii="Times New Roman" w:hAnsi="Times New Roman" w:eastAsia="Times New Roman"/>
            <w:color w:val="000000"/>
            <w:sz w:val="21"/>
            <w:szCs w:val="21"/>
            <w:highlight w:val="none"/>
            <w:rPrChange w:id="2588"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2589" w:author="lg" w:date="2026-01-14T17:24:29Z">
            <w:rPr>
              <w:rFonts w:hint="default" w:ascii="Times New Roman" w:hAnsi="Times New Roman" w:eastAsia="Times New Roman"/>
              <w:color w:val="000000"/>
              <w:sz w:val="20"/>
              <w:szCs w:val="24"/>
              <w:highlight w:val="none"/>
            </w:rPr>
          </w:rPrChange>
        </w:rPr>
        <w:t>de</w:t>
      </w:r>
      <w:del w:id="2590" w:author="lg" w:date="2026-01-13T22:54:55Z">
        <w:r>
          <w:rPr>
            <w:rFonts w:hint="default" w:ascii="Times New Roman" w:hAnsi="Times New Roman" w:eastAsia="Times New Roman"/>
            <w:color w:val="000000"/>
            <w:sz w:val="21"/>
            <w:szCs w:val="21"/>
            <w:highlight w:val="none"/>
            <w:rPrChange w:id="2591" w:author="lg" w:date="2026-01-14T17:24:29Z">
              <w:rPr>
                <w:rFonts w:hint="default" w:ascii="Times New Roman" w:hAnsi="Times New Roman" w:eastAsia="Times New Roman"/>
                <w:color w:val="000000"/>
                <w:sz w:val="20"/>
                <w:szCs w:val="24"/>
                <w:highlight w:val="none"/>
              </w:rPr>
            </w:rPrChange>
          </w:rPr>
          <w:delText xml:space="preserve"> Huai</w:delText>
        </w:r>
      </w:del>
      <w:r>
        <w:rPr>
          <w:rFonts w:hint="default" w:ascii="Times New Roman" w:hAnsi="Times New Roman" w:eastAsia="Times New Roman"/>
          <w:color w:val="000000"/>
          <w:sz w:val="21"/>
          <w:szCs w:val="21"/>
          <w:highlight w:val="none"/>
          <w:rPrChange w:id="2592" w:author="lg" w:date="2026-01-14T17:24:29Z">
            <w:rPr>
              <w:rFonts w:hint="default" w:ascii="Times New Roman" w:hAnsi="Times New Roman" w:eastAsia="Times New Roman"/>
              <w:color w:val="000000"/>
              <w:sz w:val="20"/>
              <w:szCs w:val="24"/>
              <w:highlight w:val="none"/>
            </w:rPr>
          </w:rPrChange>
        </w:rPr>
        <w:t xml:space="preserve">, et al.Development and </w:t>
      </w:r>
      <w:r>
        <w:rPr>
          <w:rFonts w:hint="eastAsia"/>
          <w:color w:val="000000"/>
          <w:sz w:val="21"/>
          <w:szCs w:val="21"/>
          <w:highlight w:val="none"/>
          <w:lang w:val="en-US" w:eastAsia="zh-CN"/>
          <w:rPrChange w:id="2593" w:author="lg" w:date="2026-01-14T17:24:29Z">
            <w:rPr>
              <w:rFonts w:hint="eastAsia"/>
              <w:color w:val="000000"/>
              <w:sz w:val="20"/>
              <w:szCs w:val="24"/>
              <w:highlight w:val="none"/>
              <w:lang w:val="en-US" w:eastAsia="zh-CN"/>
            </w:rPr>
          </w:rPrChange>
        </w:rPr>
        <w:t>e</w:t>
      </w:r>
      <w:r>
        <w:rPr>
          <w:rFonts w:hint="default" w:ascii="Times New Roman" w:hAnsi="Times New Roman" w:eastAsia="Times New Roman"/>
          <w:color w:val="000000"/>
          <w:sz w:val="21"/>
          <w:szCs w:val="21"/>
          <w:highlight w:val="none"/>
          <w:rPrChange w:id="2594" w:author="lg" w:date="2026-01-14T17:24:29Z">
            <w:rPr>
              <w:rFonts w:hint="default" w:ascii="Times New Roman" w:hAnsi="Times New Roman" w:eastAsia="Times New Roman"/>
              <w:color w:val="000000"/>
              <w:sz w:val="20"/>
              <w:szCs w:val="24"/>
              <w:highlight w:val="none"/>
            </w:rPr>
          </w:rPrChange>
        </w:rPr>
        <w:t xml:space="preserve">xperiment of </w:t>
      </w:r>
      <w:r>
        <w:rPr>
          <w:rFonts w:hint="eastAsia"/>
          <w:color w:val="000000"/>
          <w:sz w:val="21"/>
          <w:szCs w:val="21"/>
          <w:highlight w:val="none"/>
          <w:lang w:val="en-US" w:eastAsia="zh-CN"/>
          <w:rPrChange w:id="2595" w:author="lg" w:date="2026-01-14T17:24:29Z">
            <w:rPr>
              <w:rFonts w:hint="eastAsia"/>
              <w:color w:val="000000"/>
              <w:sz w:val="20"/>
              <w:szCs w:val="24"/>
              <w:highlight w:val="none"/>
              <w:lang w:val="en-US" w:eastAsia="zh-CN"/>
            </w:rPr>
          </w:rPrChange>
        </w:rPr>
        <w:t>e</w:t>
      </w:r>
      <w:r>
        <w:rPr>
          <w:rFonts w:hint="default" w:ascii="Times New Roman" w:hAnsi="Times New Roman" w:eastAsia="Times New Roman"/>
          <w:color w:val="000000"/>
          <w:sz w:val="21"/>
          <w:szCs w:val="21"/>
          <w:highlight w:val="none"/>
          <w:rPrChange w:id="2596" w:author="lg" w:date="2026-01-14T17:24:29Z">
            <w:rPr>
              <w:rFonts w:hint="default" w:ascii="Times New Roman" w:hAnsi="Times New Roman" w:eastAsia="Times New Roman"/>
              <w:color w:val="000000"/>
              <w:sz w:val="20"/>
              <w:szCs w:val="24"/>
              <w:highlight w:val="none"/>
            </w:rPr>
          </w:rPrChange>
        </w:rPr>
        <w:t xml:space="preserve">nd-effector for </w:t>
      </w:r>
      <w:r>
        <w:rPr>
          <w:rFonts w:hint="eastAsia"/>
          <w:color w:val="000000"/>
          <w:sz w:val="21"/>
          <w:szCs w:val="21"/>
          <w:highlight w:val="none"/>
          <w:lang w:val="en-US" w:eastAsia="zh-CN"/>
          <w:rPrChange w:id="2597" w:author="lg" w:date="2026-01-14T17:24:29Z">
            <w:rPr>
              <w:rFonts w:hint="eastAsia"/>
              <w:color w:val="000000"/>
              <w:sz w:val="20"/>
              <w:szCs w:val="24"/>
              <w:highlight w:val="none"/>
              <w:lang w:val="en-US" w:eastAsia="zh-CN"/>
            </w:rPr>
          </w:rPrChange>
        </w:rPr>
        <w:t>k</w:t>
      </w:r>
      <w:r>
        <w:rPr>
          <w:rFonts w:hint="default" w:ascii="Times New Roman" w:hAnsi="Times New Roman" w:eastAsia="Times New Roman"/>
          <w:color w:val="000000"/>
          <w:sz w:val="21"/>
          <w:szCs w:val="21"/>
          <w:highlight w:val="none"/>
          <w:rPrChange w:id="2598" w:author="lg" w:date="2026-01-14T17:24:29Z">
            <w:rPr>
              <w:rFonts w:hint="default" w:ascii="Times New Roman" w:hAnsi="Times New Roman" w:eastAsia="Times New Roman"/>
              <w:color w:val="000000"/>
              <w:sz w:val="20"/>
              <w:szCs w:val="24"/>
              <w:highlight w:val="none"/>
            </w:rPr>
          </w:rPrChange>
        </w:rPr>
        <w:t xml:space="preserve">iwifruit </w:t>
      </w:r>
      <w:r>
        <w:rPr>
          <w:rFonts w:hint="eastAsia"/>
          <w:color w:val="000000"/>
          <w:sz w:val="21"/>
          <w:szCs w:val="21"/>
          <w:highlight w:val="none"/>
          <w:lang w:val="en-US" w:eastAsia="zh-CN"/>
          <w:rPrChange w:id="2599" w:author="lg" w:date="2026-01-14T17:24:29Z">
            <w:rPr>
              <w:rFonts w:hint="eastAsia"/>
              <w:color w:val="000000"/>
              <w:sz w:val="20"/>
              <w:szCs w:val="24"/>
              <w:highlight w:val="none"/>
              <w:lang w:val="en-US" w:eastAsia="zh-CN"/>
            </w:rPr>
          </w:rPrChange>
        </w:rPr>
        <w:t>h</w:t>
      </w:r>
      <w:r>
        <w:rPr>
          <w:rFonts w:hint="default" w:ascii="Times New Roman" w:hAnsi="Times New Roman" w:eastAsia="Times New Roman"/>
          <w:color w:val="000000"/>
          <w:sz w:val="21"/>
          <w:szCs w:val="21"/>
          <w:highlight w:val="none"/>
          <w:rPrChange w:id="2600" w:author="lg" w:date="2026-01-14T17:24:29Z">
            <w:rPr>
              <w:rFonts w:hint="default" w:ascii="Times New Roman" w:hAnsi="Times New Roman" w:eastAsia="Times New Roman"/>
              <w:color w:val="000000"/>
              <w:sz w:val="20"/>
              <w:szCs w:val="24"/>
              <w:highlight w:val="none"/>
            </w:rPr>
          </w:rPrChange>
        </w:rPr>
        <w:t xml:space="preserve">arvesting </w:t>
      </w:r>
      <w:r>
        <w:rPr>
          <w:rFonts w:hint="eastAsia"/>
          <w:color w:val="000000"/>
          <w:sz w:val="21"/>
          <w:szCs w:val="21"/>
          <w:highlight w:val="none"/>
          <w:lang w:val="en-US" w:eastAsia="zh-CN"/>
          <w:rPrChange w:id="2601" w:author="lg" w:date="2026-01-14T17:24:29Z">
            <w:rPr>
              <w:rFonts w:hint="eastAsia"/>
              <w:color w:val="000000"/>
              <w:sz w:val="20"/>
              <w:szCs w:val="24"/>
              <w:highlight w:val="none"/>
              <w:lang w:val="en-US" w:eastAsia="zh-CN"/>
            </w:rPr>
          </w:rPrChange>
        </w:rPr>
        <w:t>r</w:t>
      </w:r>
      <w:r>
        <w:rPr>
          <w:rFonts w:hint="default" w:ascii="Times New Roman" w:hAnsi="Times New Roman" w:eastAsia="Times New Roman"/>
          <w:color w:val="000000"/>
          <w:sz w:val="21"/>
          <w:szCs w:val="21"/>
          <w:highlight w:val="none"/>
          <w:rPrChange w:id="2602" w:author="lg" w:date="2026-01-14T17:24:29Z">
            <w:rPr>
              <w:rFonts w:hint="default" w:ascii="Times New Roman" w:hAnsi="Times New Roman" w:eastAsia="Times New Roman"/>
              <w:color w:val="000000"/>
              <w:sz w:val="20"/>
              <w:szCs w:val="24"/>
              <w:highlight w:val="none"/>
            </w:rPr>
          </w:rPrChange>
        </w:rPr>
        <w:t>obot</w:t>
      </w:r>
      <w:r>
        <w:rPr>
          <w:rFonts w:ascii="Times New Roman" w:hAnsi="Times New Roman" w:eastAsia="宋体" w:cs="Times New Roman"/>
          <w:color w:val="000000"/>
          <w:kern w:val="0"/>
          <w:sz w:val="21"/>
          <w:szCs w:val="21"/>
          <w:highlight w:val="none"/>
          <w:rPrChange w:id="2603" w:author="lg" w:date="2026-01-14T17:24:29Z">
            <w:rPr>
              <w:rFonts w:ascii="Times New Roman" w:hAnsi="Times New Roman" w:eastAsia="宋体" w:cs="Times New Roman"/>
              <w:color w:val="000000"/>
              <w:kern w:val="0"/>
              <w:sz w:val="20"/>
              <w:szCs w:val="20"/>
              <w:highlight w:val="none"/>
            </w:rPr>
          </w:rPrChange>
        </w:rPr>
        <w:t>[J]. Transactions of the Chinese Society for Agricultural Machinery,</w:t>
      </w:r>
      <w:r>
        <w:rPr>
          <w:rFonts w:hint="default" w:ascii="Times New Roman" w:hAnsi="Times New Roman" w:eastAsia="Times New Roman"/>
          <w:color w:val="000000"/>
          <w:sz w:val="21"/>
          <w:szCs w:val="21"/>
          <w:highlight w:val="none"/>
          <w:rPrChange w:id="2604" w:author="lg" w:date="2026-01-14T17:24:29Z">
            <w:rPr>
              <w:rFonts w:hint="default" w:ascii="Times New Roman" w:hAnsi="Times New Roman" w:eastAsia="Times New Roman"/>
              <w:color w:val="000000"/>
              <w:sz w:val="20"/>
              <w:szCs w:val="24"/>
              <w:highlight w:val="none"/>
            </w:rPr>
          </w:rPrChange>
        </w:rPr>
        <w:t xml:space="preserve"> 2015,46(03):1-8.(in Chinese</w:t>
      </w:r>
      <w:del w:id="2605" w:author="lg" w:date="2026-01-13T22:46:58Z">
        <w:r>
          <w:rPr>
            <w:rFonts w:hint="default" w:ascii="Times New Roman" w:hAnsi="Times New Roman" w:eastAsia="Times New Roman"/>
            <w:color w:val="000000"/>
            <w:sz w:val="21"/>
            <w:szCs w:val="21"/>
            <w:highlight w:val="none"/>
            <w:rPrChange w:id="2606" w:author="lg" w:date="2026-01-14T17:24:29Z">
              <w:rPr>
                <w:rFonts w:hint="default" w:ascii="Times New Roman" w:hAnsi="Times New Roman" w:eastAsia="Times New Roman"/>
                <w:color w:val="000000"/>
                <w:sz w:val="20"/>
                <w:szCs w:val="24"/>
                <w:highlight w:val="none"/>
              </w:rPr>
            </w:rPrChange>
          </w:rPr>
          <w:delText xml:space="preserve"> with English abstract</w:delText>
        </w:r>
      </w:del>
      <w:r>
        <w:rPr>
          <w:rFonts w:hint="default" w:ascii="Times New Roman" w:hAnsi="Times New Roman" w:eastAsia="Times New Roman"/>
          <w:color w:val="000000"/>
          <w:sz w:val="21"/>
          <w:szCs w:val="21"/>
          <w:highlight w:val="none"/>
          <w:rPrChange w:id="2607" w:author="lg" w:date="2026-01-14T17:24:29Z">
            <w:rPr>
              <w:rFonts w:hint="default" w:ascii="Times New Roman" w:hAnsi="Times New Roman" w:eastAsia="Times New Roman"/>
              <w:color w:val="000000"/>
              <w:sz w:val="20"/>
              <w:szCs w:val="24"/>
              <w:highlight w:val="none"/>
            </w:rPr>
          </w:rPrChange>
        </w:rPr>
        <w:t>)</w:t>
      </w:r>
      <w:r>
        <w:rPr>
          <w:rFonts w:hint="eastAsia"/>
          <w:color w:val="000000"/>
          <w:sz w:val="21"/>
          <w:szCs w:val="21"/>
          <w:highlight w:val="none"/>
          <w:lang w:val="en-US" w:eastAsia="zh-CN"/>
          <w:rPrChange w:id="2608" w:author="lg" w:date="2026-01-14T17:24:29Z">
            <w:rPr>
              <w:rFonts w:hint="eastAsia"/>
              <w:color w:val="000000"/>
              <w:sz w:val="20"/>
              <w:szCs w:val="24"/>
              <w:highlight w:val="none"/>
              <w:lang w:val="en-US" w:eastAsia="zh-CN"/>
            </w:rPr>
          </w:rPrChange>
        </w:rPr>
        <w:t xml:space="preserve"> </w:t>
      </w:r>
    </w:p>
    <w:p w14:paraId="7237EE5A">
      <w:pPr>
        <w:wordWrap w:val="0"/>
        <w:spacing w:beforeLines="0" w:afterLines="0"/>
        <w:ind w:left="420" w:hanging="420"/>
        <w:rPr>
          <w:rFonts w:hint="default"/>
          <w:sz w:val="21"/>
          <w:szCs w:val="21"/>
          <w:highlight w:val="none"/>
          <w:rPrChange w:id="2609"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2610" w:author="lg" w:date="2026-01-14T17:24:29Z">
            <w:rPr>
              <w:rFonts w:hint="default" w:ascii="Times New Roman" w:hAnsi="Times New Roman" w:eastAsia="Times New Roman"/>
              <w:color w:val="000000"/>
              <w:sz w:val="20"/>
              <w:szCs w:val="24"/>
              <w:highlight w:val="none"/>
            </w:rPr>
          </w:rPrChange>
        </w:rPr>
        <w:t xml:space="preserve">[10] </w:t>
      </w:r>
      <w:r>
        <w:rPr>
          <w:rFonts w:hint="eastAsia" w:ascii="宋体" w:hAnsi="宋体"/>
          <w:color w:val="000000"/>
          <w:sz w:val="21"/>
          <w:szCs w:val="21"/>
          <w:highlight w:val="none"/>
          <w:rPrChange w:id="2611" w:author="lg" w:date="2026-01-14T17:24:29Z">
            <w:rPr>
              <w:rFonts w:hint="eastAsia" w:ascii="宋体" w:hAnsi="宋体"/>
              <w:color w:val="000000"/>
              <w:sz w:val="20"/>
              <w:szCs w:val="24"/>
              <w:highlight w:val="none"/>
            </w:rPr>
          </w:rPrChange>
        </w:rPr>
        <w:t>姬江涛</w:t>
      </w:r>
      <w:r>
        <w:rPr>
          <w:rFonts w:hint="default" w:ascii="Times New Roman" w:hAnsi="Times New Roman" w:eastAsia="Times New Roman"/>
          <w:color w:val="000000"/>
          <w:sz w:val="21"/>
          <w:szCs w:val="21"/>
          <w:highlight w:val="none"/>
          <w:rPrChange w:id="2612"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613" w:author="lg" w:date="2026-01-14T17:24:29Z">
            <w:rPr>
              <w:rFonts w:hint="eastAsia" w:ascii="宋体" w:hAnsi="宋体"/>
              <w:color w:val="000000"/>
              <w:sz w:val="20"/>
              <w:szCs w:val="24"/>
              <w:highlight w:val="none"/>
            </w:rPr>
          </w:rPrChange>
        </w:rPr>
        <w:t>李梦松</w:t>
      </w:r>
      <w:r>
        <w:rPr>
          <w:rFonts w:hint="default" w:ascii="Times New Roman" w:hAnsi="Times New Roman" w:eastAsia="Times New Roman"/>
          <w:color w:val="000000"/>
          <w:sz w:val="21"/>
          <w:szCs w:val="21"/>
          <w:highlight w:val="none"/>
          <w:rPrChange w:id="2614"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615" w:author="lg" w:date="2026-01-14T17:24:29Z">
            <w:rPr>
              <w:rFonts w:hint="eastAsia" w:ascii="宋体" w:hAnsi="宋体"/>
              <w:color w:val="000000"/>
              <w:sz w:val="20"/>
              <w:szCs w:val="24"/>
              <w:highlight w:val="none"/>
            </w:rPr>
          </w:rPrChange>
        </w:rPr>
        <w:t>赵凯旋</w:t>
      </w:r>
      <w:r>
        <w:rPr>
          <w:rFonts w:hint="default" w:ascii="Times New Roman" w:hAnsi="Times New Roman" w:eastAsia="Times New Roman"/>
          <w:color w:val="000000"/>
          <w:sz w:val="21"/>
          <w:szCs w:val="21"/>
          <w:highlight w:val="none"/>
          <w:rPrChange w:id="2616"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617" w:author="lg" w:date="2026-01-14T17:24:29Z">
            <w:rPr>
              <w:rFonts w:hint="eastAsia" w:ascii="宋体" w:hAnsi="宋体"/>
              <w:color w:val="000000"/>
              <w:sz w:val="20"/>
              <w:szCs w:val="24"/>
              <w:highlight w:val="none"/>
            </w:rPr>
          </w:rPrChange>
        </w:rPr>
        <w:t>等</w:t>
      </w:r>
      <w:r>
        <w:rPr>
          <w:rFonts w:hint="default" w:ascii="Times New Roman" w:hAnsi="Times New Roman" w:eastAsia="Times New Roman"/>
          <w:color w:val="000000"/>
          <w:sz w:val="21"/>
          <w:szCs w:val="21"/>
          <w:highlight w:val="none"/>
          <w:rPrChange w:id="2618"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619" w:author="lg" w:date="2026-01-14T17:24:29Z">
            <w:rPr>
              <w:rFonts w:hint="eastAsia" w:ascii="宋体" w:hAnsi="宋体"/>
              <w:color w:val="000000"/>
              <w:sz w:val="20"/>
              <w:szCs w:val="24"/>
              <w:highlight w:val="none"/>
            </w:rPr>
          </w:rPrChange>
        </w:rPr>
        <w:t>双孢菇柔性仿形采摘末端执行器设计与试验</w:t>
      </w:r>
      <w:r>
        <w:rPr>
          <w:rFonts w:hint="default" w:ascii="Times New Roman" w:hAnsi="Times New Roman" w:eastAsia="Times New Roman"/>
          <w:color w:val="000000"/>
          <w:sz w:val="21"/>
          <w:szCs w:val="21"/>
          <w:highlight w:val="none"/>
          <w:rPrChange w:id="2620" w:author="lg" w:date="2026-01-14T17:24:29Z">
            <w:rPr>
              <w:rFonts w:hint="default" w:ascii="Times New Roman" w:hAnsi="Times New Roman" w:eastAsia="Times New Roman"/>
              <w:color w:val="000000"/>
              <w:sz w:val="20"/>
              <w:szCs w:val="24"/>
              <w:highlight w:val="none"/>
            </w:rPr>
          </w:rPrChange>
        </w:rPr>
        <w:t xml:space="preserve">[J]. </w:t>
      </w:r>
      <w:r>
        <w:rPr>
          <w:rFonts w:hint="eastAsia" w:ascii="宋体" w:hAnsi="宋体"/>
          <w:color w:val="000000"/>
          <w:sz w:val="21"/>
          <w:szCs w:val="21"/>
          <w:highlight w:val="none"/>
          <w:rPrChange w:id="2621" w:author="lg" w:date="2026-01-14T17:24:29Z">
            <w:rPr>
              <w:rFonts w:hint="eastAsia" w:ascii="宋体" w:hAnsi="宋体"/>
              <w:color w:val="000000"/>
              <w:sz w:val="20"/>
              <w:szCs w:val="24"/>
              <w:highlight w:val="none"/>
            </w:rPr>
          </w:rPrChange>
        </w:rPr>
        <w:t>农业机械学报</w:t>
      </w:r>
      <w:r>
        <w:rPr>
          <w:rFonts w:hint="default" w:ascii="Times New Roman" w:hAnsi="Times New Roman" w:eastAsia="Times New Roman"/>
          <w:color w:val="000000"/>
          <w:sz w:val="21"/>
          <w:szCs w:val="21"/>
          <w:highlight w:val="none"/>
          <w:rPrChange w:id="2622" w:author="lg" w:date="2026-01-14T17:24:29Z">
            <w:rPr>
              <w:rFonts w:hint="default" w:ascii="Times New Roman" w:hAnsi="Times New Roman" w:eastAsia="Times New Roman"/>
              <w:color w:val="000000"/>
              <w:sz w:val="20"/>
              <w:szCs w:val="24"/>
              <w:highlight w:val="none"/>
            </w:rPr>
          </w:rPrChange>
        </w:rPr>
        <w:t>, 2023,54(01):104-115.</w:t>
      </w:r>
    </w:p>
    <w:p w14:paraId="5CD413CC">
      <w:pPr>
        <w:wordWrap w:val="0"/>
        <w:spacing w:beforeLines="0" w:afterLines="0"/>
        <w:ind w:left="420"/>
        <w:rPr>
          <w:rFonts w:hint="eastAsia"/>
          <w:sz w:val="21"/>
          <w:szCs w:val="21"/>
          <w:highlight w:val="none"/>
          <w:rPrChange w:id="2623" w:author="lg" w:date="2026-01-14T17:24:29Z">
            <w:rPr>
              <w:rFonts w:hint="eastAsia"/>
              <w:sz w:val="24"/>
              <w:szCs w:val="24"/>
              <w:highlight w:val="none"/>
            </w:rPr>
          </w:rPrChange>
        </w:rPr>
      </w:pPr>
      <w:ins w:id="2624" w:author="lg" w:date="2026-01-13T22:38:34Z">
        <w:r>
          <w:rPr>
            <w:rFonts w:hint="default" w:ascii="Times New Roman" w:hAnsi="Times New Roman" w:eastAsia="Times New Roman"/>
            <w:color w:val="000000"/>
            <w:sz w:val="21"/>
            <w:szCs w:val="21"/>
            <w:highlight w:val="none"/>
            <w:rPrChange w:id="2625" w:author="lg" w:date="2026-01-14T17:24:29Z">
              <w:rPr>
                <w:rFonts w:hint="default" w:ascii="Times New Roman" w:hAnsi="Times New Roman" w:eastAsia="Times New Roman"/>
                <w:color w:val="000000"/>
                <w:sz w:val="20"/>
                <w:szCs w:val="24"/>
                <w:highlight w:val="none"/>
              </w:rPr>
            </w:rPrChange>
          </w:rPr>
          <w:t>J</w:t>
        </w:r>
      </w:ins>
      <w:ins w:id="2626" w:author="lg" w:date="2026-01-13T22:48:20Z">
        <w:r>
          <w:rPr>
            <w:rFonts w:hint="eastAsia" w:eastAsia="宋体"/>
            <w:color w:val="000000"/>
            <w:sz w:val="21"/>
            <w:szCs w:val="21"/>
            <w:highlight w:val="none"/>
            <w:lang w:val="en-US" w:eastAsia="zh-CN"/>
            <w:rPrChange w:id="2627" w:author="lg" w:date="2026-01-14T17:24:29Z">
              <w:rPr>
                <w:rFonts w:hint="eastAsia" w:eastAsia="宋体"/>
                <w:color w:val="000000"/>
                <w:sz w:val="20"/>
                <w:szCs w:val="24"/>
                <w:highlight w:val="none"/>
                <w:lang w:val="en-US" w:eastAsia="zh-CN"/>
              </w:rPr>
            </w:rPrChange>
          </w:rPr>
          <w:t>I</w:t>
        </w:r>
      </w:ins>
      <w:ins w:id="2628" w:author="lg" w:date="2026-01-13T22:38:36Z">
        <w:r>
          <w:rPr>
            <w:rFonts w:hint="eastAsia" w:eastAsia="宋体"/>
            <w:color w:val="000000"/>
            <w:sz w:val="21"/>
            <w:szCs w:val="21"/>
            <w:highlight w:val="none"/>
            <w:lang w:val="en-US" w:eastAsia="zh-CN"/>
            <w:rPrChange w:id="2629"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630" w:author="lg" w:date="2026-01-14T17:24:29Z">
            <w:rPr>
              <w:rFonts w:hint="default" w:ascii="Times New Roman" w:hAnsi="Times New Roman" w:eastAsia="Times New Roman"/>
              <w:color w:val="000000"/>
              <w:sz w:val="20"/>
              <w:szCs w:val="24"/>
              <w:highlight w:val="none"/>
            </w:rPr>
          </w:rPrChange>
        </w:rPr>
        <w:t>Jiang</w:t>
      </w:r>
      <w:del w:id="2631" w:author="lg" w:date="2026-01-13T22:54:25Z">
        <w:r>
          <w:rPr>
            <w:rFonts w:hint="default" w:ascii="Times New Roman" w:hAnsi="Times New Roman" w:eastAsia="Times New Roman"/>
            <w:color w:val="000000"/>
            <w:sz w:val="21"/>
            <w:szCs w:val="21"/>
            <w:highlight w:val="none"/>
            <w:rPrChange w:id="2632"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2633" w:author="lg" w:date="2026-01-14T17:24:29Z">
            <w:rPr>
              <w:rFonts w:hint="default" w:ascii="Times New Roman" w:hAnsi="Times New Roman" w:eastAsia="Times New Roman"/>
              <w:color w:val="000000"/>
              <w:sz w:val="20"/>
              <w:szCs w:val="24"/>
              <w:highlight w:val="none"/>
            </w:rPr>
          </w:rPrChange>
        </w:rPr>
        <w:t>tao</w:t>
      </w:r>
      <w:del w:id="2634" w:author="lg" w:date="2026-01-13T22:38:34Z">
        <w:r>
          <w:rPr>
            <w:rFonts w:hint="default" w:ascii="Times New Roman" w:hAnsi="Times New Roman" w:eastAsia="Times New Roman"/>
            <w:color w:val="000000"/>
            <w:sz w:val="21"/>
            <w:szCs w:val="21"/>
            <w:highlight w:val="none"/>
            <w:rPrChange w:id="2635" w:author="lg" w:date="2026-01-14T17:24:29Z">
              <w:rPr>
                <w:rFonts w:hint="default" w:ascii="Times New Roman" w:hAnsi="Times New Roman" w:eastAsia="Times New Roman"/>
                <w:color w:val="000000"/>
                <w:sz w:val="20"/>
                <w:szCs w:val="24"/>
                <w:highlight w:val="none"/>
              </w:rPr>
            </w:rPrChange>
          </w:rPr>
          <w:delText xml:space="preserve"> Ji</w:delText>
        </w:r>
      </w:del>
      <w:r>
        <w:rPr>
          <w:rFonts w:hint="default" w:ascii="Times New Roman" w:hAnsi="Times New Roman" w:eastAsia="Times New Roman"/>
          <w:color w:val="000000"/>
          <w:sz w:val="21"/>
          <w:szCs w:val="21"/>
          <w:highlight w:val="none"/>
          <w:rPrChange w:id="2636" w:author="lg" w:date="2026-01-14T17:24:29Z">
            <w:rPr>
              <w:rFonts w:hint="default" w:ascii="Times New Roman" w:hAnsi="Times New Roman" w:eastAsia="Times New Roman"/>
              <w:color w:val="000000"/>
              <w:sz w:val="20"/>
              <w:szCs w:val="24"/>
              <w:highlight w:val="none"/>
            </w:rPr>
          </w:rPrChange>
        </w:rPr>
        <w:t xml:space="preserve">, </w:t>
      </w:r>
      <w:ins w:id="2637" w:author="lg" w:date="2026-01-13T22:38:43Z">
        <w:r>
          <w:rPr>
            <w:rFonts w:hint="default" w:ascii="Times New Roman" w:hAnsi="Times New Roman" w:eastAsia="Times New Roman"/>
            <w:color w:val="000000"/>
            <w:sz w:val="21"/>
            <w:szCs w:val="21"/>
            <w:highlight w:val="none"/>
            <w:rPrChange w:id="2638" w:author="lg" w:date="2026-01-14T17:24:29Z">
              <w:rPr>
                <w:rFonts w:hint="default" w:ascii="Times New Roman" w:hAnsi="Times New Roman" w:eastAsia="Times New Roman"/>
                <w:color w:val="000000"/>
                <w:sz w:val="20"/>
                <w:szCs w:val="24"/>
                <w:highlight w:val="none"/>
              </w:rPr>
            </w:rPrChange>
          </w:rPr>
          <w:t>L</w:t>
        </w:r>
      </w:ins>
      <w:ins w:id="2639" w:author="lg" w:date="2026-01-13T22:48:22Z">
        <w:r>
          <w:rPr>
            <w:rFonts w:hint="eastAsia" w:eastAsia="宋体"/>
            <w:color w:val="000000"/>
            <w:sz w:val="21"/>
            <w:szCs w:val="21"/>
            <w:highlight w:val="none"/>
            <w:lang w:val="en-US" w:eastAsia="zh-CN"/>
            <w:rPrChange w:id="2640" w:author="lg" w:date="2026-01-14T17:24:29Z">
              <w:rPr>
                <w:rFonts w:hint="eastAsia" w:eastAsia="宋体"/>
                <w:color w:val="000000"/>
                <w:sz w:val="20"/>
                <w:szCs w:val="24"/>
                <w:highlight w:val="none"/>
                <w:lang w:val="en-US" w:eastAsia="zh-CN"/>
              </w:rPr>
            </w:rPrChange>
          </w:rPr>
          <w:t>I</w:t>
        </w:r>
      </w:ins>
      <w:ins w:id="2641" w:author="lg" w:date="2026-01-13T22:38:45Z">
        <w:r>
          <w:rPr>
            <w:rFonts w:hint="eastAsia" w:eastAsia="宋体"/>
            <w:color w:val="000000"/>
            <w:sz w:val="21"/>
            <w:szCs w:val="21"/>
            <w:highlight w:val="none"/>
            <w:lang w:val="en-US" w:eastAsia="zh-CN"/>
            <w:rPrChange w:id="2642"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643" w:author="lg" w:date="2026-01-14T17:24:29Z">
            <w:rPr>
              <w:rFonts w:hint="default" w:ascii="Times New Roman" w:hAnsi="Times New Roman" w:eastAsia="Times New Roman"/>
              <w:color w:val="000000"/>
              <w:sz w:val="20"/>
              <w:szCs w:val="24"/>
              <w:highlight w:val="none"/>
            </w:rPr>
          </w:rPrChange>
        </w:rPr>
        <w:t>Meng</w:t>
      </w:r>
      <w:del w:id="2644" w:author="lg" w:date="2026-01-13T22:54:22Z">
        <w:r>
          <w:rPr>
            <w:rFonts w:hint="default" w:ascii="Times New Roman" w:hAnsi="Times New Roman" w:eastAsia="Times New Roman"/>
            <w:color w:val="000000"/>
            <w:sz w:val="21"/>
            <w:szCs w:val="21"/>
            <w:highlight w:val="none"/>
            <w:rPrChange w:id="2645"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2646" w:author="lg" w:date="2026-01-14T17:24:29Z">
            <w:rPr>
              <w:rFonts w:hint="default" w:ascii="Times New Roman" w:hAnsi="Times New Roman" w:eastAsia="Times New Roman"/>
              <w:color w:val="000000"/>
              <w:sz w:val="20"/>
              <w:szCs w:val="24"/>
              <w:highlight w:val="none"/>
            </w:rPr>
          </w:rPrChange>
        </w:rPr>
        <w:t>song</w:t>
      </w:r>
      <w:del w:id="2647" w:author="lg" w:date="2026-01-13T22:38:43Z">
        <w:r>
          <w:rPr>
            <w:rFonts w:hint="default" w:ascii="Times New Roman" w:hAnsi="Times New Roman" w:eastAsia="Times New Roman"/>
            <w:color w:val="000000"/>
            <w:sz w:val="21"/>
            <w:szCs w:val="21"/>
            <w:highlight w:val="none"/>
            <w:rPrChange w:id="2648" w:author="lg" w:date="2026-01-14T17:24:29Z">
              <w:rPr>
                <w:rFonts w:hint="default" w:ascii="Times New Roman" w:hAnsi="Times New Roman" w:eastAsia="Times New Roman"/>
                <w:color w:val="000000"/>
                <w:sz w:val="20"/>
                <w:szCs w:val="24"/>
                <w:highlight w:val="none"/>
              </w:rPr>
            </w:rPrChange>
          </w:rPr>
          <w:delText xml:space="preserve"> Li</w:delText>
        </w:r>
      </w:del>
      <w:r>
        <w:rPr>
          <w:rFonts w:hint="default" w:ascii="Times New Roman" w:hAnsi="Times New Roman" w:eastAsia="Times New Roman"/>
          <w:color w:val="000000"/>
          <w:sz w:val="21"/>
          <w:szCs w:val="21"/>
          <w:highlight w:val="none"/>
          <w:rPrChange w:id="2649" w:author="lg" w:date="2026-01-14T17:24:29Z">
            <w:rPr>
              <w:rFonts w:hint="default" w:ascii="Times New Roman" w:hAnsi="Times New Roman" w:eastAsia="Times New Roman"/>
              <w:color w:val="000000"/>
              <w:sz w:val="20"/>
              <w:szCs w:val="24"/>
              <w:highlight w:val="none"/>
            </w:rPr>
          </w:rPrChange>
        </w:rPr>
        <w:t xml:space="preserve">, </w:t>
      </w:r>
      <w:ins w:id="2650" w:author="lg" w:date="2026-01-13T22:54:28Z">
        <w:r>
          <w:rPr>
            <w:rFonts w:hint="default" w:ascii="Times New Roman" w:hAnsi="Times New Roman" w:eastAsia="Times New Roman"/>
            <w:color w:val="000000"/>
            <w:sz w:val="21"/>
            <w:szCs w:val="21"/>
            <w:highlight w:val="none"/>
            <w:rPrChange w:id="2651" w:author="lg" w:date="2026-01-14T17:24:29Z">
              <w:rPr>
                <w:rFonts w:hint="default" w:ascii="Times New Roman" w:hAnsi="Times New Roman" w:eastAsia="Times New Roman"/>
                <w:color w:val="000000"/>
                <w:sz w:val="20"/>
                <w:szCs w:val="24"/>
                <w:highlight w:val="none"/>
              </w:rPr>
            </w:rPrChange>
          </w:rPr>
          <w:t>Zhao</w:t>
        </w:r>
      </w:ins>
      <w:ins w:id="2652" w:author="lg" w:date="2026-01-13T22:54:32Z">
        <w:r>
          <w:rPr>
            <w:rFonts w:hint="default" w:ascii="Times New Roman" w:hAnsi="Times New Roman" w:eastAsia="Times New Roman"/>
            <w:color w:val="000000"/>
            <w:sz w:val="21"/>
            <w:szCs w:val="21"/>
            <w:highlight w:val="none"/>
            <w:rPrChange w:id="2653" w:author="lg" w:date="2026-01-14T17:24:29Z">
              <w:rPr>
                <w:rFonts w:hint="default" w:ascii="Times New Roman" w:hAnsi="Times New Roman" w:eastAsia="Times New Roman"/>
                <w:color w:val="000000"/>
                <w:sz w:val="20"/>
                <w:szCs w:val="24"/>
                <w:highlight w:val="none"/>
              </w:rPr>
            </w:rPrChange>
          </w:rPr>
          <w:t xml:space="preserve"> </w:t>
        </w:r>
      </w:ins>
      <w:r>
        <w:rPr>
          <w:rFonts w:hint="default" w:ascii="Times New Roman" w:hAnsi="Times New Roman" w:eastAsia="Times New Roman"/>
          <w:color w:val="000000"/>
          <w:sz w:val="21"/>
          <w:szCs w:val="21"/>
          <w:highlight w:val="none"/>
          <w:rPrChange w:id="2654" w:author="lg" w:date="2026-01-14T17:24:29Z">
            <w:rPr>
              <w:rFonts w:hint="default" w:ascii="Times New Roman" w:hAnsi="Times New Roman" w:eastAsia="Times New Roman"/>
              <w:color w:val="000000"/>
              <w:sz w:val="20"/>
              <w:szCs w:val="24"/>
              <w:highlight w:val="none"/>
            </w:rPr>
          </w:rPrChange>
        </w:rPr>
        <w:t>Kai</w:t>
      </w:r>
      <w:del w:id="2655" w:author="lg" w:date="2026-01-13T22:54:33Z">
        <w:r>
          <w:rPr>
            <w:rFonts w:hint="default" w:ascii="Times New Roman" w:hAnsi="Times New Roman" w:eastAsia="Times New Roman"/>
            <w:color w:val="000000"/>
            <w:sz w:val="21"/>
            <w:szCs w:val="21"/>
            <w:highlight w:val="none"/>
            <w:rPrChange w:id="2656"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2657" w:author="lg" w:date="2026-01-14T17:24:29Z">
            <w:rPr>
              <w:rFonts w:hint="default" w:ascii="Times New Roman" w:hAnsi="Times New Roman" w:eastAsia="Times New Roman"/>
              <w:color w:val="000000"/>
              <w:sz w:val="20"/>
              <w:szCs w:val="24"/>
              <w:highlight w:val="none"/>
            </w:rPr>
          </w:rPrChange>
        </w:rPr>
        <w:t>xuan</w:t>
      </w:r>
      <w:del w:id="2658" w:author="lg" w:date="2026-01-13T22:54:28Z">
        <w:r>
          <w:rPr>
            <w:rFonts w:hint="default" w:ascii="Times New Roman" w:hAnsi="Times New Roman" w:eastAsia="Times New Roman"/>
            <w:color w:val="000000"/>
            <w:sz w:val="21"/>
            <w:szCs w:val="21"/>
            <w:highlight w:val="none"/>
            <w:rPrChange w:id="2659" w:author="lg" w:date="2026-01-14T17:24:29Z">
              <w:rPr>
                <w:rFonts w:hint="default" w:ascii="Times New Roman" w:hAnsi="Times New Roman" w:eastAsia="Times New Roman"/>
                <w:color w:val="000000"/>
                <w:sz w:val="20"/>
                <w:szCs w:val="24"/>
                <w:highlight w:val="none"/>
              </w:rPr>
            </w:rPrChange>
          </w:rPr>
          <w:delText xml:space="preserve"> Zhao</w:delText>
        </w:r>
      </w:del>
      <w:r>
        <w:rPr>
          <w:rFonts w:hint="default" w:ascii="Times New Roman" w:hAnsi="Times New Roman" w:eastAsia="Times New Roman"/>
          <w:color w:val="000000"/>
          <w:sz w:val="21"/>
          <w:szCs w:val="21"/>
          <w:highlight w:val="none"/>
          <w:rPrChange w:id="2660" w:author="lg" w:date="2026-01-14T17:24:29Z">
            <w:rPr>
              <w:rFonts w:hint="default" w:ascii="Times New Roman" w:hAnsi="Times New Roman" w:eastAsia="Times New Roman"/>
              <w:color w:val="000000"/>
              <w:sz w:val="20"/>
              <w:szCs w:val="24"/>
              <w:highlight w:val="none"/>
            </w:rPr>
          </w:rPrChange>
        </w:rPr>
        <w:t xml:space="preserve">, et al.Design and </w:t>
      </w:r>
      <w:r>
        <w:rPr>
          <w:rFonts w:hint="eastAsia"/>
          <w:color w:val="000000"/>
          <w:sz w:val="21"/>
          <w:szCs w:val="21"/>
          <w:highlight w:val="none"/>
          <w:lang w:val="en-US" w:eastAsia="zh-CN"/>
          <w:rPrChange w:id="2661" w:author="lg" w:date="2026-01-14T17:24:29Z">
            <w:rPr>
              <w:rFonts w:hint="eastAsia"/>
              <w:color w:val="000000"/>
              <w:sz w:val="20"/>
              <w:szCs w:val="24"/>
              <w:highlight w:val="none"/>
              <w:lang w:val="en-US" w:eastAsia="zh-CN"/>
            </w:rPr>
          </w:rPrChange>
        </w:rPr>
        <w:t>e</w:t>
      </w:r>
      <w:r>
        <w:rPr>
          <w:rFonts w:hint="default" w:ascii="Times New Roman" w:hAnsi="Times New Roman" w:eastAsia="Times New Roman"/>
          <w:color w:val="000000"/>
          <w:sz w:val="21"/>
          <w:szCs w:val="21"/>
          <w:highlight w:val="none"/>
          <w:rPrChange w:id="2662" w:author="lg" w:date="2026-01-14T17:24:29Z">
            <w:rPr>
              <w:rFonts w:hint="default" w:ascii="Times New Roman" w:hAnsi="Times New Roman" w:eastAsia="Times New Roman"/>
              <w:color w:val="000000"/>
              <w:sz w:val="20"/>
              <w:szCs w:val="24"/>
              <w:highlight w:val="none"/>
            </w:rPr>
          </w:rPrChange>
        </w:rPr>
        <w:t xml:space="preserve">xperiment of </w:t>
      </w:r>
      <w:r>
        <w:rPr>
          <w:rFonts w:hint="eastAsia"/>
          <w:color w:val="000000"/>
          <w:sz w:val="21"/>
          <w:szCs w:val="21"/>
          <w:highlight w:val="none"/>
          <w:lang w:val="en-US" w:eastAsia="zh-CN"/>
          <w:rPrChange w:id="2663" w:author="lg" w:date="2026-01-14T17:24:29Z">
            <w:rPr>
              <w:rFonts w:hint="eastAsia"/>
              <w:color w:val="000000"/>
              <w:sz w:val="20"/>
              <w:szCs w:val="24"/>
              <w:highlight w:val="none"/>
              <w:lang w:val="en-US" w:eastAsia="zh-CN"/>
            </w:rPr>
          </w:rPrChange>
        </w:rPr>
        <w:t>f</w:t>
      </w:r>
      <w:r>
        <w:rPr>
          <w:rFonts w:hint="default" w:ascii="Times New Roman" w:hAnsi="Times New Roman" w:eastAsia="Times New Roman"/>
          <w:color w:val="000000"/>
          <w:sz w:val="21"/>
          <w:szCs w:val="21"/>
          <w:highlight w:val="none"/>
          <w:rPrChange w:id="2664" w:author="lg" w:date="2026-01-14T17:24:29Z">
            <w:rPr>
              <w:rFonts w:hint="default" w:ascii="Times New Roman" w:hAnsi="Times New Roman" w:eastAsia="Times New Roman"/>
              <w:color w:val="000000"/>
              <w:sz w:val="20"/>
              <w:szCs w:val="24"/>
              <w:highlight w:val="none"/>
            </w:rPr>
          </w:rPrChange>
        </w:rPr>
        <w:t xml:space="preserve">lexible </w:t>
      </w:r>
      <w:r>
        <w:rPr>
          <w:rFonts w:hint="eastAsia"/>
          <w:color w:val="000000"/>
          <w:sz w:val="21"/>
          <w:szCs w:val="21"/>
          <w:highlight w:val="none"/>
          <w:lang w:val="en-US" w:eastAsia="zh-CN"/>
          <w:rPrChange w:id="2665" w:author="lg" w:date="2026-01-14T17:24:29Z">
            <w:rPr>
              <w:rFonts w:hint="eastAsia"/>
              <w:color w:val="000000"/>
              <w:sz w:val="20"/>
              <w:szCs w:val="24"/>
              <w:highlight w:val="none"/>
              <w:lang w:val="en-US" w:eastAsia="zh-CN"/>
            </w:rPr>
          </w:rPrChange>
        </w:rPr>
        <w:t>p</w:t>
      </w:r>
      <w:r>
        <w:rPr>
          <w:rFonts w:hint="default" w:ascii="Times New Roman" w:hAnsi="Times New Roman" w:eastAsia="Times New Roman"/>
          <w:color w:val="000000"/>
          <w:sz w:val="21"/>
          <w:szCs w:val="21"/>
          <w:highlight w:val="none"/>
          <w:rPrChange w:id="2666" w:author="lg" w:date="2026-01-14T17:24:29Z">
            <w:rPr>
              <w:rFonts w:hint="default" w:ascii="Times New Roman" w:hAnsi="Times New Roman" w:eastAsia="Times New Roman"/>
              <w:color w:val="000000"/>
              <w:sz w:val="20"/>
              <w:szCs w:val="24"/>
              <w:highlight w:val="none"/>
            </w:rPr>
          </w:rPrChange>
        </w:rPr>
        <w:t xml:space="preserve">rofiling </w:t>
      </w:r>
      <w:r>
        <w:rPr>
          <w:rFonts w:hint="eastAsia"/>
          <w:color w:val="000000"/>
          <w:sz w:val="21"/>
          <w:szCs w:val="21"/>
          <w:highlight w:val="none"/>
          <w:lang w:val="en-US" w:eastAsia="zh-CN"/>
          <w:rPrChange w:id="2667" w:author="lg" w:date="2026-01-14T17:24:29Z">
            <w:rPr>
              <w:rFonts w:hint="eastAsia"/>
              <w:color w:val="000000"/>
              <w:sz w:val="20"/>
              <w:szCs w:val="24"/>
              <w:highlight w:val="none"/>
              <w:lang w:val="en-US" w:eastAsia="zh-CN"/>
            </w:rPr>
          </w:rPrChange>
        </w:rPr>
        <w:t>p</w:t>
      </w:r>
      <w:r>
        <w:rPr>
          <w:rFonts w:hint="default" w:ascii="Times New Roman" w:hAnsi="Times New Roman" w:eastAsia="Times New Roman"/>
          <w:color w:val="000000"/>
          <w:sz w:val="21"/>
          <w:szCs w:val="21"/>
          <w:highlight w:val="none"/>
          <w:rPrChange w:id="2668" w:author="lg" w:date="2026-01-14T17:24:29Z">
            <w:rPr>
              <w:rFonts w:hint="default" w:ascii="Times New Roman" w:hAnsi="Times New Roman" w:eastAsia="Times New Roman"/>
              <w:color w:val="000000"/>
              <w:sz w:val="20"/>
              <w:szCs w:val="24"/>
              <w:highlight w:val="none"/>
            </w:rPr>
          </w:rPrChange>
        </w:rPr>
        <w:t>icking</w:t>
      </w:r>
      <w:r>
        <w:rPr>
          <w:rFonts w:hint="eastAsia"/>
          <w:color w:val="000000"/>
          <w:sz w:val="21"/>
          <w:szCs w:val="21"/>
          <w:highlight w:val="none"/>
          <w:lang w:val="en-US" w:eastAsia="zh-CN"/>
          <w:rPrChange w:id="2669" w:author="lg" w:date="2026-01-14T17:24:29Z">
            <w:rPr>
              <w:rFonts w:hint="eastAsia"/>
              <w:color w:val="000000"/>
              <w:sz w:val="20"/>
              <w:szCs w:val="24"/>
              <w:highlight w:val="none"/>
              <w:lang w:val="en-US" w:eastAsia="zh-CN"/>
            </w:rPr>
          </w:rPrChange>
        </w:rPr>
        <w:t xml:space="preserve"> e</w:t>
      </w:r>
      <w:r>
        <w:rPr>
          <w:rFonts w:hint="default" w:ascii="Times New Roman" w:hAnsi="Times New Roman" w:eastAsia="Times New Roman"/>
          <w:color w:val="000000"/>
          <w:sz w:val="21"/>
          <w:szCs w:val="21"/>
          <w:highlight w:val="none"/>
          <w:rPrChange w:id="2670" w:author="lg" w:date="2026-01-14T17:24:29Z">
            <w:rPr>
              <w:rFonts w:hint="default" w:ascii="Times New Roman" w:hAnsi="Times New Roman" w:eastAsia="Times New Roman"/>
              <w:color w:val="000000"/>
              <w:sz w:val="20"/>
              <w:szCs w:val="24"/>
              <w:highlight w:val="none"/>
            </w:rPr>
          </w:rPrChange>
        </w:rPr>
        <w:t xml:space="preserve">nd-effector for </w:t>
      </w:r>
      <w:r>
        <w:rPr>
          <w:rFonts w:hint="eastAsia"/>
          <w:color w:val="000000"/>
          <w:sz w:val="21"/>
          <w:szCs w:val="21"/>
          <w:highlight w:val="none"/>
          <w:lang w:val="en-US" w:eastAsia="zh-CN"/>
          <w:rPrChange w:id="2671" w:author="lg" w:date="2026-01-14T17:24:29Z">
            <w:rPr>
              <w:rFonts w:hint="eastAsia"/>
              <w:color w:val="000000"/>
              <w:sz w:val="20"/>
              <w:szCs w:val="24"/>
              <w:highlight w:val="none"/>
              <w:lang w:val="en-US" w:eastAsia="zh-CN"/>
            </w:rPr>
          </w:rPrChange>
        </w:rPr>
        <w:t>a</w:t>
      </w:r>
      <w:r>
        <w:rPr>
          <w:rFonts w:hint="default" w:ascii="Times New Roman" w:hAnsi="Times New Roman" w:eastAsia="Times New Roman"/>
          <w:color w:val="000000"/>
          <w:sz w:val="21"/>
          <w:szCs w:val="21"/>
          <w:highlight w:val="none"/>
          <w:rPrChange w:id="2672" w:author="lg" w:date="2026-01-14T17:24:29Z">
            <w:rPr>
              <w:rFonts w:hint="default" w:ascii="Times New Roman" w:hAnsi="Times New Roman" w:eastAsia="Times New Roman"/>
              <w:color w:val="000000"/>
              <w:sz w:val="20"/>
              <w:szCs w:val="24"/>
              <w:highlight w:val="none"/>
            </w:rPr>
          </w:rPrChange>
        </w:rPr>
        <w:t>garicus bisporus</w:t>
      </w:r>
      <w:r>
        <w:rPr>
          <w:rFonts w:ascii="Times New Roman" w:hAnsi="Times New Roman" w:eastAsia="宋体" w:cs="Times New Roman"/>
          <w:color w:val="000000"/>
          <w:kern w:val="0"/>
          <w:sz w:val="21"/>
          <w:szCs w:val="21"/>
          <w:highlight w:val="none"/>
          <w:rPrChange w:id="2673" w:author="lg" w:date="2026-01-14T17:24:29Z">
            <w:rPr>
              <w:rFonts w:ascii="Times New Roman" w:hAnsi="Times New Roman" w:eastAsia="宋体" w:cs="Times New Roman"/>
              <w:color w:val="000000"/>
              <w:kern w:val="0"/>
              <w:sz w:val="20"/>
              <w:szCs w:val="20"/>
              <w:highlight w:val="none"/>
            </w:rPr>
          </w:rPrChange>
        </w:rPr>
        <w:t>[J]. Transactions of the Chinese Society for Agricultural Machinery,</w:t>
      </w:r>
      <w:r>
        <w:rPr>
          <w:rFonts w:hint="default" w:ascii="Times New Roman" w:hAnsi="Times New Roman" w:eastAsia="Times New Roman"/>
          <w:color w:val="000000"/>
          <w:sz w:val="21"/>
          <w:szCs w:val="21"/>
          <w:highlight w:val="none"/>
          <w:rPrChange w:id="2674" w:author="lg" w:date="2026-01-14T17:24:29Z">
            <w:rPr>
              <w:rFonts w:hint="default" w:ascii="Times New Roman" w:hAnsi="Times New Roman" w:eastAsia="Times New Roman"/>
              <w:color w:val="000000"/>
              <w:sz w:val="20"/>
              <w:szCs w:val="24"/>
              <w:highlight w:val="none"/>
            </w:rPr>
          </w:rPrChange>
        </w:rPr>
        <w:t xml:space="preserve"> 2023,54(01):104-115.(in Chinese</w:t>
      </w:r>
      <w:del w:id="2675" w:author="lg" w:date="2026-01-13T22:46:53Z">
        <w:r>
          <w:rPr>
            <w:rFonts w:hint="default" w:ascii="Times New Roman" w:hAnsi="Times New Roman" w:eastAsia="Times New Roman"/>
            <w:color w:val="000000"/>
            <w:sz w:val="21"/>
            <w:szCs w:val="21"/>
            <w:highlight w:val="none"/>
            <w:rPrChange w:id="2676" w:author="lg" w:date="2026-01-14T17:24:29Z">
              <w:rPr>
                <w:rFonts w:hint="default" w:ascii="Times New Roman" w:hAnsi="Times New Roman" w:eastAsia="Times New Roman"/>
                <w:color w:val="000000"/>
                <w:sz w:val="20"/>
                <w:szCs w:val="24"/>
                <w:highlight w:val="none"/>
              </w:rPr>
            </w:rPrChange>
          </w:rPr>
          <w:delText xml:space="preserve"> with English abstract</w:delText>
        </w:r>
      </w:del>
      <w:r>
        <w:rPr>
          <w:rFonts w:hint="default" w:ascii="Times New Roman" w:hAnsi="Times New Roman" w:eastAsia="Times New Roman"/>
          <w:color w:val="000000"/>
          <w:sz w:val="21"/>
          <w:szCs w:val="21"/>
          <w:highlight w:val="none"/>
          <w:rPrChange w:id="2677" w:author="lg" w:date="2026-01-14T17:24:29Z">
            <w:rPr>
              <w:rFonts w:hint="default" w:ascii="Times New Roman" w:hAnsi="Times New Roman" w:eastAsia="Times New Roman"/>
              <w:color w:val="000000"/>
              <w:sz w:val="20"/>
              <w:szCs w:val="24"/>
              <w:highlight w:val="none"/>
            </w:rPr>
          </w:rPrChange>
        </w:rPr>
        <w:t>)</w:t>
      </w:r>
      <w:r>
        <w:rPr>
          <w:rFonts w:hint="eastAsia"/>
          <w:color w:val="000000"/>
          <w:sz w:val="21"/>
          <w:szCs w:val="21"/>
          <w:highlight w:val="none"/>
          <w:lang w:val="en-US" w:eastAsia="zh-CN"/>
          <w:rPrChange w:id="2678" w:author="lg" w:date="2026-01-14T17:24:29Z">
            <w:rPr>
              <w:rFonts w:hint="eastAsia"/>
              <w:color w:val="000000"/>
              <w:sz w:val="20"/>
              <w:szCs w:val="24"/>
              <w:highlight w:val="none"/>
              <w:lang w:val="en-US" w:eastAsia="zh-CN"/>
            </w:rPr>
          </w:rPrChange>
        </w:rPr>
        <w:t xml:space="preserve"> </w:t>
      </w:r>
    </w:p>
    <w:p w14:paraId="2FB15031">
      <w:pPr>
        <w:wordWrap w:val="0"/>
        <w:spacing w:beforeLines="0" w:afterLines="0"/>
        <w:ind w:left="420" w:hanging="420"/>
        <w:rPr>
          <w:rFonts w:hint="default"/>
          <w:sz w:val="21"/>
          <w:szCs w:val="21"/>
          <w:highlight w:val="none"/>
          <w:rPrChange w:id="2679"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2680" w:author="lg" w:date="2026-01-14T17:24:29Z">
            <w:rPr>
              <w:rFonts w:hint="default" w:ascii="Times New Roman" w:hAnsi="Times New Roman" w:eastAsia="Times New Roman"/>
              <w:color w:val="000000"/>
              <w:sz w:val="20"/>
              <w:szCs w:val="24"/>
              <w:highlight w:val="none"/>
            </w:rPr>
          </w:rPrChange>
        </w:rPr>
        <w:t>[11] Kondo Naoshi, Yata Koki, Iida Michihisa, et al. Development of an End-Effector for a Tomato Cluster Harvesting Robot[J]. Engineering in Agriculture, Environment and Food, 2010,3(1):20-24.</w:t>
      </w:r>
    </w:p>
    <w:p w14:paraId="1155E30E">
      <w:pPr>
        <w:wordWrap w:val="0"/>
        <w:spacing w:beforeLines="0" w:afterLines="0"/>
        <w:ind w:left="420" w:hanging="420"/>
        <w:rPr>
          <w:rFonts w:hint="default"/>
          <w:sz w:val="21"/>
          <w:szCs w:val="21"/>
          <w:highlight w:val="none"/>
          <w:rPrChange w:id="2681"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2682" w:author="lg" w:date="2026-01-14T17:24:29Z">
            <w:rPr>
              <w:rFonts w:hint="default" w:ascii="Times New Roman" w:hAnsi="Times New Roman" w:eastAsia="Times New Roman"/>
              <w:color w:val="000000"/>
              <w:sz w:val="20"/>
              <w:szCs w:val="24"/>
              <w:highlight w:val="none"/>
            </w:rPr>
          </w:rPrChange>
        </w:rPr>
        <w:t>[12] Bechar Avital, Vigneault Clément. Agricultural robots for field operations: Concepts and components[J]. Biosystems Engineering, 2016,149:94-111.</w:t>
      </w:r>
    </w:p>
    <w:p w14:paraId="017F7BD1">
      <w:pPr>
        <w:wordWrap w:val="0"/>
        <w:spacing w:beforeLines="0" w:afterLines="0"/>
        <w:ind w:left="420" w:hanging="420"/>
        <w:rPr>
          <w:rFonts w:hint="default"/>
          <w:sz w:val="21"/>
          <w:szCs w:val="21"/>
          <w:highlight w:val="none"/>
          <w:rPrChange w:id="2683"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2684" w:author="lg" w:date="2026-01-14T17:24:29Z">
            <w:rPr>
              <w:rFonts w:hint="default" w:ascii="Times New Roman" w:hAnsi="Times New Roman" w:eastAsia="Times New Roman"/>
              <w:color w:val="000000"/>
              <w:sz w:val="20"/>
              <w:szCs w:val="24"/>
              <w:highlight w:val="none"/>
            </w:rPr>
          </w:rPrChange>
        </w:rPr>
        <w:t xml:space="preserve">[13] </w:t>
      </w:r>
      <w:r>
        <w:rPr>
          <w:rFonts w:hint="eastAsia" w:ascii="宋体" w:hAnsi="宋体"/>
          <w:color w:val="000000"/>
          <w:sz w:val="21"/>
          <w:szCs w:val="21"/>
          <w:highlight w:val="none"/>
          <w:rPrChange w:id="2685" w:author="lg" w:date="2026-01-14T17:24:29Z">
            <w:rPr>
              <w:rFonts w:hint="eastAsia" w:ascii="宋体" w:hAnsi="宋体"/>
              <w:color w:val="000000"/>
              <w:sz w:val="20"/>
              <w:szCs w:val="24"/>
              <w:highlight w:val="none"/>
            </w:rPr>
          </w:rPrChange>
        </w:rPr>
        <w:t>王毅</w:t>
      </w:r>
      <w:r>
        <w:rPr>
          <w:rFonts w:hint="default" w:ascii="Times New Roman" w:hAnsi="Times New Roman" w:eastAsia="Times New Roman"/>
          <w:color w:val="000000"/>
          <w:sz w:val="21"/>
          <w:szCs w:val="21"/>
          <w:highlight w:val="none"/>
          <w:rPrChange w:id="2686"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687" w:author="lg" w:date="2026-01-14T17:24:29Z">
            <w:rPr>
              <w:rFonts w:hint="eastAsia" w:ascii="宋体" w:hAnsi="宋体"/>
              <w:color w:val="000000"/>
              <w:sz w:val="20"/>
              <w:szCs w:val="24"/>
              <w:highlight w:val="none"/>
            </w:rPr>
          </w:rPrChange>
        </w:rPr>
        <w:t>许洪斌</w:t>
      </w:r>
      <w:r>
        <w:rPr>
          <w:rFonts w:hint="default" w:ascii="Times New Roman" w:hAnsi="Times New Roman" w:eastAsia="Times New Roman"/>
          <w:color w:val="000000"/>
          <w:sz w:val="21"/>
          <w:szCs w:val="21"/>
          <w:highlight w:val="none"/>
          <w:rPrChange w:id="2688"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689" w:author="lg" w:date="2026-01-14T17:24:29Z">
            <w:rPr>
              <w:rFonts w:hint="eastAsia" w:ascii="宋体" w:hAnsi="宋体"/>
              <w:color w:val="000000"/>
              <w:sz w:val="20"/>
              <w:szCs w:val="24"/>
              <w:highlight w:val="none"/>
            </w:rPr>
          </w:rPrChange>
        </w:rPr>
        <w:t>张茂</w:t>
      </w:r>
      <w:r>
        <w:rPr>
          <w:rFonts w:hint="default" w:ascii="Times New Roman" w:hAnsi="Times New Roman" w:eastAsia="Times New Roman"/>
          <w:color w:val="000000"/>
          <w:sz w:val="21"/>
          <w:szCs w:val="21"/>
          <w:highlight w:val="none"/>
          <w:rPrChange w:id="2690"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691" w:author="lg" w:date="2026-01-14T17:24:29Z">
            <w:rPr>
              <w:rFonts w:hint="eastAsia" w:ascii="宋体" w:hAnsi="宋体"/>
              <w:color w:val="000000"/>
              <w:sz w:val="20"/>
              <w:szCs w:val="24"/>
              <w:highlight w:val="none"/>
            </w:rPr>
          </w:rPrChange>
        </w:rPr>
        <w:t>等</w:t>
      </w:r>
      <w:r>
        <w:rPr>
          <w:rFonts w:hint="default" w:ascii="Times New Roman" w:hAnsi="Times New Roman" w:eastAsia="Times New Roman"/>
          <w:color w:val="000000"/>
          <w:sz w:val="21"/>
          <w:szCs w:val="21"/>
          <w:highlight w:val="none"/>
          <w:rPrChange w:id="2692"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693" w:author="lg" w:date="2026-01-14T17:24:29Z">
            <w:rPr>
              <w:rFonts w:hint="eastAsia" w:ascii="宋体" w:hAnsi="宋体"/>
              <w:color w:val="000000"/>
              <w:sz w:val="20"/>
              <w:szCs w:val="24"/>
              <w:highlight w:val="none"/>
            </w:rPr>
          </w:rPrChange>
        </w:rPr>
        <w:t>仿蛇嘴咬合式柑橘采摘末端执行器设计与实验</w:t>
      </w:r>
      <w:r>
        <w:rPr>
          <w:rFonts w:hint="default" w:ascii="Times New Roman" w:hAnsi="Times New Roman" w:eastAsia="Times New Roman"/>
          <w:color w:val="000000"/>
          <w:sz w:val="21"/>
          <w:szCs w:val="21"/>
          <w:highlight w:val="none"/>
          <w:rPrChange w:id="2694" w:author="lg" w:date="2026-01-14T17:24:29Z">
            <w:rPr>
              <w:rFonts w:hint="default" w:ascii="Times New Roman" w:hAnsi="Times New Roman" w:eastAsia="Times New Roman"/>
              <w:color w:val="000000"/>
              <w:sz w:val="20"/>
              <w:szCs w:val="24"/>
              <w:highlight w:val="none"/>
            </w:rPr>
          </w:rPrChange>
        </w:rPr>
        <w:t xml:space="preserve">[J]. </w:t>
      </w:r>
      <w:r>
        <w:rPr>
          <w:rFonts w:hint="eastAsia" w:ascii="宋体" w:hAnsi="宋体"/>
          <w:color w:val="000000"/>
          <w:sz w:val="21"/>
          <w:szCs w:val="21"/>
          <w:highlight w:val="none"/>
          <w:rPrChange w:id="2695" w:author="lg" w:date="2026-01-14T17:24:29Z">
            <w:rPr>
              <w:rFonts w:hint="eastAsia" w:ascii="宋体" w:hAnsi="宋体"/>
              <w:color w:val="000000"/>
              <w:sz w:val="20"/>
              <w:szCs w:val="24"/>
              <w:highlight w:val="none"/>
            </w:rPr>
          </w:rPrChange>
        </w:rPr>
        <w:t>农业机械学报</w:t>
      </w:r>
      <w:r>
        <w:rPr>
          <w:rFonts w:hint="default" w:ascii="Times New Roman" w:hAnsi="Times New Roman" w:eastAsia="Times New Roman"/>
          <w:color w:val="000000"/>
          <w:sz w:val="21"/>
          <w:szCs w:val="21"/>
          <w:highlight w:val="none"/>
          <w:rPrChange w:id="2696" w:author="lg" w:date="2026-01-14T17:24:29Z">
            <w:rPr>
              <w:rFonts w:hint="default" w:ascii="Times New Roman" w:hAnsi="Times New Roman" w:eastAsia="Times New Roman"/>
              <w:color w:val="000000"/>
              <w:sz w:val="20"/>
              <w:szCs w:val="24"/>
              <w:highlight w:val="none"/>
            </w:rPr>
          </w:rPrChange>
        </w:rPr>
        <w:t>, 2018,49(10):54-64.</w:t>
      </w:r>
    </w:p>
    <w:p w14:paraId="1A2421A4">
      <w:pPr>
        <w:wordWrap w:val="0"/>
        <w:spacing w:beforeLines="0" w:afterLines="0"/>
        <w:ind w:left="420"/>
        <w:rPr>
          <w:rFonts w:hint="eastAsia"/>
          <w:sz w:val="21"/>
          <w:szCs w:val="21"/>
          <w:highlight w:val="none"/>
          <w:rPrChange w:id="2697" w:author="lg" w:date="2026-01-14T17:24:29Z">
            <w:rPr>
              <w:rFonts w:hint="eastAsia"/>
              <w:sz w:val="24"/>
              <w:szCs w:val="24"/>
              <w:highlight w:val="none"/>
            </w:rPr>
          </w:rPrChange>
        </w:rPr>
      </w:pPr>
      <w:ins w:id="2698" w:author="lg" w:date="2026-01-13T22:38:56Z">
        <w:r>
          <w:rPr>
            <w:rFonts w:hint="default" w:ascii="Times New Roman" w:hAnsi="Times New Roman" w:eastAsia="Times New Roman"/>
            <w:color w:val="000000"/>
            <w:sz w:val="21"/>
            <w:szCs w:val="21"/>
            <w:highlight w:val="none"/>
            <w:rPrChange w:id="2699" w:author="lg" w:date="2026-01-14T17:24:29Z">
              <w:rPr>
                <w:rFonts w:hint="default" w:ascii="Times New Roman" w:hAnsi="Times New Roman" w:eastAsia="Times New Roman"/>
                <w:color w:val="000000"/>
                <w:sz w:val="20"/>
                <w:szCs w:val="24"/>
                <w:highlight w:val="none"/>
              </w:rPr>
            </w:rPrChange>
          </w:rPr>
          <w:t>W</w:t>
        </w:r>
      </w:ins>
      <w:ins w:id="2700" w:author="lg" w:date="2026-01-13T22:48:25Z">
        <w:r>
          <w:rPr>
            <w:rFonts w:hint="eastAsia" w:eastAsia="宋体"/>
            <w:color w:val="000000"/>
            <w:sz w:val="21"/>
            <w:szCs w:val="21"/>
            <w:highlight w:val="none"/>
            <w:lang w:val="en-US" w:eastAsia="zh-CN"/>
            <w:rPrChange w:id="2701" w:author="lg" w:date="2026-01-14T17:24:29Z">
              <w:rPr>
                <w:rFonts w:hint="eastAsia" w:eastAsia="宋体"/>
                <w:color w:val="000000"/>
                <w:sz w:val="20"/>
                <w:szCs w:val="24"/>
                <w:highlight w:val="none"/>
                <w:lang w:val="en-US" w:eastAsia="zh-CN"/>
              </w:rPr>
            </w:rPrChange>
          </w:rPr>
          <w:t>ANG</w:t>
        </w:r>
      </w:ins>
      <w:ins w:id="2702" w:author="lg" w:date="2026-01-13T22:38:59Z">
        <w:r>
          <w:rPr>
            <w:rFonts w:hint="eastAsia" w:eastAsia="宋体"/>
            <w:color w:val="000000"/>
            <w:sz w:val="21"/>
            <w:szCs w:val="21"/>
            <w:highlight w:val="none"/>
            <w:lang w:val="en-US" w:eastAsia="zh-CN"/>
            <w:rPrChange w:id="2703"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704" w:author="lg" w:date="2026-01-14T17:24:29Z">
            <w:rPr>
              <w:rFonts w:hint="default" w:ascii="Times New Roman" w:hAnsi="Times New Roman" w:eastAsia="Times New Roman"/>
              <w:color w:val="000000"/>
              <w:sz w:val="20"/>
              <w:szCs w:val="24"/>
              <w:highlight w:val="none"/>
            </w:rPr>
          </w:rPrChange>
        </w:rPr>
        <w:t>Yi</w:t>
      </w:r>
      <w:del w:id="2705" w:author="lg" w:date="2026-01-13T22:38:56Z">
        <w:r>
          <w:rPr>
            <w:rFonts w:hint="default" w:ascii="Times New Roman" w:hAnsi="Times New Roman" w:eastAsia="Times New Roman"/>
            <w:color w:val="000000"/>
            <w:sz w:val="21"/>
            <w:szCs w:val="21"/>
            <w:highlight w:val="none"/>
            <w:rPrChange w:id="2706" w:author="lg" w:date="2026-01-14T17:24:29Z">
              <w:rPr>
                <w:rFonts w:hint="default" w:ascii="Times New Roman" w:hAnsi="Times New Roman" w:eastAsia="Times New Roman"/>
                <w:color w:val="000000"/>
                <w:sz w:val="20"/>
                <w:szCs w:val="24"/>
                <w:highlight w:val="none"/>
              </w:rPr>
            </w:rPrChange>
          </w:rPr>
          <w:delText xml:space="preserve"> Wang</w:delText>
        </w:r>
      </w:del>
      <w:r>
        <w:rPr>
          <w:rFonts w:hint="default" w:ascii="Times New Roman" w:hAnsi="Times New Roman" w:eastAsia="Times New Roman"/>
          <w:color w:val="000000"/>
          <w:sz w:val="21"/>
          <w:szCs w:val="21"/>
          <w:highlight w:val="none"/>
          <w:rPrChange w:id="2707" w:author="lg" w:date="2026-01-14T17:24:29Z">
            <w:rPr>
              <w:rFonts w:hint="default" w:ascii="Times New Roman" w:hAnsi="Times New Roman" w:eastAsia="Times New Roman"/>
              <w:color w:val="000000"/>
              <w:sz w:val="20"/>
              <w:szCs w:val="24"/>
              <w:highlight w:val="none"/>
            </w:rPr>
          </w:rPrChange>
        </w:rPr>
        <w:t>,</w:t>
      </w:r>
      <w:ins w:id="2708" w:author="lg" w:date="2026-01-13T22:39:08Z">
        <w:r>
          <w:rPr>
            <w:rFonts w:hint="eastAsia" w:eastAsia="宋体"/>
            <w:color w:val="000000"/>
            <w:sz w:val="21"/>
            <w:szCs w:val="21"/>
            <w:highlight w:val="none"/>
            <w:lang w:val="en-US" w:eastAsia="zh-CN"/>
            <w:rPrChange w:id="2709" w:author="lg" w:date="2026-01-14T17:24:29Z">
              <w:rPr>
                <w:rFonts w:hint="eastAsia" w:eastAsia="宋体"/>
                <w:color w:val="000000"/>
                <w:sz w:val="20"/>
                <w:szCs w:val="24"/>
                <w:highlight w:val="none"/>
                <w:lang w:val="en-US" w:eastAsia="zh-CN"/>
              </w:rPr>
            </w:rPrChange>
          </w:rPr>
          <w:t xml:space="preserve"> </w:t>
        </w:r>
      </w:ins>
      <w:del w:id="2710" w:author="lg" w:date="2026-01-13T22:39:04Z">
        <w:r>
          <w:rPr>
            <w:rFonts w:hint="default" w:ascii="Times New Roman" w:hAnsi="Times New Roman" w:eastAsia="Times New Roman"/>
            <w:color w:val="000000"/>
            <w:sz w:val="21"/>
            <w:szCs w:val="21"/>
            <w:highlight w:val="none"/>
            <w:rPrChange w:id="2711" w:author="lg" w:date="2026-01-14T17:24:29Z">
              <w:rPr>
                <w:rFonts w:hint="default" w:ascii="Times New Roman" w:hAnsi="Times New Roman" w:eastAsia="Times New Roman"/>
                <w:color w:val="000000"/>
                <w:sz w:val="20"/>
                <w:szCs w:val="24"/>
                <w:highlight w:val="none"/>
              </w:rPr>
            </w:rPrChange>
          </w:rPr>
          <w:delText xml:space="preserve"> </w:delText>
        </w:r>
      </w:del>
      <w:ins w:id="2712" w:author="lg" w:date="2026-01-13T22:39:02Z">
        <w:r>
          <w:rPr>
            <w:rFonts w:hint="default" w:ascii="Times New Roman" w:hAnsi="Times New Roman" w:eastAsia="Times New Roman"/>
            <w:color w:val="000000"/>
            <w:sz w:val="21"/>
            <w:szCs w:val="21"/>
            <w:highlight w:val="none"/>
            <w:rPrChange w:id="2713" w:author="lg" w:date="2026-01-14T17:24:29Z">
              <w:rPr>
                <w:rFonts w:hint="default" w:ascii="Times New Roman" w:hAnsi="Times New Roman" w:eastAsia="Times New Roman"/>
                <w:color w:val="000000"/>
                <w:sz w:val="20"/>
                <w:szCs w:val="24"/>
                <w:highlight w:val="none"/>
              </w:rPr>
            </w:rPrChange>
          </w:rPr>
          <w:t>X</w:t>
        </w:r>
      </w:ins>
      <w:ins w:id="2714" w:author="lg" w:date="2026-01-13T22:48:28Z">
        <w:r>
          <w:rPr>
            <w:rFonts w:hint="eastAsia" w:eastAsia="宋体"/>
            <w:color w:val="000000"/>
            <w:sz w:val="21"/>
            <w:szCs w:val="21"/>
            <w:highlight w:val="none"/>
            <w:lang w:val="en-US" w:eastAsia="zh-CN"/>
            <w:rPrChange w:id="2715" w:author="lg" w:date="2026-01-14T17:24:29Z">
              <w:rPr>
                <w:rFonts w:hint="eastAsia" w:eastAsia="宋体"/>
                <w:color w:val="000000"/>
                <w:sz w:val="20"/>
                <w:szCs w:val="24"/>
                <w:highlight w:val="none"/>
                <w:lang w:val="en-US" w:eastAsia="zh-CN"/>
              </w:rPr>
            </w:rPrChange>
          </w:rPr>
          <w:t>U</w:t>
        </w:r>
      </w:ins>
      <w:ins w:id="2716" w:author="lg" w:date="2026-01-13T22:39:06Z">
        <w:r>
          <w:rPr>
            <w:rFonts w:hint="eastAsia" w:eastAsia="宋体"/>
            <w:color w:val="000000"/>
            <w:sz w:val="21"/>
            <w:szCs w:val="21"/>
            <w:highlight w:val="none"/>
            <w:lang w:val="en-US" w:eastAsia="zh-CN"/>
            <w:rPrChange w:id="2717"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718" w:author="lg" w:date="2026-01-14T17:24:29Z">
            <w:rPr>
              <w:rFonts w:hint="default" w:ascii="Times New Roman" w:hAnsi="Times New Roman" w:eastAsia="Times New Roman"/>
              <w:color w:val="000000"/>
              <w:sz w:val="20"/>
              <w:szCs w:val="24"/>
              <w:highlight w:val="none"/>
            </w:rPr>
          </w:rPrChange>
        </w:rPr>
        <w:t>Hong</w:t>
      </w:r>
      <w:del w:id="2719" w:author="lg" w:date="2026-01-13T22:54:15Z">
        <w:r>
          <w:rPr>
            <w:rFonts w:hint="default" w:ascii="Times New Roman" w:hAnsi="Times New Roman" w:eastAsia="Times New Roman"/>
            <w:color w:val="000000"/>
            <w:sz w:val="21"/>
            <w:szCs w:val="21"/>
            <w:highlight w:val="none"/>
            <w:rPrChange w:id="2720"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2721" w:author="lg" w:date="2026-01-14T17:24:29Z">
            <w:rPr>
              <w:rFonts w:hint="default" w:ascii="Times New Roman" w:hAnsi="Times New Roman" w:eastAsia="Times New Roman"/>
              <w:color w:val="000000"/>
              <w:sz w:val="20"/>
              <w:szCs w:val="24"/>
              <w:highlight w:val="none"/>
            </w:rPr>
          </w:rPrChange>
        </w:rPr>
        <w:t>bin</w:t>
      </w:r>
      <w:del w:id="2722" w:author="lg" w:date="2026-01-13T22:39:09Z">
        <w:r>
          <w:rPr>
            <w:rFonts w:hint="default" w:ascii="Times New Roman" w:hAnsi="Times New Roman" w:eastAsia="Times New Roman"/>
            <w:color w:val="000000"/>
            <w:sz w:val="21"/>
            <w:szCs w:val="21"/>
            <w:highlight w:val="none"/>
            <w:rPrChange w:id="2723" w:author="lg" w:date="2026-01-14T17:24:29Z">
              <w:rPr>
                <w:rFonts w:hint="default" w:ascii="Times New Roman" w:hAnsi="Times New Roman" w:eastAsia="Times New Roman"/>
                <w:color w:val="000000"/>
                <w:sz w:val="20"/>
                <w:szCs w:val="24"/>
                <w:highlight w:val="none"/>
              </w:rPr>
            </w:rPrChange>
          </w:rPr>
          <w:delText xml:space="preserve"> </w:delText>
        </w:r>
      </w:del>
      <w:del w:id="2724" w:author="lg" w:date="2026-01-13T22:39:02Z">
        <w:r>
          <w:rPr>
            <w:rFonts w:hint="default" w:ascii="Times New Roman" w:hAnsi="Times New Roman" w:eastAsia="Times New Roman"/>
            <w:color w:val="000000"/>
            <w:sz w:val="21"/>
            <w:szCs w:val="21"/>
            <w:highlight w:val="none"/>
            <w:rPrChange w:id="2725" w:author="lg" w:date="2026-01-14T17:24:29Z">
              <w:rPr>
                <w:rFonts w:hint="default" w:ascii="Times New Roman" w:hAnsi="Times New Roman" w:eastAsia="Times New Roman"/>
                <w:color w:val="000000"/>
                <w:sz w:val="20"/>
                <w:szCs w:val="24"/>
                <w:highlight w:val="none"/>
              </w:rPr>
            </w:rPrChange>
          </w:rPr>
          <w:delText>Xu</w:delText>
        </w:r>
      </w:del>
      <w:r>
        <w:rPr>
          <w:rFonts w:hint="default" w:ascii="Times New Roman" w:hAnsi="Times New Roman" w:eastAsia="Times New Roman"/>
          <w:color w:val="000000"/>
          <w:sz w:val="21"/>
          <w:szCs w:val="21"/>
          <w:highlight w:val="none"/>
          <w:rPrChange w:id="2726" w:author="lg" w:date="2026-01-14T17:24:29Z">
            <w:rPr>
              <w:rFonts w:hint="default" w:ascii="Times New Roman" w:hAnsi="Times New Roman" w:eastAsia="Times New Roman"/>
              <w:color w:val="000000"/>
              <w:sz w:val="20"/>
              <w:szCs w:val="24"/>
              <w:highlight w:val="none"/>
            </w:rPr>
          </w:rPrChange>
        </w:rPr>
        <w:t xml:space="preserve">, Mao Zhang, et al.Design and </w:t>
      </w:r>
      <w:r>
        <w:rPr>
          <w:rFonts w:hint="eastAsia"/>
          <w:color w:val="000000"/>
          <w:sz w:val="21"/>
          <w:szCs w:val="21"/>
          <w:highlight w:val="none"/>
          <w:lang w:val="en-US" w:eastAsia="zh-CN"/>
          <w:rPrChange w:id="2727" w:author="lg" w:date="2026-01-14T17:24:29Z">
            <w:rPr>
              <w:rFonts w:hint="eastAsia"/>
              <w:color w:val="000000"/>
              <w:sz w:val="20"/>
              <w:szCs w:val="24"/>
              <w:highlight w:val="none"/>
              <w:lang w:val="en-US" w:eastAsia="zh-CN"/>
            </w:rPr>
          </w:rPrChange>
        </w:rPr>
        <w:t>e</w:t>
      </w:r>
      <w:r>
        <w:rPr>
          <w:rFonts w:hint="default" w:ascii="Times New Roman" w:hAnsi="Times New Roman" w:eastAsia="Times New Roman"/>
          <w:color w:val="000000"/>
          <w:sz w:val="21"/>
          <w:szCs w:val="21"/>
          <w:highlight w:val="none"/>
          <w:rPrChange w:id="2728" w:author="lg" w:date="2026-01-14T17:24:29Z">
            <w:rPr>
              <w:rFonts w:hint="default" w:ascii="Times New Roman" w:hAnsi="Times New Roman" w:eastAsia="Times New Roman"/>
              <w:color w:val="000000"/>
              <w:sz w:val="20"/>
              <w:szCs w:val="24"/>
              <w:highlight w:val="none"/>
            </w:rPr>
          </w:rPrChange>
        </w:rPr>
        <w:t xml:space="preserve">xperiment of </w:t>
      </w:r>
      <w:r>
        <w:rPr>
          <w:rFonts w:hint="eastAsia"/>
          <w:color w:val="000000"/>
          <w:sz w:val="21"/>
          <w:szCs w:val="21"/>
          <w:highlight w:val="none"/>
          <w:lang w:val="en-US" w:eastAsia="zh-CN"/>
          <w:rPrChange w:id="2729" w:author="lg" w:date="2026-01-14T17:24:29Z">
            <w:rPr>
              <w:rFonts w:hint="eastAsia"/>
              <w:color w:val="000000"/>
              <w:sz w:val="20"/>
              <w:szCs w:val="24"/>
              <w:highlight w:val="none"/>
              <w:lang w:val="en-US" w:eastAsia="zh-CN"/>
            </w:rPr>
          </w:rPrChange>
        </w:rPr>
        <w:t>b</w:t>
      </w:r>
      <w:r>
        <w:rPr>
          <w:rFonts w:hint="default" w:ascii="Times New Roman" w:hAnsi="Times New Roman" w:eastAsia="Times New Roman"/>
          <w:color w:val="000000"/>
          <w:sz w:val="21"/>
          <w:szCs w:val="21"/>
          <w:highlight w:val="none"/>
          <w:rPrChange w:id="2730" w:author="lg" w:date="2026-01-14T17:24:29Z">
            <w:rPr>
              <w:rFonts w:hint="default" w:ascii="Times New Roman" w:hAnsi="Times New Roman" w:eastAsia="Times New Roman"/>
              <w:color w:val="000000"/>
              <w:sz w:val="20"/>
              <w:szCs w:val="24"/>
              <w:highlight w:val="none"/>
            </w:rPr>
          </w:rPrChange>
        </w:rPr>
        <w:t xml:space="preserve">ite-model </w:t>
      </w:r>
      <w:r>
        <w:rPr>
          <w:rFonts w:hint="eastAsia"/>
          <w:color w:val="000000"/>
          <w:sz w:val="21"/>
          <w:szCs w:val="21"/>
          <w:highlight w:val="none"/>
          <w:lang w:val="en-US" w:eastAsia="zh-CN"/>
          <w:rPrChange w:id="2731" w:author="lg" w:date="2026-01-14T17:24:29Z">
            <w:rPr>
              <w:rFonts w:hint="eastAsia"/>
              <w:color w:val="000000"/>
              <w:sz w:val="20"/>
              <w:szCs w:val="24"/>
              <w:highlight w:val="none"/>
              <w:lang w:val="en-US" w:eastAsia="zh-CN"/>
            </w:rPr>
          </w:rPrChange>
        </w:rPr>
        <w:t>e</w:t>
      </w:r>
      <w:r>
        <w:rPr>
          <w:rFonts w:hint="default" w:ascii="Times New Roman" w:hAnsi="Times New Roman" w:eastAsia="Times New Roman"/>
          <w:color w:val="000000"/>
          <w:sz w:val="21"/>
          <w:szCs w:val="21"/>
          <w:highlight w:val="none"/>
          <w:rPrChange w:id="2732" w:author="lg" w:date="2026-01-14T17:24:29Z">
            <w:rPr>
              <w:rFonts w:hint="default" w:ascii="Times New Roman" w:hAnsi="Times New Roman" w:eastAsia="Times New Roman"/>
              <w:color w:val="000000"/>
              <w:sz w:val="20"/>
              <w:szCs w:val="24"/>
              <w:highlight w:val="none"/>
            </w:rPr>
          </w:rPrChange>
        </w:rPr>
        <w:t xml:space="preserve">nd-effector for </w:t>
      </w:r>
      <w:r>
        <w:rPr>
          <w:rFonts w:hint="eastAsia"/>
          <w:color w:val="000000"/>
          <w:sz w:val="21"/>
          <w:szCs w:val="21"/>
          <w:highlight w:val="none"/>
          <w:lang w:val="en-US" w:eastAsia="zh-CN"/>
          <w:rPrChange w:id="2733" w:author="lg" w:date="2026-01-14T17:24:29Z">
            <w:rPr>
              <w:rFonts w:hint="eastAsia"/>
              <w:color w:val="000000"/>
              <w:sz w:val="20"/>
              <w:szCs w:val="24"/>
              <w:highlight w:val="none"/>
              <w:lang w:val="en-US" w:eastAsia="zh-CN"/>
            </w:rPr>
          </w:rPrChange>
        </w:rPr>
        <w:t>c</w:t>
      </w:r>
      <w:r>
        <w:rPr>
          <w:rFonts w:hint="default" w:ascii="Times New Roman" w:hAnsi="Times New Roman" w:eastAsia="Times New Roman"/>
          <w:color w:val="000000"/>
          <w:sz w:val="21"/>
          <w:szCs w:val="21"/>
          <w:highlight w:val="none"/>
          <w:rPrChange w:id="2734" w:author="lg" w:date="2026-01-14T17:24:29Z">
            <w:rPr>
              <w:rFonts w:hint="default" w:ascii="Times New Roman" w:hAnsi="Times New Roman" w:eastAsia="Times New Roman"/>
              <w:color w:val="000000"/>
              <w:sz w:val="20"/>
              <w:szCs w:val="24"/>
              <w:highlight w:val="none"/>
            </w:rPr>
          </w:rPrChange>
        </w:rPr>
        <w:t>itrus</w:t>
      </w:r>
      <w:r>
        <w:rPr>
          <w:rFonts w:hint="eastAsia"/>
          <w:color w:val="000000"/>
          <w:sz w:val="21"/>
          <w:szCs w:val="21"/>
          <w:highlight w:val="none"/>
          <w:lang w:val="en-US" w:eastAsia="zh-CN"/>
          <w:rPrChange w:id="2735" w:author="lg" w:date="2026-01-14T17:24:29Z">
            <w:rPr>
              <w:rFonts w:hint="eastAsia"/>
              <w:color w:val="000000"/>
              <w:sz w:val="20"/>
              <w:szCs w:val="24"/>
              <w:highlight w:val="none"/>
              <w:lang w:val="en-US" w:eastAsia="zh-CN"/>
            </w:rPr>
          </w:rPrChange>
        </w:rPr>
        <w:t xml:space="preserve"> h</w:t>
      </w:r>
      <w:r>
        <w:rPr>
          <w:rFonts w:hint="default" w:ascii="Times New Roman" w:hAnsi="Times New Roman" w:eastAsia="Times New Roman"/>
          <w:color w:val="000000"/>
          <w:sz w:val="21"/>
          <w:szCs w:val="21"/>
          <w:highlight w:val="none"/>
          <w:rPrChange w:id="2736" w:author="lg" w:date="2026-01-14T17:24:29Z">
            <w:rPr>
              <w:rFonts w:hint="default" w:ascii="Times New Roman" w:hAnsi="Times New Roman" w:eastAsia="Times New Roman"/>
              <w:color w:val="000000"/>
              <w:sz w:val="20"/>
              <w:szCs w:val="24"/>
              <w:highlight w:val="none"/>
            </w:rPr>
          </w:rPrChange>
        </w:rPr>
        <w:t xml:space="preserve">arvesting by </w:t>
      </w:r>
      <w:r>
        <w:rPr>
          <w:rFonts w:hint="eastAsia"/>
          <w:color w:val="000000"/>
          <w:sz w:val="21"/>
          <w:szCs w:val="21"/>
          <w:highlight w:val="none"/>
          <w:lang w:val="en-US" w:eastAsia="zh-CN"/>
          <w:rPrChange w:id="2737" w:author="lg" w:date="2026-01-14T17:24:29Z">
            <w:rPr>
              <w:rFonts w:hint="eastAsia"/>
              <w:color w:val="000000"/>
              <w:sz w:val="20"/>
              <w:szCs w:val="24"/>
              <w:highlight w:val="none"/>
              <w:lang w:val="en-US" w:eastAsia="zh-CN"/>
            </w:rPr>
          </w:rPrChange>
        </w:rPr>
        <w:t>s</w:t>
      </w:r>
      <w:r>
        <w:rPr>
          <w:rFonts w:hint="default" w:ascii="Times New Roman" w:hAnsi="Times New Roman" w:eastAsia="Times New Roman"/>
          <w:color w:val="000000"/>
          <w:sz w:val="21"/>
          <w:szCs w:val="21"/>
          <w:highlight w:val="none"/>
          <w:rPrChange w:id="2738" w:author="lg" w:date="2026-01-14T17:24:29Z">
            <w:rPr>
              <w:rFonts w:hint="default" w:ascii="Times New Roman" w:hAnsi="Times New Roman" w:eastAsia="Times New Roman"/>
              <w:color w:val="000000"/>
              <w:sz w:val="20"/>
              <w:szCs w:val="24"/>
              <w:highlight w:val="none"/>
            </w:rPr>
          </w:rPrChange>
        </w:rPr>
        <w:t xml:space="preserve">imulating with </w:t>
      </w:r>
      <w:r>
        <w:rPr>
          <w:rFonts w:hint="eastAsia"/>
          <w:color w:val="000000"/>
          <w:sz w:val="21"/>
          <w:szCs w:val="21"/>
          <w:highlight w:val="none"/>
          <w:lang w:val="en-US" w:eastAsia="zh-CN"/>
          <w:rPrChange w:id="2739" w:author="lg" w:date="2026-01-14T17:24:29Z">
            <w:rPr>
              <w:rFonts w:hint="eastAsia"/>
              <w:color w:val="000000"/>
              <w:sz w:val="20"/>
              <w:szCs w:val="24"/>
              <w:highlight w:val="none"/>
              <w:lang w:val="en-US" w:eastAsia="zh-CN"/>
            </w:rPr>
          </w:rPrChange>
        </w:rPr>
        <w:t>m</w:t>
      </w:r>
      <w:r>
        <w:rPr>
          <w:rFonts w:hint="default" w:ascii="Times New Roman" w:hAnsi="Times New Roman" w:eastAsia="Times New Roman"/>
          <w:color w:val="000000"/>
          <w:sz w:val="21"/>
          <w:szCs w:val="21"/>
          <w:highlight w:val="none"/>
          <w:rPrChange w:id="2740" w:author="lg" w:date="2026-01-14T17:24:29Z">
            <w:rPr>
              <w:rFonts w:hint="default" w:ascii="Times New Roman" w:hAnsi="Times New Roman" w:eastAsia="Times New Roman"/>
              <w:color w:val="000000"/>
              <w:sz w:val="20"/>
              <w:szCs w:val="24"/>
              <w:highlight w:val="none"/>
            </w:rPr>
          </w:rPrChange>
        </w:rPr>
        <w:t xml:space="preserve">outh of </w:t>
      </w:r>
      <w:r>
        <w:rPr>
          <w:rFonts w:hint="eastAsia"/>
          <w:color w:val="000000"/>
          <w:sz w:val="21"/>
          <w:szCs w:val="21"/>
          <w:highlight w:val="none"/>
          <w:lang w:val="en-US" w:eastAsia="zh-CN"/>
          <w:rPrChange w:id="2741" w:author="lg" w:date="2026-01-14T17:24:29Z">
            <w:rPr>
              <w:rFonts w:hint="eastAsia"/>
              <w:color w:val="000000"/>
              <w:sz w:val="20"/>
              <w:szCs w:val="24"/>
              <w:highlight w:val="none"/>
              <w:lang w:val="en-US" w:eastAsia="zh-CN"/>
            </w:rPr>
          </w:rPrChange>
        </w:rPr>
        <w:t>s</w:t>
      </w:r>
      <w:r>
        <w:rPr>
          <w:rFonts w:hint="default" w:ascii="Times New Roman" w:hAnsi="Times New Roman" w:eastAsia="Times New Roman"/>
          <w:color w:val="000000"/>
          <w:sz w:val="21"/>
          <w:szCs w:val="21"/>
          <w:highlight w:val="none"/>
          <w:rPrChange w:id="2742" w:author="lg" w:date="2026-01-14T17:24:29Z">
            <w:rPr>
              <w:rFonts w:hint="default" w:ascii="Times New Roman" w:hAnsi="Times New Roman" w:eastAsia="Times New Roman"/>
              <w:color w:val="000000"/>
              <w:sz w:val="20"/>
              <w:szCs w:val="24"/>
              <w:highlight w:val="none"/>
            </w:rPr>
          </w:rPrChange>
        </w:rPr>
        <w:t>nake</w:t>
      </w:r>
      <w:r>
        <w:rPr>
          <w:rFonts w:ascii="Times New Roman" w:hAnsi="Times New Roman" w:eastAsia="宋体" w:cs="Times New Roman"/>
          <w:color w:val="000000"/>
          <w:kern w:val="0"/>
          <w:sz w:val="21"/>
          <w:szCs w:val="21"/>
          <w:highlight w:val="none"/>
          <w:rPrChange w:id="2743" w:author="lg" w:date="2026-01-14T17:24:29Z">
            <w:rPr>
              <w:rFonts w:ascii="Times New Roman" w:hAnsi="Times New Roman" w:eastAsia="宋体" w:cs="Times New Roman"/>
              <w:color w:val="000000"/>
              <w:kern w:val="0"/>
              <w:sz w:val="20"/>
              <w:szCs w:val="20"/>
              <w:highlight w:val="none"/>
            </w:rPr>
          </w:rPrChange>
        </w:rPr>
        <w:t>[J]. Transactions of the Chinese Society for Agricultural Machinery,</w:t>
      </w:r>
      <w:r>
        <w:rPr>
          <w:rFonts w:hint="default" w:ascii="Times New Roman" w:hAnsi="Times New Roman" w:eastAsia="Times New Roman"/>
          <w:color w:val="000000"/>
          <w:sz w:val="21"/>
          <w:szCs w:val="21"/>
          <w:highlight w:val="none"/>
          <w:rPrChange w:id="2744" w:author="lg" w:date="2026-01-14T17:24:29Z">
            <w:rPr>
              <w:rFonts w:hint="default" w:ascii="Times New Roman" w:hAnsi="Times New Roman" w:eastAsia="Times New Roman"/>
              <w:color w:val="000000"/>
              <w:sz w:val="20"/>
              <w:szCs w:val="24"/>
              <w:highlight w:val="none"/>
            </w:rPr>
          </w:rPrChange>
        </w:rPr>
        <w:t xml:space="preserve"> 2018,49(10):54-64.(in Chinese</w:t>
      </w:r>
      <w:del w:id="2745" w:author="lg" w:date="2026-01-13T22:46:46Z">
        <w:r>
          <w:rPr>
            <w:rFonts w:hint="default" w:ascii="Times New Roman" w:hAnsi="Times New Roman" w:eastAsia="Times New Roman"/>
            <w:color w:val="000000"/>
            <w:sz w:val="21"/>
            <w:szCs w:val="21"/>
            <w:highlight w:val="none"/>
            <w:rPrChange w:id="2746" w:author="lg" w:date="2026-01-14T17:24:29Z">
              <w:rPr>
                <w:rFonts w:hint="default" w:ascii="Times New Roman" w:hAnsi="Times New Roman" w:eastAsia="Times New Roman"/>
                <w:color w:val="000000"/>
                <w:sz w:val="20"/>
                <w:szCs w:val="24"/>
                <w:highlight w:val="none"/>
              </w:rPr>
            </w:rPrChange>
          </w:rPr>
          <w:delText xml:space="preserve"> with English abstract</w:delText>
        </w:r>
      </w:del>
      <w:r>
        <w:rPr>
          <w:rFonts w:hint="default" w:ascii="Times New Roman" w:hAnsi="Times New Roman" w:eastAsia="Times New Roman"/>
          <w:color w:val="000000"/>
          <w:sz w:val="21"/>
          <w:szCs w:val="21"/>
          <w:highlight w:val="none"/>
          <w:rPrChange w:id="2747" w:author="lg" w:date="2026-01-14T17:24:29Z">
            <w:rPr>
              <w:rFonts w:hint="default" w:ascii="Times New Roman" w:hAnsi="Times New Roman" w:eastAsia="Times New Roman"/>
              <w:color w:val="000000"/>
              <w:sz w:val="20"/>
              <w:szCs w:val="24"/>
              <w:highlight w:val="none"/>
            </w:rPr>
          </w:rPrChange>
        </w:rPr>
        <w:t>)</w:t>
      </w:r>
      <w:r>
        <w:rPr>
          <w:rFonts w:hint="eastAsia"/>
          <w:color w:val="000000"/>
          <w:sz w:val="21"/>
          <w:szCs w:val="21"/>
          <w:highlight w:val="none"/>
          <w:lang w:val="en-US" w:eastAsia="zh-CN"/>
          <w:rPrChange w:id="2748" w:author="lg" w:date="2026-01-14T17:24:29Z">
            <w:rPr>
              <w:rFonts w:hint="eastAsia"/>
              <w:color w:val="000000"/>
              <w:sz w:val="20"/>
              <w:szCs w:val="24"/>
              <w:highlight w:val="none"/>
              <w:lang w:val="en-US" w:eastAsia="zh-CN"/>
            </w:rPr>
          </w:rPrChange>
        </w:rPr>
        <w:t xml:space="preserve"> </w:t>
      </w:r>
    </w:p>
    <w:p w14:paraId="09BEAB38">
      <w:pPr>
        <w:wordWrap w:val="0"/>
        <w:spacing w:beforeLines="0" w:afterLines="0"/>
        <w:ind w:left="420" w:hanging="420"/>
        <w:rPr>
          <w:rFonts w:hint="default"/>
          <w:sz w:val="21"/>
          <w:szCs w:val="21"/>
          <w:highlight w:val="none"/>
          <w:rPrChange w:id="2749"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2750" w:author="lg" w:date="2026-01-14T17:24:29Z">
            <w:rPr>
              <w:rFonts w:hint="default" w:ascii="Times New Roman" w:hAnsi="Times New Roman" w:eastAsia="Times New Roman"/>
              <w:color w:val="000000"/>
              <w:sz w:val="20"/>
              <w:szCs w:val="24"/>
              <w:highlight w:val="none"/>
            </w:rPr>
          </w:rPrChange>
        </w:rPr>
        <w:t xml:space="preserve">[14] </w:t>
      </w:r>
      <w:r>
        <w:rPr>
          <w:rFonts w:hint="eastAsia" w:ascii="宋体" w:hAnsi="宋体"/>
          <w:color w:val="000000"/>
          <w:sz w:val="21"/>
          <w:szCs w:val="21"/>
          <w:highlight w:val="none"/>
          <w:rPrChange w:id="2751" w:author="lg" w:date="2026-01-14T17:24:29Z">
            <w:rPr>
              <w:rFonts w:hint="eastAsia" w:ascii="宋体" w:hAnsi="宋体"/>
              <w:color w:val="000000"/>
              <w:sz w:val="20"/>
              <w:szCs w:val="24"/>
              <w:highlight w:val="none"/>
            </w:rPr>
          </w:rPrChange>
        </w:rPr>
        <w:t>徐丽明</w:t>
      </w:r>
      <w:r>
        <w:rPr>
          <w:rFonts w:hint="default" w:ascii="Times New Roman" w:hAnsi="Times New Roman" w:eastAsia="Times New Roman"/>
          <w:color w:val="000000"/>
          <w:sz w:val="21"/>
          <w:szCs w:val="21"/>
          <w:highlight w:val="none"/>
          <w:rPrChange w:id="2752"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753" w:author="lg" w:date="2026-01-14T17:24:29Z">
            <w:rPr>
              <w:rFonts w:hint="eastAsia" w:ascii="宋体" w:hAnsi="宋体"/>
              <w:color w:val="000000"/>
              <w:sz w:val="20"/>
              <w:szCs w:val="24"/>
              <w:highlight w:val="none"/>
            </w:rPr>
          </w:rPrChange>
        </w:rPr>
        <w:t>刘旭东</w:t>
      </w:r>
      <w:r>
        <w:rPr>
          <w:rFonts w:hint="default" w:ascii="Times New Roman" w:hAnsi="Times New Roman" w:eastAsia="Times New Roman"/>
          <w:color w:val="000000"/>
          <w:sz w:val="21"/>
          <w:szCs w:val="21"/>
          <w:highlight w:val="none"/>
          <w:rPrChange w:id="2754"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755" w:author="lg" w:date="2026-01-14T17:24:29Z">
            <w:rPr>
              <w:rFonts w:hint="eastAsia" w:ascii="宋体" w:hAnsi="宋体"/>
              <w:color w:val="000000"/>
              <w:sz w:val="20"/>
              <w:szCs w:val="24"/>
              <w:highlight w:val="none"/>
            </w:rPr>
          </w:rPrChange>
        </w:rPr>
        <w:t>张凯良</w:t>
      </w:r>
      <w:r>
        <w:rPr>
          <w:rFonts w:hint="default" w:ascii="Times New Roman" w:hAnsi="Times New Roman" w:eastAsia="Times New Roman"/>
          <w:color w:val="000000"/>
          <w:sz w:val="21"/>
          <w:szCs w:val="21"/>
          <w:highlight w:val="none"/>
          <w:rPrChange w:id="2756"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757" w:author="lg" w:date="2026-01-14T17:24:29Z">
            <w:rPr>
              <w:rFonts w:hint="eastAsia" w:ascii="宋体" w:hAnsi="宋体"/>
              <w:color w:val="000000"/>
              <w:sz w:val="20"/>
              <w:szCs w:val="24"/>
              <w:highlight w:val="none"/>
            </w:rPr>
          </w:rPrChange>
        </w:rPr>
        <w:t>等</w:t>
      </w:r>
      <w:r>
        <w:rPr>
          <w:rFonts w:hint="default" w:ascii="Times New Roman" w:hAnsi="Times New Roman" w:eastAsia="Times New Roman"/>
          <w:color w:val="000000"/>
          <w:sz w:val="21"/>
          <w:szCs w:val="21"/>
          <w:highlight w:val="none"/>
          <w:rPrChange w:id="2758"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759" w:author="lg" w:date="2026-01-14T17:24:29Z">
            <w:rPr>
              <w:rFonts w:hint="eastAsia" w:ascii="宋体" w:hAnsi="宋体"/>
              <w:color w:val="000000"/>
              <w:sz w:val="20"/>
              <w:szCs w:val="24"/>
              <w:highlight w:val="none"/>
            </w:rPr>
          </w:rPrChange>
        </w:rPr>
        <w:t>脐橙采摘机器人末端执行器设计与试验</w:t>
      </w:r>
      <w:r>
        <w:rPr>
          <w:rFonts w:hint="default" w:ascii="Times New Roman" w:hAnsi="Times New Roman" w:eastAsia="Times New Roman"/>
          <w:color w:val="000000"/>
          <w:sz w:val="21"/>
          <w:szCs w:val="21"/>
          <w:highlight w:val="none"/>
          <w:rPrChange w:id="2760" w:author="lg" w:date="2026-01-14T17:24:29Z">
            <w:rPr>
              <w:rFonts w:hint="default" w:ascii="Times New Roman" w:hAnsi="Times New Roman" w:eastAsia="Times New Roman"/>
              <w:color w:val="000000"/>
              <w:sz w:val="20"/>
              <w:szCs w:val="24"/>
              <w:highlight w:val="none"/>
            </w:rPr>
          </w:rPrChange>
        </w:rPr>
        <w:t xml:space="preserve">[J]. </w:t>
      </w:r>
      <w:r>
        <w:rPr>
          <w:rFonts w:hint="eastAsia" w:ascii="宋体" w:hAnsi="宋体"/>
          <w:color w:val="000000"/>
          <w:sz w:val="21"/>
          <w:szCs w:val="21"/>
          <w:highlight w:val="none"/>
          <w:rPrChange w:id="2761" w:author="lg" w:date="2026-01-14T17:24:29Z">
            <w:rPr>
              <w:rFonts w:hint="eastAsia" w:ascii="宋体" w:hAnsi="宋体"/>
              <w:color w:val="000000"/>
              <w:sz w:val="20"/>
              <w:szCs w:val="24"/>
              <w:highlight w:val="none"/>
            </w:rPr>
          </w:rPrChange>
        </w:rPr>
        <w:t>农业工程学报</w:t>
      </w:r>
      <w:r>
        <w:rPr>
          <w:rFonts w:hint="default" w:ascii="Times New Roman" w:hAnsi="Times New Roman" w:eastAsia="Times New Roman"/>
          <w:color w:val="000000"/>
          <w:sz w:val="21"/>
          <w:szCs w:val="21"/>
          <w:highlight w:val="none"/>
          <w:rPrChange w:id="2762" w:author="lg" w:date="2026-01-14T17:24:29Z">
            <w:rPr>
              <w:rFonts w:hint="default" w:ascii="Times New Roman" w:hAnsi="Times New Roman" w:eastAsia="Times New Roman"/>
              <w:color w:val="000000"/>
              <w:sz w:val="20"/>
              <w:szCs w:val="24"/>
              <w:highlight w:val="none"/>
            </w:rPr>
          </w:rPrChange>
        </w:rPr>
        <w:t>, 2018,34(12):53-61.</w:t>
      </w:r>
    </w:p>
    <w:p w14:paraId="00FE3161">
      <w:pPr>
        <w:wordWrap w:val="0"/>
        <w:spacing w:beforeLines="0" w:afterLines="0"/>
        <w:ind w:left="420"/>
        <w:rPr>
          <w:rFonts w:hint="eastAsia"/>
          <w:sz w:val="21"/>
          <w:szCs w:val="21"/>
          <w:highlight w:val="none"/>
          <w:rPrChange w:id="2763" w:author="lg" w:date="2026-01-14T17:24:29Z">
            <w:rPr>
              <w:rFonts w:hint="eastAsia"/>
              <w:sz w:val="24"/>
              <w:szCs w:val="24"/>
              <w:highlight w:val="none"/>
            </w:rPr>
          </w:rPrChange>
        </w:rPr>
      </w:pPr>
      <w:ins w:id="2764" w:author="lg" w:date="2026-01-13T22:39:20Z">
        <w:r>
          <w:rPr>
            <w:rFonts w:hint="default" w:ascii="Times New Roman" w:hAnsi="Times New Roman" w:eastAsia="Times New Roman"/>
            <w:color w:val="000000"/>
            <w:sz w:val="21"/>
            <w:szCs w:val="21"/>
            <w:highlight w:val="none"/>
            <w:rPrChange w:id="2765" w:author="lg" w:date="2026-01-14T17:24:29Z">
              <w:rPr>
                <w:rFonts w:hint="default" w:ascii="Times New Roman" w:hAnsi="Times New Roman" w:eastAsia="Times New Roman"/>
                <w:color w:val="000000"/>
                <w:sz w:val="20"/>
                <w:szCs w:val="24"/>
                <w:highlight w:val="none"/>
              </w:rPr>
            </w:rPrChange>
          </w:rPr>
          <w:t>X</w:t>
        </w:r>
      </w:ins>
      <w:ins w:id="2766" w:author="lg" w:date="2026-01-13T22:48:30Z">
        <w:r>
          <w:rPr>
            <w:rFonts w:hint="eastAsia" w:eastAsia="宋体"/>
            <w:color w:val="000000"/>
            <w:sz w:val="21"/>
            <w:szCs w:val="21"/>
            <w:highlight w:val="none"/>
            <w:lang w:val="en-US" w:eastAsia="zh-CN"/>
            <w:rPrChange w:id="2767" w:author="lg" w:date="2026-01-14T17:24:29Z">
              <w:rPr>
                <w:rFonts w:hint="eastAsia" w:eastAsia="宋体"/>
                <w:color w:val="000000"/>
                <w:sz w:val="20"/>
                <w:szCs w:val="24"/>
                <w:highlight w:val="none"/>
                <w:lang w:val="en-US" w:eastAsia="zh-CN"/>
              </w:rPr>
            </w:rPrChange>
          </w:rPr>
          <w:t>U</w:t>
        </w:r>
      </w:ins>
      <w:ins w:id="2768" w:author="lg" w:date="2026-01-13T22:39:23Z">
        <w:r>
          <w:rPr>
            <w:rFonts w:hint="eastAsia" w:eastAsia="宋体"/>
            <w:color w:val="000000"/>
            <w:sz w:val="21"/>
            <w:szCs w:val="21"/>
            <w:highlight w:val="none"/>
            <w:lang w:val="en-US" w:eastAsia="zh-CN"/>
            <w:rPrChange w:id="2769"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770" w:author="lg" w:date="2026-01-14T17:24:29Z">
            <w:rPr>
              <w:rFonts w:hint="default" w:ascii="Times New Roman" w:hAnsi="Times New Roman" w:eastAsia="Times New Roman"/>
              <w:color w:val="000000"/>
              <w:sz w:val="20"/>
              <w:szCs w:val="24"/>
              <w:highlight w:val="none"/>
            </w:rPr>
          </w:rPrChange>
        </w:rPr>
        <w:t>Li</w:t>
      </w:r>
      <w:del w:id="2771" w:author="lg" w:date="2026-01-13T22:54:05Z">
        <w:r>
          <w:rPr>
            <w:rFonts w:hint="default" w:ascii="Times New Roman" w:hAnsi="Times New Roman" w:eastAsia="Times New Roman"/>
            <w:color w:val="000000"/>
            <w:sz w:val="21"/>
            <w:szCs w:val="21"/>
            <w:highlight w:val="none"/>
            <w:rPrChange w:id="2772"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2773" w:author="lg" w:date="2026-01-14T17:24:29Z">
            <w:rPr>
              <w:rFonts w:hint="default" w:ascii="Times New Roman" w:hAnsi="Times New Roman" w:eastAsia="Times New Roman"/>
              <w:color w:val="000000"/>
              <w:sz w:val="20"/>
              <w:szCs w:val="24"/>
              <w:highlight w:val="none"/>
            </w:rPr>
          </w:rPrChange>
        </w:rPr>
        <w:t>ming</w:t>
      </w:r>
      <w:del w:id="2774" w:author="lg" w:date="2026-01-13T22:39:20Z">
        <w:r>
          <w:rPr>
            <w:rFonts w:hint="default" w:ascii="Times New Roman" w:hAnsi="Times New Roman" w:eastAsia="Times New Roman"/>
            <w:color w:val="000000"/>
            <w:sz w:val="21"/>
            <w:szCs w:val="21"/>
            <w:highlight w:val="none"/>
            <w:rPrChange w:id="2775" w:author="lg" w:date="2026-01-14T17:24:29Z">
              <w:rPr>
                <w:rFonts w:hint="default" w:ascii="Times New Roman" w:hAnsi="Times New Roman" w:eastAsia="Times New Roman"/>
                <w:color w:val="000000"/>
                <w:sz w:val="20"/>
                <w:szCs w:val="24"/>
                <w:highlight w:val="none"/>
              </w:rPr>
            </w:rPrChange>
          </w:rPr>
          <w:delText xml:space="preserve"> Xu</w:delText>
        </w:r>
      </w:del>
      <w:r>
        <w:rPr>
          <w:rFonts w:hint="default" w:ascii="Times New Roman" w:hAnsi="Times New Roman" w:eastAsia="Times New Roman"/>
          <w:color w:val="000000"/>
          <w:sz w:val="21"/>
          <w:szCs w:val="21"/>
          <w:highlight w:val="none"/>
          <w:rPrChange w:id="2776" w:author="lg" w:date="2026-01-14T17:24:29Z">
            <w:rPr>
              <w:rFonts w:hint="default" w:ascii="Times New Roman" w:hAnsi="Times New Roman" w:eastAsia="Times New Roman"/>
              <w:color w:val="000000"/>
              <w:sz w:val="20"/>
              <w:szCs w:val="24"/>
              <w:highlight w:val="none"/>
            </w:rPr>
          </w:rPrChange>
        </w:rPr>
        <w:t xml:space="preserve">, </w:t>
      </w:r>
      <w:ins w:id="2777" w:author="lg" w:date="2026-01-13T22:39:27Z">
        <w:r>
          <w:rPr>
            <w:rFonts w:hint="default" w:ascii="Times New Roman" w:hAnsi="Times New Roman" w:eastAsia="Times New Roman"/>
            <w:color w:val="000000"/>
            <w:sz w:val="21"/>
            <w:szCs w:val="21"/>
            <w:highlight w:val="none"/>
            <w:rPrChange w:id="2778" w:author="lg" w:date="2026-01-14T17:24:29Z">
              <w:rPr>
                <w:rFonts w:hint="default" w:ascii="Times New Roman" w:hAnsi="Times New Roman" w:eastAsia="Times New Roman"/>
                <w:color w:val="000000"/>
                <w:sz w:val="20"/>
                <w:szCs w:val="24"/>
                <w:highlight w:val="none"/>
              </w:rPr>
            </w:rPrChange>
          </w:rPr>
          <w:t>L</w:t>
        </w:r>
      </w:ins>
      <w:ins w:id="2779" w:author="lg" w:date="2026-01-13T22:48:34Z">
        <w:r>
          <w:rPr>
            <w:rFonts w:hint="eastAsia" w:eastAsia="宋体"/>
            <w:color w:val="000000"/>
            <w:sz w:val="21"/>
            <w:szCs w:val="21"/>
            <w:highlight w:val="none"/>
            <w:lang w:val="en-US" w:eastAsia="zh-CN"/>
            <w:rPrChange w:id="2780" w:author="lg" w:date="2026-01-14T17:24:29Z">
              <w:rPr>
                <w:rFonts w:hint="eastAsia" w:eastAsia="宋体"/>
                <w:color w:val="000000"/>
                <w:sz w:val="20"/>
                <w:szCs w:val="24"/>
                <w:highlight w:val="none"/>
                <w:lang w:val="en-US" w:eastAsia="zh-CN"/>
              </w:rPr>
            </w:rPrChange>
          </w:rPr>
          <w:t>I</w:t>
        </w:r>
      </w:ins>
      <w:ins w:id="2781" w:author="lg" w:date="2026-01-13T22:48:35Z">
        <w:r>
          <w:rPr>
            <w:rFonts w:hint="eastAsia" w:eastAsia="宋体"/>
            <w:color w:val="000000"/>
            <w:sz w:val="21"/>
            <w:szCs w:val="21"/>
            <w:highlight w:val="none"/>
            <w:lang w:val="en-US" w:eastAsia="zh-CN"/>
            <w:rPrChange w:id="2782" w:author="lg" w:date="2026-01-14T17:24:29Z">
              <w:rPr>
                <w:rFonts w:hint="eastAsia" w:eastAsia="宋体"/>
                <w:color w:val="000000"/>
                <w:sz w:val="20"/>
                <w:szCs w:val="24"/>
                <w:highlight w:val="none"/>
                <w:lang w:val="en-US" w:eastAsia="zh-CN"/>
              </w:rPr>
            </w:rPrChange>
          </w:rPr>
          <w:t>U</w:t>
        </w:r>
      </w:ins>
      <w:ins w:id="2783" w:author="lg" w:date="2026-01-13T22:39:30Z">
        <w:r>
          <w:rPr>
            <w:rFonts w:hint="eastAsia" w:eastAsia="宋体"/>
            <w:color w:val="000000"/>
            <w:sz w:val="21"/>
            <w:szCs w:val="21"/>
            <w:highlight w:val="none"/>
            <w:lang w:val="en-US" w:eastAsia="zh-CN"/>
            <w:rPrChange w:id="2784"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785" w:author="lg" w:date="2026-01-14T17:24:29Z">
            <w:rPr>
              <w:rFonts w:hint="default" w:ascii="Times New Roman" w:hAnsi="Times New Roman" w:eastAsia="Times New Roman"/>
              <w:color w:val="000000"/>
              <w:sz w:val="20"/>
              <w:szCs w:val="24"/>
              <w:highlight w:val="none"/>
            </w:rPr>
          </w:rPrChange>
        </w:rPr>
        <w:t>Xu</w:t>
      </w:r>
      <w:del w:id="2786" w:author="lg" w:date="2026-01-13T22:54:06Z">
        <w:r>
          <w:rPr>
            <w:rFonts w:hint="default" w:ascii="Times New Roman" w:hAnsi="Times New Roman" w:eastAsia="Times New Roman"/>
            <w:color w:val="000000"/>
            <w:sz w:val="21"/>
            <w:szCs w:val="21"/>
            <w:highlight w:val="none"/>
            <w:rPrChange w:id="2787"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2788" w:author="lg" w:date="2026-01-14T17:24:29Z">
            <w:rPr>
              <w:rFonts w:hint="default" w:ascii="Times New Roman" w:hAnsi="Times New Roman" w:eastAsia="Times New Roman"/>
              <w:color w:val="000000"/>
              <w:sz w:val="20"/>
              <w:szCs w:val="24"/>
              <w:highlight w:val="none"/>
            </w:rPr>
          </w:rPrChange>
        </w:rPr>
        <w:t>dong</w:t>
      </w:r>
      <w:del w:id="2789" w:author="lg" w:date="2026-01-13T22:39:27Z">
        <w:r>
          <w:rPr>
            <w:rFonts w:hint="default" w:ascii="Times New Roman" w:hAnsi="Times New Roman" w:eastAsia="Times New Roman"/>
            <w:color w:val="000000"/>
            <w:sz w:val="21"/>
            <w:szCs w:val="21"/>
            <w:highlight w:val="none"/>
            <w:rPrChange w:id="2790" w:author="lg" w:date="2026-01-14T17:24:29Z">
              <w:rPr>
                <w:rFonts w:hint="default" w:ascii="Times New Roman" w:hAnsi="Times New Roman" w:eastAsia="Times New Roman"/>
                <w:color w:val="000000"/>
                <w:sz w:val="20"/>
                <w:szCs w:val="24"/>
                <w:highlight w:val="none"/>
              </w:rPr>
            </w:rPrChange>
          </w:rPr>
          <w:delText xml:space="preserve"> Liu</w:delText>
        </w:r>
      </w:del>
      <w:r>
        <w:rPr>
          <w:rFonts w:hint="default" w:ascii="Times New Roman" w:hAnsi="Times New Roman" w:eastAsia="Times New Roman"/>
          <w:color w:val="000000"/>
          <w:sz w:val="21"/>
          <w:szCs w:val="21"/>
          <w:highlight w:val="none"/>
          <w:rPrChange w:id="2791" w:author="lg" w:date="2026-01-14T17:24:29Z">
            <w:rPr>
              <w:rFonts w:hint="default" w:ascii="Times New Roman" w:hAnsi="Times New Roman" w:eastAsia="Times New Roman"/>
              <w:color w:val="000000"/>
              <w:sz w:val="20"/>
              <w:szCs w:val="24"/>
              <w:highlight w:val="none"/>
            </w:rPr>
          </w:rPrChange>
        </w:rPr>
        <w:t xml:space="preserve">, </w:t>
      </w:r>
      <w:ins w:id="2792" w:author="lg" w:date="2026-01-13T22:39:36Z">
        <w:r>
          <w:rPr>
            <w:rFonts w:hint="default" w:ascii="Times New Roman" w:hAnsi="Times New Roman" w:eastAsia="Times New Roman"/>
            <w:color w:val="000000"/>
            <w:sz w:val="21"/>
            <w:szCs w:val="21"/>
            <w:highlight w:val="none"/>
            <w:rPrChange w:id="2793" w:author="lg" w:date="2026-01-14T17:24:29Z">
              <w:rPr>
                <w:rFonts w:hint="default" w:ascii="Times New Roman" w:hAnsi="Times New Roman" w:eastAsia="Times New Roman"/>
                <w:color w:val="000000"/>
                <w:sz w:val="20"/>
                <w:szCs w:val="24"/>
                <w:highlight w:val="none"/>
              </w:rPr>
            </w:rPrChange>
          </w:rPr>
          <w:t>Z</w:t>
        </w:r>
      </w:ins>
      <w:ins w:id="2794" w:author="lg" w:date="2026-01-13T22:48:37Z">
        <w:r>
          <w:rPr>
            <w:rFonts w:hint="eastAsia" w:eastAsia="宋体"/>
            <w:color w:val="000000"/>
            <w:sz w:val="21"/>
            <w:szCs w:val="21"/>
            <w:highlight w:val="none"/>
            <w:lang w:val="en-US" w:eastAsia="zh-CN"/>
            <w:rPrChange w:id="2795" w:author="lg" w:date="2026-01-14T17:24:29Z">
              <w:rPr>
                <w:rFonts w:hint="eastAsia" w:eastAsia="宋体"/>
                <w:color w:val="000000"/>
                <w:sz w:val="20"/>
                <w:szCs w:val="24"/>
                <w:highlight w:val="none"/>
                <w:lang w:val="en-US" w:eastAsia="zh-CN"/>
              </w:rPr>
            </w:rPrChange>
          </w:rPr>
          <w:t>H</w:t>
        </w:r>
      </w:ins>
      <w:ins w:id="2796" w:author="lg" w:date="2026-01-13T22:48:38Z">
        <w:r>
          <w:rPr>
            <w:rFonts w:hint="eastAsia" w:eastAsia="宋体"/>
            <w:color w:val="000000"/>
            <w:sz w:val="21"/>
            <w:szCs w:val="21"/>
            <w:highlight w:val="none"/>
            <w:lang w:val="en-US" w:eastAsia="zh-CN"/>
            <w:rPrChange w:id="2797" w:author="lg" w:date="2026-01-14T17:24:29Z">
              <w:rPr>
                <w:rFonts w:hint="eastAsia" w:eastAsia="宋体"/>
                <w:color w:val="000000"/>
                <w:sz w:val="20"/>
                <w:szCs w:val="24"/>
                <w:highlight w:val="none"/>
                <w:lang w:val="en-US" w:eastAsia="zh-CN"/>
              </w:rPr>
            </w:rPrChange>
          </w:rPr>
          <w:t>ANG</w:t>
        </w:r>
      </w:ins>
      <w:ins w:id="2798" w:author="lg" w:date="2026-01-13T22:39:38Z">
        <w:r>
          <w:rPr>
            <w:rFonts w:hint="eastAsia" w:eastAsia="宋体"/>
            <w:color w:val="000000"/>
            <w:sz w:val="21"/>
            <w:szCs w:val="21"/>
            <w:highlight w:val="none"/>
            <w:lang w:val="en-US" w:eastAsia="zh-CN"/>
            <w:rPrChange w:id="2799"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800" w:author="lg" w:date="2026-01-14T17:24:29Z">
            <w:rPr>
              <w:rFonts w:hint="default" w:ascii="Times New Roman" w:hAnsi="Times New Roman" w:eastAsia="Times New Roman"/>
              <w:color w:val="000000"/>
              <w:sz w:val="20"/>
              <w:szCs w:val="24"/>
              <w:highlight w:val="none"/>
            </w:rPr>
          </w:rPrChange>
        </w:rPr>
        <w:t>Kai</w:t>
      </w:r>
      <w:del w:id="2801" w:author="lg" w:date="2026-01-13T22:54:08Z">
        <w:r>
          <w:rPr>
            <w:rFonts w:hint="default" w:ascii="Times New Roman" w:hAnsi="Times New Roman" w:eastAsia="Times New Roman"/>
            <w:color w:val="000000"/>
            <w:sz w:val="21"/>
            <w:szCs w:val="21"/>
            <w:highlight w:val="none"/>
            <w:rPrChange w:id="2802"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2803" w:author="lg" w:date="2026-01-14T17:24:29Z">
            <w:rPr>
              <w:rFonts w:hint="default" w:ascii="Times New Roman" w:hAnsi="Times New Roman" w:eastAsia="Times New Roman"/>
              <w:color w:val="000000"/>
              <w:sz w:val="20"/>
              <w:szCs w:val="24"/>
              <w:highlight w:val="none"/>
            </w:rPr>
          </w:rPrChange>
        </w:rPr>
        <w:t>liang</w:t>
      </w:r>
      <w:del w:id="2804" w:author="lg" w:date="2026-01-13T22:39:36Z">
        <w:r>
          <w:rPr>
            <w:rFonts w:hint="default" w:ascii="Times New Roman" w:hAnsi="Times New Roman" w:eastAsia="Times New Roman"/>
            <w:color w:val="000000"/>
            <w:sz w:val="21"/>
            <w:szCs w:val="21"/>
            <w:highlight w:val="none"/>
            <w:rPrChange w:id="2805" w:author="lg" w:date="2026-01-14T17:24:29Z">
              <w:rPr>
                <w:rFonts w:hint="default" w:ascii="Times New Roman" w:hAnsi="Times New Roman" w:eastAsia="Times New Roman"/>
                <w:color w:val="000000"/>
                <w:sz w:val="20"/>
                <w:szCs w:val="24"/>
                <w:highlight w:val="none"/>
              </w:rPr>
            </w:rPrChange>
          </w:rPr>
          <w:delText xml:space="preserve"> Zhang</w:delText>
        </w:r>
      </w:del>
      <w:r>
        <w:rPr>
          <w:rFonts w:hint="default" w:ascii="Times New Roman" w:hAnsi="Times New Roman" w:eastAsia="Times New Roman"/>
          <w:color w:val="000000"/>
          <w:sz w:val="21"/>
          <w:szCs w:val="21"/>
          <w:highlight w:val="none"/>
          <w:rPrChange w:id="2806" w:author="lg" w:date="2026-01-14T17:24:29Z">
            <w:rPr>
              <w:rFonts w:hint="default" w:ascii="Times New Roman" w:hAnsi="Times New Roman" w:eastAsia="Times New Roman"/>
              <w:color w:val="000000"/>
              <w:sz w:val="20"/>
              <w:szCs w:val="24"/>
              <w:highlight w:val="none"/>
            </w:rPr>
          </w:rPrChange>
        </w:rPr>
        <w:t>, et al.Design and test of end-effector for navel orange picking robot</w:t>
      </w:r>
      <w:r>
        <w:rPr>
          <w:rFonts w:ascii="Times New Roman" w:hAnsi="Times New Roman" w:eastAsia="宋体" w:cs="Times New Roman"/>
          <w:color w:val="000000"/>
          <w:kern w:val="0"/>
          <w:sz w:val="21"/>
          <w:szCs w:val="21"/>
          <w:highlight w:val="none"/>
          <w:rPrChange w:id="2807" w:author="lg" w:date="2026-01-14T17:24:29Z">
            <w:rPr>
              <w:rFonts w:ascii="Times New Roman" w:hAnsi="Times New Roman" w:eastAsia="宋体" w:cs="Times New Roman"/>
              <w:color w:val="000000"/>
              <w:kern w:val="0"/>
              <w:sz w:val="20"/>
              <w:szCs w:val="20"/>
              <w:highlight w:val="none"/>
            </w:rPr>
          </w:rPrChange>
        </w:rPr>
        <w:t>[J]</w:t>
      </w:r>
      <w:r>
        <w:rPr>
          <w:rFonts w:hint="eastAsia" w:cs="Times New Roman"/>
          <w:color w:val="000000"/>
          <w:kern w:val="0"/>
          <w:sz w:val="21"/>
          <w:szCs w:val="21"/>
          <w:highlight w:val="none"/>
          <w:lang w:val="en-US" w:eastAsia="zh-CN"/>
          <w:rPrChange w:id="2808" w:author="lg" w:date="2026-01-14T17:24:29Z">
            <w:rPr>
              <w:rFonts w:hint="eastAsia" w:cs="Times New Roman"/>
              <w:color w:val="000000"/>
              <w:kern w:val="0"/>
              <w:sz w:val="20"/>
              <w:szCs w:val="20"/>
              <w:highlight w:val="none"/>
              <w:lang w:val="en-US" w:eastAsia="zh-CN"/>
            </w:rPr>
          </w:rPrChange>
        </w:rPr>
        <w:t xml:space="preserve">. </w:t>
      </w:r>
      <w:r>
        <w:rPr>
          <w:rFonts w:ascii="Times New Roman" w:hAnsi="Times New Roman" w:eastAsia="宋体" w:cs="Times New Roman"/>
          <w:color w:val="000000"/>
          <w:kern w:val="0"/>
          <w:sz w:val="21"/>
          <w:szCs w:val="21"/>
          <w:highlight w:val="none"/>
          <w:rPrChange w:id="2809" w:author="lg" w:date="2026-01-14T17:24:29Z">
            <w:rPr>
              <w:rFonts w:ascii="Times New Roman" w:hAnsi="Times New Roman" w:eastAsia="宋体" w:cs="Times New Roman"/>
              <w:color w:val="000000"/>
              <w:kern w:val="0"/>
              <w:sz w:val="20"/>
              <w:szCs w:val="20"/>
              <w:highlight w:val="none"/>
            </w:rPr>
          </w:rPrChange>
        </w:rPr>
        <w:t>Transactions of the CSAE</w:t>
      </w:r>
      <w:r>
        <w:rPr>
          <w:rFonts w:hint="eastAsia" w:cs="Times New Roman"/>
          <w:color w:val="000000"/>
          <w:kern w:val="0"/>
          <w:sz w:val="21"/>
          <w:szCs w:val="21"/>
          <w:highlight w:val="none"/>
          <w:lang w:val="en-US" w:eastAsia="zh-CN"/>
          <w:rPrChange w:id="2810" w:author="lg" w:date="2026-01-14T17:24:29Z">
            <w:rPr>
              <w:rFonts w:hint="eastAsia" w:cs="Times New Roman"/>
              <w:color w:val="000000"/>
              <w:kern w:val="0"/>
              <w:sz w:val="20"/>
              <w:szCs w:val="20"/>
              <w:highlight w:val="none"/>
              <w:lang w:val="en-US" w:eastAsia="zh-CN"/>
            </w:rPr>
          </w:rPrChange>
        </w:rPr>
        <w:t xml:space="preserve"> </w:t>
      </w:r>
      <w:r>
        <w:rPr>
          <w:rFonts w:hint="default" w:ascii="Times New Roman" w:hAnsi="Times New Roman" w:eastAsia="Times New Roman"/>
          <w:color w:val="000000"/>
          <w:sz w:val="21"/>
          <w:szCs w:val="21"/>
          <w:highlight w:val="none"/>
          <w:rPrChange w:id="2811" w:author="lg" w:date="2026-01-14T17:24:29Z">
            <w:rPr>
              <w:rFonts w:hint="default" w:ascii="Times New Roman" w:hAnsi="Times New Roman" w:eastAsia="Times New Roman"/>
              <w:color w:val="000000"/>
              <w:sz w:val="20"/>
              <w:szCs w:val="24"/>
              <w:highlight w:val="none"/>
            </w:rPr>
          </w:rPrChange>
        </w:rPr>
        <w:t>2018,34(12):53-61.(in Chinese</w:t>
      </w:r>
      <w:del w:id="2812" w:author="lg" w:date="2026-01-13T22:46:40Z">
        <w:r>
          <w:rPr>
            <w:rFonts w:hint="default" w:ascii="Times New Roman" w:hAnsi="Times New Roman" w:eastAsia="Times New Roman"/>
            <w:color w:val="000000"/>
            <w:sz w:val="21"/>
            <w:szCs w:val="21"/>
            <w:highlight w:val="none"/>
            <w:rPrChange w:id="2813" w:author="lg" w:date="2026-01-14T17:24:29Z">
              <w:rPr>
                <w:rFonts w:hint="default" w:ascii="Times New Roman" w:hAnsi="Times New Roman" w:eastAsia="Times New Roman"/>
                <w:color w:val="000000"/>
                <w:sz w:val="20"/>
                <w:szCs w:val="24"/>
                <w:highlight w:val="none"/>
              </w:rPr>
            </w:rPrChange>
          </w:rPr>
          <w:delText xml:space="preserve"> with English abstract</w:delText>
        </w:r>
      </w:del>
      <w:r>
        <w:rPr>
          <w:rFonts w:hint="default" w:ascii="Times New Roman" w:hAnsi="Times New Roman" w:eastAsia="Times New Roman"/>
          <w:color w:val="000000"/>
          <w:sz w:val="21"/>
          <w:szCs w:val="21"/>
          <w:highlight w:val="none"/>
          <w:rPrChange w:id="2814" w:author="lg" w:date="2026-01-14T17:24:29Z">
            <w:rPr>
              <w:rFonts w:hint="default" w:ascii="Times New Roman" w:hAnsi="Times New Roman" w:eastAsia="Times New Roman"/>
              <w:color w:val="000000"/>
              <w:sz w:val="20"/>
              <w:szCs w:val="24"/>
              <w:highlight w:val="none"/>
            </w:rPr>
          </w:rPrChange>
        </w:rPr>
        <w:t>)</w:t>
      </w:r>
      <w:r>
        <w:rPr>
          <w:rFonts w:hint="eastAsia"/>
          <w:color w:val="000000"/>
          <w:sz w:val="21"/>
          <w:szCs w:val="21"/>
          <w:highlight w:val="none"/>
          <w:lang w:val="en-US" w:eastAsia="zh-CN"/>
          <w:rPrChange w:id="2815" w:author="lg" w:date="2026-01-14T17:24:29Z">
            <w:rPr>
              <w:rFonts w:hint="eastAsia"/>
              <w:color w:val="000000"/>
              <w:sz w:val="20"/>
              <w:szCs w:val="24"/>
              <w:highlight w:val="none"/>
              <w:lang w:val="en-US" w:eastAsia="zh-CN"/>
            </w:rPr>
          </w:rPrChange>
        </w:rPr>
        <w:t xml:space="preserve"> </w:t>
      </w:r>
    </w:p>
    <w:p w14:paraId="02904698">
      <w:pPr>
        <w:wordWrap w:val="0"/>
        <w:spacing w:beforeLines="0" w:afterLines="0"/>
        <w:ind w:left="420" w:hanging="420"/>
        <w:rPr>
          <w:rFonts w:hint="default"/>
          <w:sz w:val="21"/>
          <w:szCs w:val="21"/>
          <w:highlight w:val="none"/>
          <w:rPrChange w:id="2816"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2817" w:author="lg" w:date="2026-01-14T17:24:29Z">
            <w:rPr>
              <w:rFonts w:hint="default" w:ascii="Times New Roman" w:hAnsi="Times New Roman" w:eastAsia="Times New Roman"/>
              <w:color w:val="000000"/>
              <w:sz w:val="20"/>
              <w:szCs w:val="24"/>
              <w:highlight w:val="none"/>
            </w:rPr>
          </w:rPrChange>
        </w:rPr>
        <w:t xml:space="preserve">[15] </w:t>
      </w:r>
      <w:r>
        <w:rPr>
          <w:rFonts w:hint="eastAsia" w:ascii="宋体" w:hAnsi="宋体"/>
          <w:color w:val="000000"/>
          <w:sz w:val="21"/>
          <w:szCs w:val="21"/>
          <w:highlight w:val="none"/>
          <w:rPrChange w:id="2818" w:author="lg" w:date="2026-01-14T17:24:29Z">
            <w:rPr>
              <w:rFonts w:hint="eastAsia" w:ascii="宋体" w:hAnsi="宋体"/>
              <w:color w:val="000000"/>
              <w:sz w:val="20"/>
              <w:szCs w:val="24"/>
              <w:highlight w:val="none"/>
            </w:rPr>
          </w:rPrChange>
        </w:rPr>
        <w:t>虞浪</w:t>
      </w:r>
      <w:r>
        <w:rPr>
          <w:rFonts w:hint="default" w:ascii="Times New Roman" w:hAnsi="Times New Roman" w:eastAsia="Times New Roman"/>
          <w:color w:val="000000"/>
          <w:sz w:val="21"/>
          <w:szCs w:val="21"/>
          <w:highlight w:val="none"/>
          <w:rPrChange w:id="2819"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820" w:author="lg" w:date="2026-01-14T17:24:29Z">
            <w:rPr>
              <w:rFonts w:hint="eastAsia" w:ascii="宋体" w:hAnsi="宋体"/>
              <w:color w:val="000000"/>
              <w:sz w:val="20"/>
              <w:szCs w:val="24"/>
              <w:highlight w:val="none"/>
            </w:rPr>
          </w:rPrChange>
        </w:rPr>
        <w:t>俞高红</w:t>
      </w:r>
      <w:r>
        <w:rPr>
          <w:rFonts w:hint="default" w:ascii="Times New Roman" w:hAnsi="Times New Roman" w:eastAsia="Times New Roman"/>
          <w:color w:val="000000"/>
          <w:sz w:val="21"/>
          <w:szCs w:val="21"/>
          <w:highlight w:val="none"/>
          <w:rPrChange w:id="2821"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822" w:author="lg" w:date="2026-01-14T17:24:29Z">
            <w:rPr>
              <w:rFonts w:hint="eastAsia" w:ascii="宋体" w:hAnsi="宋体"/>
              <w:color w:val="000000"/>
              <w:sz w:val="20"/>
              <w:szCs w:val="24"/>
              <w:highlight w:val="none"/>
            </w:rPr>
          </w:rPrChange>
        </w:rPr>
        <w:t>吴浩宇</w:t>
      </w:r>
      <w:r>
        <w:rPr>
          <w:rFonts w:hint="default" w:ascii="Times New Roman" w:hAnsi="Times New Roman" w:eastAsia="Times New Roman"/>
          <w:color w:val="000000"/>
          <w:sz w:val="21"/>
          <w:szCs w:val="21"/>
          <w:highlight w:val="none"/>
          <w:rPrChange w:id="2823"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824" w:author="lg" w:date="2026-01-14T17:24:29Z">
            <w:rPr>
              <w:rFonts w:hint="eastAsia" w:ascii="宋体" w:hAnsi="宋体"/>
              <w:color w:val="000000"/>
              <w:sz w:val="20"/>
              <w:szCs w:val="24"/>
              <w:highlight w:val="none"/>
            </w:rPr>
          </w:rPrChange>
        </w:rPr>
        <w:t>等</w:t>
      </w:r>
      <w:r>
        <w:rPr>
          <w:rFonts w:hint="default" w:ascii="Times New Roman" w:hAnsi="Times New Roman" w:eastAsia="Times New Roman"/>
          <w:color w:val="000000"/>
          <w:sz w:val="21"/>
          <w:szCs w:val="21"/>
          <w:highlight w:val="none"/>
          <w:rPrChange w:id="2825"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826" w:author="lg" w:date="2026-01-14T17:24:29Z">
            <w:rPr>
              <w:rFonts w:hint="eastAsia" w:ascii="宋体" w:hAnsi="宋体"/>
              <w:color w:val="000000"/>
              <w:sz w:val="20"/>
              <w:szCs w:val="24"/>
              <w:highlight w:val="none"/>
            </w:rPr>
          </w:rPrChange>
        </w:rPr>
        <w:t>欠驱动关节型柑橘采摘末端执行器设计与试验</w:t>
      </w:r>
      <w:r>
        <w:rPr>
          <w:rFonts w:hint="default" w:ascii="Times New Roman" w:hAnsi="Times New Roman" w:eastAsia="Times New Roman"/>
          <w:color w:val="000000"/>
          <w:sz w:val="21"/>
          <w:szCs w:val="21"/>
          <w:highlight w:val="none"/>
          <w:rPrChange w:id="2827" w:author="lg" w:date="2026-01-14T17:24:29Z">
            <w:rPr>
              <w:rFonts w:hint="default" w:ascii="Times New Roman" w:hAnsi="Times New Roman" w:eastAsia="Times New Roman"/>
              <w:color w:val="000000"/>
              <w:sz w:val="20"/>
              <w:szCs w:val="24"/>
              <w:highlight w:val="none"/>
            </w:rPr>
          </w:rPrChange>
        </w:rPr>
        <w:t xml:space="preserve">[J]. </w:t>
      </w:r>
      <w:r>
        <w:rPr>
          <w:rFonts w:hint="eastAsia" w:ascii="宋体" w:hAnsi="宋体"/>
          <w:color w:val="000000"/>
          <w:sz w:val="21"/>
          <w:szCs w:val="21"/>
          <w:highlight w:val="none"/>
          <w:rPrChange w:id="2828" w:author="lg" w:date="2026-01-14T17:24:29Z">
            <w:rPr>
              <w:rFonts w:hint="eastAsia" w:ascii="宋体" w:hAnsi="宋体"/>
              <w:color w:val="000000"/>
              <w:sz w:val="20"/>
              <w:szCs w:val="24"/>
              <w:highlight w:val="none"/>
            </w:rPr>
          </w:rPrChange>
        </w:rPr>
        <w:t>农业工程学报</w:t>
      </w:r>
      <w:r>
        <w:rPr>
          <w:rFonts w:hint="default" w:ascii="Times New Roman" w:hAnsi="Times New Roman" w:eastAsia="Times New Roman"/>
          <w:color w:val="000000"/>
          <w:sz w:val="21"/>
          <w:szCs w:val="21"/>
          <w:highlight w:val="none"/>
          <w:rPrChange w:id="2829" w:author="lg" w:date="2026-01-14T17:24:29Z">
            <w:rPr>
              <w:rFonts w:hint="default" w:ascii="Times New Roman" w:hAnsi="Times New Roman" w:eastAsia="Times New Roman"/>
              <w:color w:val="000000"/>
              <w:sz w:val="20"/>
              <w:szCs w:val="24"/>
              <w:highlight w:val="none"/>
            </w:rPr>
          </w:rPrChange>
        </w:rPr>
        <w:t>, 2023,39(17):29-38.</w:t>
      </w:r>
    </w:p>
    <w:p w14:paraId="59824E88">
      <w:pPr>
        <w:wordWrap w:val="0"/>
        <w:spacing w:beforeLines="0" w:afterLines="0"/>
        <w:ind w:left="420"/>
        <w:rPr>
          <w:rFonts w:hint="eastAsia"/>
          <w:sz w:val="21"/>
          <w:szCs w:val="21"/>
          <w:highlight w:val="none"/>
          <w:rPrChange w:id="2830" w:author="lg" w:date="2026-01-14T17:24:29Z">
            <w:rPr>
              <w:rFonts w:hint="eastAsia"/>
              <w:sz w:val="24"/>
              <w:szCs w:val="24"/>
              <w:highlight w:val="none"/>
            </w:rPr>
          </w:rPrChange>
        </w:rPr>
      </w:pPr>
      <w:ins w:id="2831" w:author="lg" w:date="2026-01-13T22:39:45Z">
        <w:r>
          <w:rPr>
            <w:rFonts w:hint="default" w:ascii="Times New Roman" w:hAnsi="Times New Roman" w:eastAsia="Times New Roman"/>
            <w:color w:val="000000"/>
            <w:sz w:val="21"/>
            <w:szCs w:val="21"/>
            <w:highlight w:val="none"/>
            <w:rPrChange w:id="2832" w:author="lg" w:date="2026-01-14T17:24:29Z">
              <w:rPr>
                <w:rFonts w:hint="default" w:ascii="Times New Roman" w:hAnsi="Times New Roman" w:eastAsia="Times New Roman"/>
                <w:color w:val="000000"/>
                <w:sz w:val="20"/>
                <w:szCs w:val="24"/>
                <w:highlight w:val="none"/>
              </w:rPr>
            </w:rPrChange>
          </w:rPr>
          <w:t>Y</w:t>
        </w:r>
      </w:ins>
      <w:ins w:id="2833" w:author="lg" w:date="2026-01-13T22:48:44Z">
        <w:r>
          <w:rPr>
            <w:rFonts w:hint="eastAsia" w:eastAsia="宋体"/>
            <w:color w:val="000000"/>
            <w:sz w:val="21"/>
            <w:szCs w:val="21"/>
            <w:highlight w:val="none"/>
            <w:lang w:val="en-US" w:eastAsia="zh-CN"/>
            <w:rPrChange w:id="2834" w:author="lg" w:date="2026-01-14T17:24:29Z">
              <w:rPr>
                <w:rFonts w:hint="eastAsia" w:eastAsia="宋体"/>
                <w:color w:val="000000"/>
                <w:sz w:val="20"/>
                <w:szCs w:val="24"/>
                <w:highlight w:val="none"/>
                <w:lang w:val="en-US" w:eastAsia="zh-CN"/>
              </w:rPr>
            </w:rPrChange>
          </w:rPr>
          <w:t>U</w:t>
        </w:r>
      </w:ins>
      <w:ins w:id="2835" w:author="lg" w:date="2026-01-13T22:39:48Z">
        <w:r>
          <w:rPr>
            <w:rFonts w:hint="eastAsia" w:eastAsia="宋体"/>
            <w:color w:val="000000"/>
            <w:sz w:val="21"/>
            <w:szCs w:val="21"/>
            <w:highlight w:val="none"/>
            <w:lang w:val="en-US" w:eastAsia="zh-CN"/>
            <w:rPrChange w:id="2836"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837" w:author="lg" w:date="2026-01-14T17:24:29Z">
            <w:rPr>
              <w:rFonts w:hint="default" w:ascii="Times New Roman" w:hAnsi="Times New Roman" w:eastAsia="Times New Roman"/>
              <w:color w:val="000000"/>
              <w:sz w:val="20"/>
              <w:szCs w:val="24"/>
              <w:highlight w:val="none"/>
            </w:rPr>
          </w:rPrChange>
        </w:rPr>
        <w:t>Lang</w:t>
      </w:r>
      <w:del w:id="2838" w:author="lg" w:date="2026-01-13T22:39:45Z">
        <w:r>
          <w:rPr>
            <w:rFonts w:hint="default" w:ascii="Times New Roman" w:hAnsi="Times New Roman" w:eastAsia="Times New Roman"/>
            <w:color w:val="000000"/>
            <w:sz w:val="21"/>
            <w:szCs w:val="21"/>
            <w:highlight w:val="none"/>
            <w:rPrChange w:id="2839" w:author="lg" w:date="2026-01-14T17:24:29Z">
              <w:rPr>
                <w:rFonts w:hint="default" w:ascii="Times New Roman" w:hAnsi="Times New Roman" w:eastAsia="Times New Roman"/>
                <w:color w:val="000000"/>
                <w:sz w:val="20"/>
                <w:szCs w:val="24"/>
                <w:highlight w:val="none"/>
              </w:rPr>
            </w:rPrChange>
          </w:rPr>
          <w:delText xml:space="preserve"> Yu</w:delText>
        </w:r>
      </w:del>
      <w:r>
        <w:rPr>
          <w:rFonts w:hint="default" w:ascii="Times New Roman" w:hAnsi="Times New Roman" w:eastAsia="Times New Roman"/>
          <w:color w:val="000000"/>
          <w:sz w:val="21"/>
          <w:szCs w:val="21"/>
          <w:highlight w:val="none"/>
          <w:rPrChange w:id="2840" w:author="lg" w:date="2026-01-14T17:24:29Z">
            <w:rPr>
              <w:rFonts w:hint="default" w:ascii="Times New Roman" w:hAnsi="Times New Roman" w:eastAsia="Times New Roman"/>
              <w:color w:val="000000"/>
              <w:sz w:val="20"/>
              <w:szCs w:val="24"/>
              <w:highlight w:val="none"/>
            </w:rPr>
          </w:rPrChange>
        </w:rPr>
        <w:t xml:space="preserve">, </w:t>
      </w:r>
      <w:ins w:id="2841" w:author="lg" w:date="2026-01-13T22:39:52Z">
        <w:r>
          <w:rPr>
            <w:rFonts w:hint="default" w:ascii="Times New Roman" w:hAnsi="Times New Roman" w:eastAsia="Times New Roman"/>
            <w:color w:val="000000"/>
            <w:sz w:val="21"/>
            <w:szCs w:val="21"/>
            <w:highlight w:val="none"/>
            <w:rPrChange w:id="2842" w:author="lg" w:date="2026-01-14T17:24:29Z">
              <w:rPr>
                <w:rFonts w:hint="default" w:ascii="Times New Roman" w:hAnsi="Times New Roman" w:eastAsia="Times New Roman"/>
                <w:color w:val="000000"/>
                <w:sz w:val="20"/>
                <w:szCs w:val="24"/>
                <w:highlight w:val="none"/>
              </w:rPr>
            </w:rPrChange>
          </w:rPr>
          <w:t>Y</w:t>
        </w:r>
      </w:ins>
      <w:ins w:id="2843" w:author="lg" w:date="2026-01-13T22:48:45Z">
        <w:r>
          <w:rPr>
            <w:rFonts w:hint="eastAsia" w:eastAsia="宋体"/>
            <w:color w:val="000000"/>
            <w:sz w:val="21"/>
            <w:szCs w:val="21"/>
            <w:highlight w:val="none"/>
            <w:lang w:val="en-US" w:eastAsia="zh-CN"/>
            <w:rPrChange w:id="2844" w:author="lg" w:date="2026-01-14T17:24:29Z">
              <w:rPr>
                <w:rFonts w:hint="eastAsia" w:eastAsia="宋体"/>
                <w:color w:val="000000"/>
                <w:sz w:val="20"/>
                <w:szCs w:val="24"/>
                <w:highlight w:val="none"/>
                <w:lang w:val="en-US" w:eastAsia="zh-CN"/>
              </w:rPr>
            </w:rPrChange>
          </w:rPr>
          <w:t>U</w:t>
        </w:r>
      </w:ins>
      <w:ins w:id="2845" w:author="lg" w:date="2026-01-13T22:39:56Z">
        <w:r>
          <w:rPr>
            <w:rFonts w:hint="eastAsia" w:eastAsia="宋体"/>
            <w:color w:val="000000"/>
            <w:sz w:val="21"/>
            <w:szCs w:val="21"/>
            <w:highlight w:val="none"/>
            <w:lang w:val="en-US" w:eastAsia="zh-CN"/>
            <w:rPrChange w:id="2846"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847" w:author="lg" w:date="2026-01-14T17:24:29Z">
            <w:rPr>
              <w:rFonts w:hint="default" w:ascii="Times New Roman" w:hAnsi="Times New Roman" w:eastAsia="Times New Roman"/>
              <w:color w:val="000000"/>
              <w:sz w:val="20"/>
              <w:szCs w:val="24"/>
              <w:highlight w:val="none"/>
            </w:rPr>
          </w:rPrChange>
        </w:rPr>
        <w:t>Gao</w:t>
      </w:r>
      <w:del w:id="2848" w:author="lg" w:date="2026-01-13T22:54:00Z">
        <w:r>
          <w:rPr>
            <w:rFonts w:hint="default" w:ascii="Times New Roman" w:hAnsi="Times New Roman" w:eastAsia="Times New Roman"/>
            <w:color w:val="000000"/>
            <w:sz w:val="21"/>
            <w:szCs w:val="21"/>
            <w:highlight w:val="none"/>
            <w:rPrChange w:id="2849"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2850" w:author="lg" w:date="2026-01-14T17:24:29Z">
            <w:rPr>
              <w:rFonts w:hint="default" w:ascii="Times New Roman" w:hAnsi="Times New Roman" w:eastAsia="Times New Roman"/>
              <w:color w:val="000000"/>
              <w:sz w:val="20"/>
              <w:szCs w:val="24"/>
              <w:highlight w:val="none"/>
            </w:rPr>
          </w:rPrChange>
        </w:rPr>
        <w:t>hong</w:t>
      </w:r>
      <w:del w:id="2851" w:author="lg" w:date="2026-01-13T22:39:52Z">
        <w:r>
          <w:rPr>
            <w:rFonts w:hint="default" w:ascii="Times New Roman" w:hAnsi="Times New Roman" w:eastAsia="Times New Roman"/>
            <w:color w:val="000000"/>
            <w:sz w:val="21"/>
            <w:szCs w:val="21"/>
            <w:highlight w:val="none"/>
            <w:rPrChange w:id="2852" w:author="lg" w:date="2026-01-14T17:24:29Z">
              <w:rPr>
                <w:rFonts w:hint="default" w:ascii="Times New Roman" w:hAnsi="Times New Roman" w:eastAsia="Times New Roman"/>
                <w:color w:val="000000"/>
                <w:sz w:val="20"/>
                <w:szCs w:val="24"/>
                <w:highlight w:val="none"/>
              </w:rPr>
            </w:rPrChange>
          </w:rPr>
          <w:delText xml:space="preserve"> Yu</w:delText>
        </w:r>
      </w:del>
      <w:r>
        <w:rPr>
          <w:rFonts w:hint="default" w:ascii="Times New Roman" w:hAnsi="Times New Roman" w:eastAsia="Times New Roman"/>
          <w:color w:val="000000"/>
          <w:sz w:val="21"/>
          <w:szCs w:val="21"/>
          <w:highlight w:val="none"/>
          <w:rPrChange w:id="2853" w:author="lg" w:date="2026-01-14T17:24:29Z">
            <w:rPr>
              <w:rFonts w:hint="default" w:ascii="Times New Roman" w:hAnsi="Times New Roman" w:eastAsia="Times New Roman"/>
              <w:color w:val="000000"/>
              <w:sz w:val="20"/>
              <w:szCs w:val="24"/>
              <w:highlight w:val="none"/>
            </w:rPr>
          </w:rPrChange>
        </w:rPr>
        <w:t xml:space="preserve">, </w:t>
      </w:r>
      <w:ins w:id="2854" w:author="lg" w:date="2026-01-13T22:40:00Z">
        <w:r>
          <w:rPr>
            <w:rFonts w:hint="default" w:ascii="Times New Roman" w:hAnsi="Times New Roman" w:eastAsia="Times New Roman"/>
            <w:color w:val="000000"/>
            <w:sz w:val="21"/>
            <w:szCs w:val="21"/>
            <w:highlight w:val="none"/>
            <w:rPrChange w:id="2855" w:author="lg" w:date="2026-01-14T17:24:29Z">
              <w:rPr>
                <w:rFonts w:hint="default" w:ascii="Times New Roman" w:hAnsi="Times New Roman" w:eastAsia="Times New Roman"/>
                <w:color w:val="000000"/>
                <w:sz w:val="20"/>
                <w:szCs w:val="24"/>
                <w:highlight w:val="none"/>
              </w:rPr>
            </w:rPrChange>
          </w:rPr>
          <w:t>W</w:t>
        </w:r>
      </w:ins>
      <w:ins w:id="2856" w:author="lg" w:date="2026-01-13T22:48:47Z">
        <w:r>
          <w:rPr>
            <w:rFonts w:hint="eastAsia" w:eastAsia="宋体"/>
            <w:color w:val="000000"/>
            <w:sz w:val="21"/>
            <w:szCs w:val="21"/>
            <w:highlight w:val="none"/>
            <w:lang w:val="en-US" w:eastAsia="zh-CN"/>
            <w:rPrChange w:id="2857" w:author="lg" w:date="2026-01-14T17:24:29Z">
              <w:rPr>
                <w:rFonts w:hint="eastAsia" w:eastAsia="宋体"/>
                <w:color w:val="000000"/>
                <w:sz w:val="20"/>
                <w:szCs w:val="24"/>
                <w:highlight w:val="none"/>
                <w:lang w:val="en-US" w:eastAsia="zh-CN"/>
              </w:rPr>
            </w:rPrChange>
          </w:rPr>
          <w:t>U</w:t>
        </w:r>
      </w:ins>
      <w:ins w:id="2858" w:author="lg" w:date="2026-01-13T22:40:03Z">
        <w:r>
          <w:rPr>
            <w:rFonts w:hint="eastAsia" w:eastAsia="宋体"/>
            <w:color w:val="000000"/>
            <w:sz w:val="21"/>
            <w:szCs w:val="21"/>
            <w:highlight w:val="none"/>
            <w:lang w:val="en-US" w:eastAsia="zh-CN"/>
            <w:rPrChange w:id="2859"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860" w:author="lg" w:date="2026-01-14T17:24:29Z">
            <w:rPr>
              <w:rFonts w:hint="default" w:ascii="Times New Roman" w:hAnsi="Times New Roman" w:eastAsia="Times New Roman"/>
              <w:color w:val="000000"/>
              <w:sz w:val="20"/>
              <w:szCs w:val="24"/>
              <w:highlight w:val="none"/>
            </w:rPr>
          </w:rPrChange>
        </w:rPr>
        <w:t>Hao</w:t>
      </w:r>
      <w:del w:id="2861" w:author="lg" w:date="2026-01-13T22:54:02Z">
        <w:r>
          <w:rPr>
            <w:rFonts w:hint="default" w:ascii="Times New Roman" w:hAnsi="Times New Roman" w:eastAsia="Times New Roman"/>
            <w:color w:val="000000"/>
            <w:sz w:val="21"/>
            <w:szCs w:val="21"/>
            <w:highlight w:val="none"/>
            <w:rPrChange w:id="2862"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2863" w:author="lg" w:date="2026-01-14T17:24:29Z">
            <w:rPr>
              <w:rFonts w:hint="default" w:ascii="Times New Roman" w:hAnsi="Times New Roman" w:eastAsia="Times New Roman"/>
              <w:color w:val="000000"/>
              <w:sz w:val="20"/>
              <w:szCs w:val="24"/>
              <w:highlight w:val="none"/>
            </w:rPr>
          </w:rPrChange>
        </w:rPr>
        <w:t>yu</w:t>
      </w:r>
      <w:del w:id="2864" w:author="lg" w:date="2026-01-13T22:40:00Z">
        <w:r>
          <w:rPr>
            <w:rFonts w:hint="default" w:ascii="Times New Roman" w:hAnsi="Times New Roman" w:eastAsia="Times New Roman"/>
            <w:color w:val="000000"/>
            <w:sz w:val="21"/>
            <w:szCs w:val="21"/>
            <w:highlight w:val="none"/>
            <w:rPrChange w:id="2865" w:author="lg" w:date="2026-01-14T17:24:29Z">
              <w:rPr>
                <w:rFonts w:hint="default" w:ascii="Times New Roman" w:hAnsi="Times New Roman" w:eastAsia="Times New Roman"/>
                <w:color w:val="000000"/>
                <w:sz w:val="20"/>
                <w:szCs w:val="24"/>
                <w:highlight w:val="none"/>
              </w:rPr>
            </w:rPrChange>
          </w:rPr>
          <w:delText xml:space="preserve"> Wu</w:delText>
        </w:r>
      </w:del>
      <w:r>
        <w:rPr>
          <w:rFonts w:hint="default" w:ascii="Times New Roman" w:hAnsi="Times New Roman" w:eastAsia="Times New Roman"/>
          <w:color w:val="000000"/>
          <w:sz w:val="21"/>
          <w:szCs w:val="21"/>
          <w:highlight w:val="none"/>
          <w:rPrChange w:id="2866" w:author="lg" w:date="2026-01-14T17:24:29Z">
            <w:rPr>
              <w:rFonts w:hint="default" w:ascii="Times New Roman" w:hAnsi="Times New Roman" w:eastAsia="Times New Roman"/>
              <w:color w:val="000000"/>
              <w:sz w:val="20"/>
              <w:szCs w:val="24"/>
              <w:highlight w:val="none"/>
            </w:rPr>
          </w:rPrChange>
        </w:rPr>
        <w:t>, et al.</w:t>
      </w:r>
      <w:r>
        <w:rPr>
          <w:rFonts w:hint="eastAsia"/>
          <w:color w:val="000000"/>
          <w:sz w:val="21"/>
          <w:szCs w:val="21"/>
          <w:highlight w:val="none"/>
          <w:lang w:val="en-US" w:eastAsia="zh-CN"/>
          <w:rPrChange w:id="2867" w:author="lg" w:date="2026-01-14T17:24:29Z">
            <w:rPr>
              <w:rFonts w:hint="eastAsia"/>
              <w:color w:val="000000"/>
              <w:sz w:val="20"/>
              <w:szCs w:val="24"/>
              <w:highlight w:val="none"/>
              <w:lang w:val="en-US" w:eastAsia="zh-CN"/>
            </w:rPr>
          </w:rPrChange>
        </w:rPr>
        <w:t>Des</w:t>
      </w:r>
      <w:r>
        <w:rPr>
          <w:rFonts w:hint="default" w:ascii="Times New Roman" w:hAnsi="Times New Roman" w:eastAsia="Times New Roman"/>
          <w:color w:val="000000"/>
          <w:sz w:val="21"/>
          <w:szCs w:val="21"/>
          <w:highlight w:val="none"/>
          <w:rPrChange w:id="2868" w:author="lg" w:date="2026-01-14T17:24:29Z">
            <w:rPr>
              <w:rFonts w:hint="default" w:ascii="Times New Roman" w:hAnsi="Times New Roman" w:eastAsia="Times New Roman"/>
              <w:color w:val="000000"/>
              <w:sz w:val="20"/>
              <w:szCs w:val="24"/>
              <w:highlight w:val="none"/>
            </w:rPr>
          </w:rPrChange>
        </w:rPr>
        <w:t>ign and experiment of the end-effector with underactuated articulars for citruspicking</w:t>
      </w:r>
      <w:r>
        <w:rPr>
          <w:rFonts w:ascii="Times New Roman" w:hAnsi="Times New Roman" w:eastAsia="宋体" w:cs="Times New Roman"/>
          <w:color w:val="000000"/>
          <w:kern w:val="0"/>
          <w:sz w:val="21"/>
          <w:szCs w:val="21"/>
          <w:highlight w:val="none"/>
          <w:rPrChange w:id="2869" w:author="lg" w:date="2026-01-14T17:24:29Z">
            <w:rPr>
              <w:rFonts w:ascii="Times New Roman" w:hAnsi="Times New Roman" w:eastAsia="宋体" w:cs="Times New Roman"/>
              <w:color w:val="000000"/>
              <w:kern w:val="0"/>
              <w:sz w:val="20"/>
              <w:szCs w:val="20"/>
              <w:highlight w:val="none"/>
            </w:rPr>
          </w:rPrChange>
        </w:rPr>
        <w:t>[J]. Transactions of the CSAE,</w:t>
      </w:r>
      <w:r>
        <w:rPr>
          <w:rFonts w:hint="default" w:ascii="Times New Roman" w:hAnsi="Times New Roman" w:eastAsia="Times New Roman"/>
          <w:color w:val="000000"/>
          <w:sz w:val="21"/>
          <w:szCs w:val="21"/>
          <w:highlight w:val="none"/>
          <w:rPrChange w:id="2870" w:author="lg" w:date="2026-01-14T17:24:29Z">
            <w:rPr>
              <w:rFonts w:hint="default" w:ascii="Times New Roman" w:hAnsi="Times New Roman" w:eastAsia="Times New Roman"/>
              <w:color w:val="000000"/>
              <w:sz w:val="20"/>
              <w:szCs w:val="24"/>
              <w:highlight w:val="none"/>
            </w:rPr>
          </w:rPrChange>
        </w:rPr>
        <w:t xml:space="preserve"> 2023,39(17):29-38.(in Chinese</w:t>
      </w:r>
      <w:del w:id="2871" w:author="lg" w:date="2026-01-13T22:46:35Z">
        <w:r>
          <w:rPr>
            <w:rFonts w:hint="default" w:ascii="Times New Roman" w:hAnsi="Times New Roman" w:eastAsia="Times New Roman"/>
            <w:color w:val="000000"/>
            <w:sz w:val="21"/>
            <w:szCs w:val="21"/>
            <w:highlight w:val="none"/>
            <w:rPrChange w:id="2872" w:author="lg" w:date="2026-01-14T17:24:29Z">
              <w:rPr>
                <w:rFonts w:hint="default" w:ascii="Times New Roman" w:hAnsi="Times New Roman" w:eastAsia="Times New Roman"/>
                <w:color w:val="000000"/>
                <w:sz w:val="20"/>
                <w:szCs w:val="24"/>
                <w:highlight w:val="none"/>
              </w:rPr>
            </w:rPrChange>
          </w:rPr>
          <w:delText xml:space="preserve"> with English abstract</w:delText>
        </w:r>
      </w:del>
      <w:r>
        <w:rPr>
          <w:rFonts w:hint="default" w:ascii="Times New Roman" w:hAnsi="Times New Roman" w:eastAsia="Times New Roman"/>
          <w:color w:val="000000"/>
          <w:sz w:val="21"/>
          <w:szCs w:val="21"/>
          <w:highlight w:val="none"/>
          <w:rPrChange w:id="2873" w:author="lg" w:date="2026-01-14T17:24:29Z">
            <w:rPr>
              <w:rFonts w:hint="default" w:ascii="Times New Roman" w:hAnsi="Times New Roman" w:eastAsia="Times New Roman"/>
              <w:color w:val="000000"/>
              <w:sz w:val="20"/>
              <w:szCs w:val="24"/>
              <w:highlight w:val="none"/>
            </w:rPr>
          </w:rPrChange>
        </w:rPr>
        <w:t>)</w:t>
      </w:r>
      <w:r>
        <w:rPr>
          <w:rFonts w:hint="eastAsia"/>
          <w:color w:val="000000"/>
          <w:sz w:val="21"/>
          <w:szCs w:val="21"/>
          <w:highlight w:val="none"/>
          <w:lang w:val="en-US" w:eastAsia="zh-CN"/>
          <w:rPrChange w:id="2874" w:author="lg" w:date="2026-01-14T17:24:29Z">
            <w:rPr>
              <w:rFonts w:hint="eastAsia"/>
              <w:color w:val="000000"/>
              <w:sz w:val="20"/>
              <w:szCs w:val="24"/>
              <w:highlight w:val="none"/>
              <w:lang w:val="en-US" w:eastAsia="zh-CN"/>
            </w:rPr>
          </w:rPrChange>
        </w:rPr>
        <w:t xml:space="preserve"> </w:t>
      </w:r>
    </w:p>
    <w:p w14:paraId="560F0E2E">
      <w:pPr>
        <w:wordWrap w:val="0"/>
        <w:spacing w:beforeLines="0" w:afterLines="0"/>
        <w:ind w:left="420" w:hanging="420"/>
        <w:rPr>
          <w:rFonts w:hint="default"/>
          <w:sz w:val="21"/>
          <w:szCs w:val="21"/>
          <w:highlight w:val="none"/>
          <w:rPrChange w:id="2875"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2876" w:author="lg" w:date="2026-01-14T17:24:29Z">
            <w:rPr>
              <w:rFonts w:hint="default" w:ascii="Times New Roman" w:hAnsi="Times New Roman" w:eastAsia="Times New Roman"/>
              <w:color w:val="000000"/>
              <w:sz w:val="20"/>
              <w:szCs w:val="24"/>
              <w:highlight w:val="none"/>
            </w:rPr>
          </w:rPrChange>
        </w:rPr>
        <w:t xml:space="preserve">[16] </w:t>
      </w:r>
      <w:r>
        <w:rPr>
          <w:rFonts w:hint="eastAsia" w:ascii="宋体" w:hAnsi="宋体"/>
          <w:color w:val="000000"/>
          <w:sz w:val="21"/>
          <w:szCs w:val="21"/>
          <w:highlight w:val="none"/>
          <w:rPrChange w:id="2877" w:author="lg" w:date="2026-01-14T17:24:29Z">
            <w:rPr>
              <w:rFonts w:hint="eastAsia" w:ascii="宋体" w:hAnsi="宋体"/>
              <w:color w:val="000000"/>
              <w:sz w:val="20"/>
              <w:szCs w:val="24"/>
              <w:highlight w:val="none"/>
            </w:rPr>
          </w:rPrChange>
        </w:rPr>
        <w:t>陈军</w:t>
      </w:r>
      <w:r>
        <w:rPr>
          <w:rFonts w:hint="default" w:ascii="Times New Roman" w:hAnsi="Times New Roman" w:eastAsia="Times New Roman"/>
          <w:color w:val="000000"/>
          <w:sz w:val="21"/>
          <w:szCs w:val="21"/>
          <w:highlight w:val="none"/>
          <w:rPrChange w:id="2878"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879" w:author="lg" w:date="2026-01-14T17:24:29Z">
            <w:rPr>
              <w:rFonts w:hint="eastAsia" w:ascii="宋体" w:hAnsi="宋体"/>
              <w:color w:val="000000"/>
              <w:sz w:val="20"/>
              <w:szCs w:val="24"/>
              <w:highlight w:val="none"/>
            </w:rPr>
          </w:rPrChange>
        </w:rPr>
        <w:t>王虎</w:t>
      </w:r>
      <w:r>
        <w:rPr>
          <w:rFonts w:hint="default" w:ascii="Times New Roman" w:hAnsi="Times New Roman" w:eastAsia="Times New Roman"/>
          <w:color w:val="000000"/>
          <w:sz w:val="21"/>
          <w:szCs w:val="21"/>
          <w:highlight w:val="none"/>
          <w:rPrChange w:id="2880"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881" w:author="lg" w:date="2026-01-14T17:24:29Z">
            <w:rPr>
              <w:rFonts w:hint="eastAsia" w:ascii="宋体" w:hAnsi="宋体"/>
              <w:color w:val="000000"/>
              <w:sz w:val="20"/>
              <w:szCs w:val="24"/>
              <w:highlight w:val="none"/>
            </w:rPr>
          </w:rPrChange>
        </w:rPr>
        <w:t>蒋浩然</w:t>
      </w:r>
      <w:r>
        <w:rPr>
          <w:rFonts w:hint="default" w:ascii="Times New Roman" w:hAnsi="Times New Roman" w:eastAsia="Times New Roman"/>
          <w:color w:val="000000"/>
          <w:sz w:val="21"/>
          <w:szCs w:val="21"/>
          <w:highlight w:val="none"/>
          <w:rPrChange w:id="2882"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883" w:author="lg" w:date="2026-01-14T17:24:29Z">
            <w:rPr>
              <w:rFonts w:hint="eastAsia" w:ascii="宋体" w:hAnsi="宋体"/>
              <w:color w:val="000000"/>
              <w:sz w:val="20"/>
              <w:szCs w:val="24"/>
              <w:highlight w:val="none"/>
            </w:rPr>
          </w:rPrChange>
        </w:rPr>
        <w:t>等</w:t>
      </w:r>
      <w:r>
        <w:rPr>
          <w:rFonts w:hint="default" w:ascii="Times New Roman" w:hAnsi="Times New Roman" w:eastAsia="Times New Roman"/>
          <w:color w:val="000000"/>
          <w:sz w:val="21"/>
          <w:szCs w:val="21"/>
          <w:highlight w:val="none"/>
          <w:rPrChange w:id="2884"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885" w:author="lg" w:date="2026-01-14T17:24:29Z">
            <w:rPr>
              <w:rFonts w:hint="eastAsia" w:ascii="宋体" w:hAnsi="宋体"/>
              <w:color w:val="000000"/>
              <w:sz w:val="20"/>
              <w:szCs w:val="24"/>
              <w:highlight w:val="none"/>
            </w:rPr>
          </w:rPrChange>
        </w:rPr>
        <w:t>猕猴桃采摘机器人末端执行器设计</w:t>
      </w:r>
      <w:r>
        <w:rPr>
          <w:rFonts w:hint="default" w:ascii="Times New Roman" w:hAnsi="Times New Roman" w:eastAsia="Times New Roman"/>
          <w:color w:val="000000"/>
          <w:sz w:val="21"/>
          <w:szCs w:val="21"/>
          <w:highlight w:val="none"/>
          <w:rPrChange w:id="2886" w:author="lg" w:date="2026-01-14T17:24:29Z">
            <w:rPr>
              <w:rFonts w:hint="default" w:ascii="Times New Roman" w:hAnsi="Times New Roman" w:eastAsia="Times New Roman"/>
              <w:color w:val="000000"/>
              <w:sz w:val="20"/>
              <w:szCs w:val="24"/>
              <w:highlight w:val="none"/>
            </w:rPr>
          </w:rPrChange>
        </w:rPr>
        <w:t xml:space="preserve">[J]. </w:t>
      </w:r>
      <w:r>
        <w:rPr>
          <w:rFonts w:hint="eastAsia" w:ascii="宋体" w:hAnsi="宋体"/>
          <w:color w:val="000000"/>
          <w:sz w:val="21"/>
          <w:szCs w:val="21"/>
          <w:highlight w:val="none"/>
          <w:rPrChange w:id="2887" w:author="lg" w:date="2026-01-14T17:24:29Z">
            <w:rPr>
              <w:rFonts w:hint="eastAsia" w:ascii="宋体" w:hAnsi="宋体"/>
              <w:color w:val="000000"/>
              <w:sz w:val="20"/>
              <w:szCs w:val="24"/>
              <w:highlight w:val="none"/>
            </w:rPr>
          </w:rPrChange>
        </w:rPr>
        <w:t>农业机械学报</w:t>
      </w:r>
      <w:r>
        <w:rPr>
          <w:rFonts w:hint="default" w:ascii="Times New Roman" w:hAnsi="Times New Roman" w:eastAsia="Times New Roman"/>
          <w:color w:val="000000"/>
          <w:sz w:val="21"/>
          <w:szCs w:val="21"/>
          <w:highlight w:val="none"/>
          <w:rPrChange w:id="2888" w:author="lg" w:date="2026-01-14T17:24:29Z">
            <w:rPr>
              <w:rFonts w:hint="default" w:ascii="Times New Roman" w:hAnsi="Times New Roman" w:eastAsia="Times New Roman"/>
              <w:color w:val="000000"/>
              <w:sz w:val="20"/>
              <w:szCs w:val="24"/>
              <w:highlight w:val="none"/>
            </w:rPr>
          </w:rPrChange>
        </w:rPr>
        <w:t>, 2012,43(10):151-154.</w:t>
      </w:r>
    </w:p>
    <w:p w14:paraId="450A278B">
      <w:pPr>
        <w:wordWrap w:val="0"/>
        <w:spacing w:beforeLines="0" w:afterLines="0"/>
        <w:ind w:left="420"/>
        <w:rPr>
          <w:rFonts w:hint="eastAsia"/>
          <w:sz w:val="21"/>
          <w:szCs w:val="21"/>
          <w:highlight w:val="none"/>
          <w:rPrChange w:id="2889" w:author="lg" w:date="2026-01-14T17:24:29Z">
            <w:rPr>
              <w:rFonts w:hint="eastAsia"/>
              <w:sz w:val="24"/>
              <w:szCs w:val="24"/>
              <w:highlight w:val="none"/>
            </w:rPr>
          </w:rPrChange>
        </w:rPr>
      </w:pPr>
      <w:ins w:id="2890" w:author="lg" w:date="2026-01-13T22:40:12Z">
        <w:r>
          <w:rPr>
            <w:rFonts w:hint="default" w:ascii="Times New Roman" w:hAnsi="Times New Roman" w:eastAsia="Times New Roman"/>
            <w:color w:val="000000"/>
            <w:sz w:val="21"/>
            <w:szCs w:val="21"/>
            <w:highlight w:val="none"/>
            <w:rPrChange w:id="2891" w:author="lg" w:date="2026-01-14T17:24:29Z">
              <w:rPr>
                <w:rFonts w:hint="default" w:ascii="Times New Roman" w:hAnsi="Times New Roman" w:eastAsia="Times New Roman"/>
                <w:color w:val="000000"/>
                <w:sz w:val="20"/>
                <w:szCs w:val="24"/>
                <w:highlight w:val="none"/>
              </w:rPr>
            </w:rPrChange>
          </w:rPr>
          <w:t>C</w:t>
        </w:r>
      </w:ins>
      <w:ins w:id="2892" w:author="lg" w:date="2026-01-13T22:48:54Z">
        <w:r>
          <w:rPr>
            <w:rFonts w:hint="eastAsia" w:eastAsia="宋体"/>
            <w:color w:val="000000"/>
            <w:sz w:val="21"/>
            <w:szCs w:val="21"/>
            <w:highlight w:val="none"/>
            <w:lang w:val="en-US" w:eastAsia="zh-CN"/>
            <w:rPrChange w:id="2893" w:author="lg" w:date="2026-01-14T17:24:29Z">
              <w:rPr>
                <w:rFonts w:hint="eastAsia" w:eastAsia="宋体"/>
                <w:color w:val="000000"/>
                <w:sz w:val="20"/>
                <w:szCs w:val="24"/>
                <w:highlight w:val="none"/>
                <w:lang w:val="en-US" w:eastAsia="zh-CN"/>
              </w:rPr>
            </w:rPrChange>
          </w:rPr>
          <w:t>HEN</w:t>
        </w:r>
      </w:ins>
      <w:ins w:id="2894" w:author="lg" w:date="2026-01-13T22:40:13Z">
        <w:r>
          <w:rPr>
            <w:rFonts w:hint="eastAsia" w:eastAsia="宋体"/>
            <w:color w:val="000000"/>
            <w:sz w:val="21"/>
            <w:szCs w:val="21"/>
            <w:highlight w:val="none"/>
            <w:lang w:val="en-US" w:eastAsia="zh-CN"/>
            <w:rPrChange w:id="2895"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896" w:author="lg" w:date="2026-01-14T17:24:29Z">
            <w:rPr>
              <w:rFonts w:hint="default" w:ascii="Times New Roman" w:hAnsi="Times New Roman" w:eastAsia="Times New Roman"/>
              <w:color w:val="000000"/>
              <w:sz w:val="20"/>
              <w:szCs w:val="24"/>
              <w:highlight w:val="none"/>
            </w:rPr>
          </w:rPrChange>
        </w:rPr>
        <w:t>Jun</w:t>
      </w:r>
      <w:del w:id="2897" w:author="lg" w:date="2026-01-13T22:40:12Z">
        <w:r>
          <w:rPr>
            <w:rFonts w:hint="default" w:ascii="Times New Roman" w:hAnsi="Times New Roman" w:eastAsia="Times New Roman"/>
            <w:color w:val="000000"/>
            <w:sz w:val="21"/>
            <w:szCs w:val="21"/>
            <w:highlight w:val="none"/>
            <w:rPrChange w:id="2898" w:author="lg" w:date="2026-01-14T17:24:29Z">
              <w:rPr>
                <w:rFonts w:hint="default" w:ascii="Times New Roman" w:hAnsi="Times New Roman" w:eastAsia="Times New Roman"/>
                <w:color w:val="000000"/>
                <w:sz w:val="20"/>
                <w:szCs w:val="24"/>
                <w:highlight w:val="none"/>
              </w:rPr>
            </w:rPrChange>
          </w:rPr>
          <w:delText xml:space="preserve"> Chen</w:delText>
        </w:r>
      </w:del>
      <w:r>
        <w:rPr>
          <w:rFonts w:hint="default" w:ascii="Times New Roman" w:hAnsi="Times New Roman" w:eastAsia="Times New Roman"/>
          <w:color w:val="000000"/>
          <w:sz w:val="21"/>
          <w:szCs w:val="21"/>
          <w:highlight w:val="none"/>
          <w:rPrChange w:id="2899" w:author="lg" w:date="2026-01-14T17:24:29Z">
            <w:rPr>
              <w:rFonts w:hint="default" w:ascii="Times New Roman" w:hAnsi="Times New Roman" w:eastAsia="Times New Roman"/>
              <w:color w:val="000000"/>
              <w:sz w:val="20"/>
              <w:szCs w:val="24"/>
              <w:highlight w:val="none"/>
            </w:rPr>
          </w:rPrChange>
        </w:rPr>
        <w:t xml:space="preserve">, </w:t>
      </w:r>
      <w:ins w:id="2900" w:author="lg" w:date="2026-01-13T22:40:20Z">
        <w:r>
          <w:rPr>
            <w:rFonts w:hint="default" w:ascii="Times New Roman" w:hAnsi="Times New Roman" w:eastAsia="Times New Roman"/>
            <w:color w:val="000000"/>
            <w:sz w:val="21"/>
            <w:szCs w:val="21"/>
            <w:highlight w:val="none"/>
            <w:rPrChange w:id="2901" w:author="lg" w:date="2026-01-14T17:24:29Z">
              <w:rPr>
                <w:rFonts w:hint="default" w:ascii="Times New Roman" w:hAnsi="Times New Roman" w:eastAsia="Times New Roman"/>
                <w:color w:val="000000"/>
                <w:sz w:val="20"/>
                <w:szCs w:val="24"/>
                <w:highlight w:val="none"/>
              </w:rPr>
            </w:rPrChange>
          </w:rPr>
          <w:t>W</w:t>
        </w:r>
      </w:ins>
      <w:ins w:id="2902" w:author="lg" w:date="2026-01-13T22:48:56Z">
        <w:r>
          <w:rPr>
            <w:rFonts w:hint="eastAsia" w:eastAsia="宋体"/>
            <w:color w:val="000000"/>
            <w:sz w:val="21"/>
            <w:szCs w:val="21"/>
            <w:highlight w:val="none"/>
            <w:lang w:val="en-US" w:eastAsia="zh-CN"/>
            <w:rPrChange w:id="2903" w:author="lg" w:date="2026-01-14T17:24:29Z">
              <w:rPr>
                <w:rFonts w:hint="eastAsia" w:eastAsia="宋体"/>
                <w:color w:val="000000"/>
                <w:sz w:val="20"/>
                <w:szCs w:val="24"/>
                <w:highlight w:val="none"/>
                <w:lang w:val="en-US" w:eastAsia="zh-CN"/>
              </w:rPr>
            </w:rPrChange>
          </w:rPr>
          <w:t>AN</w:t>
        </w:r>
      </w:ins>
      <w:ins w:id="2904" w:author="lg" w:date="2026-01-13T22:48:57Z">
        <w:r>
          <w:rPr>
            <w:rFonts w:hint="eastAsia" w:eastAsia="宋体"/>
            <w:color w:val="000000"/>
            <w:sz w:val="21"/>
            <w:szCs w:val="21"/>
            <w:highlight w:val="none"/>
            <w:lang w:val="en-US" w:eastAsia="zh-CN"/>
            <w:rPrChange w:id="2905" w:author="lg" w:date="2026-01-14T17:24:29Z">
              <w:rPr>
                <w:rFonts w:hint="eastAsia" w:eastAsia="宋体"/>
                <w:color w:val="000000"/>
                <w:sz w:val="20"/>
                <w:szCs w:val="24"/>
                <w:highlight w:val="none"/>
                <w:lang w:val="en-US" w:eastAsia="zh-CN"/>
              </w:rPr>
            </w:rPrChange>
          </w:rPr>
          <w:t>G</w:t>
        </w:r>
      </w:ins>
      <w:ins w:id="2906" w:author="lg" w:date="2026-01-13T22:40:22Z">
        <w:r>
          <w:rPr>
            <w:rFonts w:hint="eastAsia" w:eastAsia="宋体"/>
            <w:color w:val="000000"/>
            <w:sz w:val="21"/>
            <w:szCs w:val="21"/>
            <w:highlight w:val="none"/>
            <w:lang w:val="en-US" w:eastAsia="zh-CN"/>
            <w:rPrChange w:id="2907"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908" w:author="lg" w:date="2026-01-14T17:24:29Z">
            <w:rPr>
              <w:rFonts w:hint="default" w:ascii="Times New Roman" w:hAnsi="Times New Roman" w:eastAsia="Times New Roman"/>
              <w:color w:val="000000"/>
              <w:sz w:val="20"/>
              <w:szCs w:val="24"/>
              <w:highlight w:val="none"/>
            </w:rPr>
          </w:rPrChange>
        </w:rPr>
        <w:t>Hu</w:t>
      </w:r>
      <w:del w:id="2909" w:author="lg" w:date="2026-01-13T22:40:20Z">
        <w:r>
          <w:rPr>
            <w:rFonts w:hint="default" w:ascii="Times New Roman" w:hAnsi="Times New Roman" w:eastAsia="Times New Roman"/>
            <w:color w:val="000000"/>
            <w:sz w:val="21"/>
            <w:szCs w:val="21"/>
            <w:highlight w:val="none"/>
            <w:rPrChange w:id="2910" w:author="lg" w:date="2026-01-14T17:24:29Z">
              <w:rPr>
                <w:rFonts w:hint="default" w:ascii="Times New Roman" w:hAnsi="Times New Roman" w:eastAsia="Times New Roman"/>
                <w:color w:val="000000"/>
                <w:sz w:val="20"/>
                <w:szCs w:val="24"/>
                <w:highlight w:val="none"/>
              </w:rPr>
            </w:rPrChange>
          </w:rPr>
          <w:delText xml:space="preserve"> Wang</w:delText>
        </w:r>
      </w:del>
      <w:r>
        <w:rPr>
          <w:rFonts w:hint="default" w:ascii="Times New Roman" w:hAnsi="Times New Roman" w:eastAsia="Times New Roman"/>
          <w:color w:val="000000"/>
          <w:sz w:val="21"/>
          <w:szCs w:val="21"/>
          <w:highlight w:val="none"/>
          <w:rPrChange w:id="2911" w:author="lg" w:date="2026-01-14T17:24:29Z">
            <w:rPr>
              <w:rFonts w:hint="default" w:ascii="Times New Roman" w:hAnsi="Times New Roman" w:eastAsia="Times New Roman"/>
              <w:color w:val="000000"/>
              <w:sz w:val="20"/>
              <w:szCs w:val="24"/>
              <w:highlight w:val="none"/>
            </w:rPr>
          </w:rPrChange>
        </w:rPr>
        <w:t xml:space="preserve">, </w:t>
      </w:r>
      <w:ins w:id="2912" w:author="lg" w:date="2026-01-13T22:40:28Z">
        <w:r>
          <w:rPr>
            <w:rFonts w:hint="default" w:ascii="Times New Roman" w:hAnsi="Times New Roman" w:eastAsia="Times New Roman"/>
            <w:color w:val="000000"/>
            <w:sz w:val="21"/>
            <w:szCs w:val="21"/>
            <w:highlight w:val="none"/>
            <w:rPrChange w:id="2913" w:author="lg" w:date="2026-01-14T17:24:29Z">
              <w:rPr>
                <w:rFonts w:hint="default" w:ascii="Times New Roman" w:hAnsi="Times New Roman" w:eastAsia="Times New Roman"/>
                <w:color w:val="000000"/>
                <w:sz w:val="20"/>
                <w:szCs w:val="24"/>
                <w:highlight w:val="none"/>
              </w:rPr>
            </w:rPrChange>
          </w:rPr>
          <w:t>J</w:t>
        </w:r>
      </w:ins>
      <w:ins w:id="2914" w:author="lg" w:date="2026-01-13T22:48:59Z">
        <w:r>
          <w:rPr>
            <w:rFonts w:hint="eastAsia" w:eastAsia="宋体"/>
            <w:color w:val="000000"/>
            <w:sz w:val="21"/>
            <w:szCs w:val="21"/>
            <w:highlight w:val="none"/>
            <w:lang w:val="en-US" w:eastAsia="zh-CN"/>
            <w:rPrChange w:id="2915" w:author="lg" w:date="2026-01-14T17:24:29Z">
              <w:rPr>
                <w:rFonts w:hint="eastAsia" w:eastAsia="宋体"/>
                <w:color w:val="000000"/>
                <w:sz w:val="20"/>
                <w:szCs w:val="24"/>
                <w:highlight w:val="none"/>
                <w:lang w:val="en-US" w:eastAsia="zh-CN"/>
              </w:rPr>
            </w:rPrChange>
          </w:rPr>
          <w:t>I</w:t>
        </w:r>
      </w:ins>
      <w:ins w:id="2916" w:author="lg" w:date="2026-01-13T22:49:00Z">
        <w:r>
          <w:rPr>
            <w:rFonts w:hint="eastAsia" w:eastAsia="宋体"/>
            <w:color w:val="000000"/>
            <w:sz w:val="21"/>
            <w:szCs w:val="21"/>
            <w:highlight w:val="none"/>
            <w:lang w:val="en-US" w:eastAsia="zh-CN"/>
            <w:rPrChange w:id="2917" w:author="lg" w:date="2026-01-14T17:24:29Z">
              <w:rPr>
                <w:rFonts w:hint="eastAsia" w:eastAsia="宋体"/>
                <w:color w:val="000000"/>
                <w:sz w:val="20"/>
                <w:szCs w:val="24"/>
                <w:highlight w:val="none"/>
                <w:lang w:val="en-US" w:eastAsia="zh-CN"/>
              </w:rPr>
            </w:rPrChange>
          </w:rPr>
          <w:t>ANG</w:t>
        </w:r>
      </w:ins>
      <w:ins w:id="2918" w:author="lg" w:date="2026-01-13T22:40:30Z">
        <w:r>
          <w:rPr>
            <w:rFonts w:hint="eastAsia" w:eastAsia="宋体"/>
            <w:color w:val="000000"/>
            <w:sz w:val="21"/>
            <w:szCs w:val="21"/>
            <w:highlight w:val="none"/>
            <w:lang w:val="en-US" w:eastAsia="zh-CN"/>
            <w:rPrChange w:id="2919"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920" w:author="lg" w:date="2026-01-14T17:24:29Z">
            <w:rPr>
              <w:rFonts w:hint="default" w:ascii="Times New Roman" w:hAnsi="Times New Roman" w:eastAsia="Times New Roman"/>
              <w:color w:val="000000"/>
              <w:sz w:val="20"/>
              <w:szCs w:val="24"/>
              <w:highlight w:val="none"/>
            </w:rPr>
          </w:rPrChange>
        </w:rPr>
        <w:t>Hao</w:t>
      </w:r>
      <w:del w:id="2921" w:author="lg" w:date="2026-01-13T22:53:56Z">
        <w:r>
          <w:rPr>
            <w:rFonts w:hint="default" w:ascii="Times New Roman" w:hAnsi="Times New Roman" w:eastAsia="Times New Roman"/>
            <w:color w:val="000000"/>
            <w:sz w:val="21"/>
            <w:szCs w:val="21"/>
            <w:highlight w:val="none"/>
            <w:rPrChange w:id="2922"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2923" w:author="lg" w:date="2026-01-14T17:24:29Z">
            <w:rPr>
              <w:rFonts w:hint="default" w:ascii="Times New Roman" w:hAnsi="Times New Roman" w:eastAsia="Times New Roman"/>
              <w:color w:val="000000"/>
              <w:sz w:val="20"/>
              <w:szCs w:val="24"/>
              <w:highlight w:val="none"/>
            </w:rPr>
          </w:rPrChange>
        </w:rPr>
        <w:t>ran</w:t>
      </w:r>
      <w:del w:id="2924" w:author="lg" w:date="2026-01-13T22:40:28Z">
        <w:r>
          <w:rPr>
            <w:rFonts w:hint="default" w:ascii="Times New Roman" w:hAnsi="Times New Roman" w:eastAsia="Times New Roman"/>
            <w:color w:val="000000"/>
            <w:sz w:val="21"/>
            <w:szCs w:val="21"/>
            <w:highlight w:val="none"/>
            <w:rPrChange w:id="2925" w:author="lg" w:date="2026-01-14T17:24:29Z">
              <w:rPr>
                <w:rFonts w:hint="default" w:ascii="Times New Roman" w:hAnsi="Times New Roman" w:eastAsia="Times New Roman"/>
                <w:color w:val="000000"/>
                <w:sz w:val="20"/>
                <w:szCs w:val="24"/>
                <w:highlight w:val="none"/>
              </w:rPr>
            </w:rPrChange>
          </w:rPr>
          <w:delText xml:space="preserve"> Jiang</w:delText>
        </w:r>
      </w:del>
      <w:r>
        <w:rPr>
          <w:rFonts w:hint="default" w:ascii="Times New Roman" w:hAnsi="Times New Roman" w:eastAsia="Times New Roman"/>
          <w:color w:val="000000"/>
          <w:sz w:val="21"/>
          <w:szCs w:val="21"/>
          <w:highlight w:val="none"/>
          <w:rPrChange w:id="2926" w:author="lg" w:date="2026-01-14T17:24:29Z">
            <w:rPr>
              <w:rFonts w:hint="default" w:ascii="Times New Roman" w:hAnsi="Times New Roman" w:eastAsia="Times New Roman"/>
              <w:color w:val="000000"/>
              <w:sz w:val="20"/>
              <w:szCs w:val="24"/>
              <w:highlight w:val="none"/>
            </w:rPr>
          </w:rPrChange>
        </w:rPr>
        <w:t xml:space="preserve">, et al.Design of </w:t>
      </w:r>
      <w:r>
        <w:rPr>
          <w:rFonts w:hint="eastAsia"/>
          <w:color w:val="000000"/>
          <w:sz w:val="21"/>
          <w:szCs w:val="21"/>
          <w:highlight w:val="none"/>
          <w:lang w:val="en-US" w:eastAsia="zh-CN"/>
          <w:rPrChange w:id="2927" w:author="lg" w:date="2026-01-14T17:24:29Z">
            <w:rPr>
              <w:rFonts w:hint="eastAsia"/>
              <w:color w:val="000000"/>
              <w:sz w:val="20"/>
              <w:szCs w:val="24"/>
              <w:highlight w:val="none"/>
              <w:lang w:val="en-US" w:eastAsia="zh-CN"/>
            </w:rPr>
          </w:rPrChange>
        </w:rPr>
        <w:t>e</w:t>
      </w:r>
      <w:r>
        <w:rPr>
          <w:rFonts w:hint="default" w:ascii="Times New Roman" w:hAnsi="Times New Roman" w:eastAsia="Times New Roman"/>
          <w:color w:val="000000"/>
          <w:sz w:val="21"/>
          <w:szCs w:val="21"/>
          <w:highlight w:val="none"/>
          <w:rPrChange w:id="2928" w:author="lg" w:date="2026-01-14T17:24:29Z">
            <w:rPr>
              <w:rFonts w:hint="default" w:ascii="Times New Roman" w:hAnsi="Times New Roman" w:eastAsia="Times New Roman"/>
              <w:color w:val="000000"/>
              <w:sz w:val="20"/>
              <w:szCs w:val="24"/>
              <w:highlight w:val="none"/>
            </w:rPr>
          </w:rPrChange>
        </w:rPr>
        <w:t xml:space="preserve">nd-effector for </w:t>
      </w:r>
      <w:r>
        <w:rPr>
          <w:rFonts w:hint="eastAsia"/>
          <w:color w:val="000000"/>
          <w:sz w:val="21"/>
          <w:szCs w:val="21"/>
          <w:highlight w:val="none"/>
          <w:lang w:val="en-US" w:eastAsia="zh-CN"/>
          <w:rPrChange w:id="2929" w:author="lg" w:date="2026-01-14T17:24:29Z">
            <w:rPr>
              <w:rFonts w:hint="eastAsia"/>
              <w:color w:val="000000"/>
              <w:sz w:val="20"/>
              <w:szCs w:val="24"/>
              <w:highlight w:val="none"/>
              <w:lang w:val="en-US" w:eastAsia="zh-CN"/>
            </w:rPr>
          </w:rPrChange>
        </w:rPr>
        <w:t>k</w:t>
      </w:r>
      <w:r>
        <w:rPr>
          <w:rFonts w:hint="default" w:ascii="Times New Roman" w:hAnsi="Times New Roman" w:eastAsia="Times New Roman"/>
          <w:color w:val="000000"/>
          <w:sz w:val="21"/>
          <w:szCs w:val="21"/>
          <w:highlight w:val="none"/>
          <w:rPrChange w:id="2930" w:author="lg" w:date="2026-01-14T17:24:29Z">
            <w:rPr>
              <w:rFonts w:hint="default" w:ascii="Times New Roman" w:hAnsi="Times New Roman" w:eastAsia="Times New Roman"/>
              <w:color w:val="000000"/>
              <w:sz w:val="20"/>
              <w:szCs w:val="24"/>
              <w:highlight w:val="none"/>
            </w:rPr>
          </w:rPrChange>
        </w:rPr>
        <w:t xml:space="preserve">iwifruit </w:t>
      </w:r>
      <w:r>
        <w:rPr>
          <w:rFonts w:hint="eastAsia"/>
          <w:color w:val="000000"/>
          <w:sz w:val="21"/>
          <w:szCs w:val="21"/>
          <w:highlight w:val="none"/>
          <w:lang w:val="en-US" w:eastAsia="zh-CN"/>
          <w:rPrChange w:id="2931" w:author="lg" w:date="2026-01-14T17:24:29Z">
            <w:rPr>
              <w:rFonts w:hint="eastAsia"/>
              <w:color w:val="000000"/>
              <w:sz w:val="20"/>
              <w:szCs w:val="24"/>
              <w:highlight w:val="none"/>
              <w:lang w:val="en-US" w:eastAsia="zh-CN"/>
            </w:rPr>
          </w:rPrChange>
        </w:rPr>
        <w:t>h</w:t>
      </w:r>
      <w:r>
        <w:rPr>
          <w:rFonts w:hint="default" w:ascii="Times New Roman" w:hAnsi="Times New Roman" w:eastAsia="Times New Roman"/>
          <w:color w:val="000000"/>
          <w:sz w:val="21"/>
          <w:szCs w:val="21"/>
          <w:highlight w:val="none"/>
          <w:rPrChange w:id="2932" w:author="lg" w:date="2026-01-14T17:24:29Z">
            <w:rPr>
              <w:rFonts w:hint="default" w:ascii="Times New Roman" w:hAnsi="Times New Roman" w:eastAsia="Times New Roman"/>
              <w:color w:val="000000"/>
              <w:sz w:val="20"/>
              <w:szCs w:val="24"/>
              <w:highlight w:val="none"/>
            </w:rPr>
          </w:rPrChange>
        </w:rPr>
        <w:t xml:space="preserve">arvesting </w:t>
      </w:r>
      <w:r>
        <w:rPr>
          <w:rFonts w:hint="eastAsia"/>
          <w:color w:val="000000"/>
          <w:sz w:val="21"/>
          <w:szCs w:val="21"/>
          <w:highlight w:val="none"/>
          <w:lang w:val="en-US" w:eastAsia="zh-CN"/>
          <w:rPrChange w:id="2933" w:author="lg" w:date="2026-01-14T17:24:29Z">
            <w:rPr>
              <w:rFonts w:hint="eastAsia"/>
              <w:color w:val="000000"/>
              <w:sz w:val="20"/>
              <w:szCs w:val="24"/>
              <w:highlight w:val="none"/>
              <w:lang w:val="en-US" w:eastAsia="zh-CN"/>
            </w:rPr>
          </w:rPrChange>
        </w:rPr>
        <w:t>r</w:t>
      </w:r>
      <w:r>
        <w:rPr>
          <w:rFonts w:hint="default" w:ascii="Times New Roman" w:hAnsi="Times New Roman" w:eastAsia="Times New Roman"/>
          <w:color w:val="000000"/>
          <w:sz w:val="21"/>
          <w:szCs w:val="21"/>
          <w:highlight w:val="none"/>
          <w:rPrChange w:id="2934" w:author="lg" w:date="2026-01-14T17:24:29Z">
            <w:rPr>
              <w:rFonts w:hint="default" w:ascii="Times New Roman" w:hAnsi="Times New Roman" w:eastAsia="Times New Roman"/>
              <w:color w:val="000000"/>
              <w:sz w:val="20"/>
              <w:szCs w:val="24"/>
              <w:highlight w:val="none"/>
            </w:rPr>
          </w:rPrChange>
        </w:rPr>
        <w:t>obot</w:t>
      </w:r>
      <w:r>
        <w:rPr>
          <w:rFonts w:ascii="Times New Roman" w:hAnsi="Times New Roman" w:eastAsia="宋体" w:cs="Times New Roman"/>
          <w:color w:val="000000"/>
          <w:kern w:val="0"/>
          <w:sz w:val="21"/>
          <w:szCs w:val="21"/>
          <w:highlight w:val="none"/>
          <w:rPrChange w:id="2935" w:author="lg" w:date="2026-01-14T17:24:29Z">
            <w:rPr>
              <w:rFonts w:ascii="Times New Roman" w:hAnsi="Times New Roman" w:eastAsia="宋体" w:cs="Times New Roman"/>
              <w:color w:val="000000"/>
              <w:kern w:val="0"/>
              <w:sz w:val="20"/>
              <w:szCs w:val="20"/>
              <w:highlight w:val="none"/>
            </w:rPr>
          </w:rPrChange>
        </w:rPr>
        <w:t>[J]. Transactions of the CSAE,</w:t>
      </w:r>
      <w:r>
        <w:rPr>
          <w:rFonts w:hint="default" w:ascii="Times New Roman" w:hAnsi="Times New Roman" w:eastAsia="Times New Roman"/>
          <w:color w:val="000000"/>
          <w:sz w:val="21"/>
          <w:szCs w:val="21"/>
          <w:highlight w:val="none"/>
          <w:rPrChange w:id="2936" w:author="lg" w:date="2026-01-14T17:24:29Z">
            <w:rPr>
              <w:rFonts w:hint="default" w:ascii="Times New Roman" w:hAnsi="Times New Roman" w:eastAsia="Times New Roman"/>
              <w:color w:val="000000"/>
              <w:sz w:val="20"/>
              <w:szCs w:val="24"/>
              <w:highlight w:val="none"/>
            </w:rPr>
          </w:rPrChange>
        </w:rPr>
        <w:t xml:space="preserve"> 2012,43(10):151-154.(in Chinese</w:t>
      </w:r>
      <w:del w:id="2937" w:author="lg" w:date="2026-01-13T22:46:31Z">
        <w:r>
          <w:rPr>
            <w:rFonts w:hint="default" w:ascii="Times New Roman" w:hAnsi="Times New Roman" w:eastAsia="Times New Roman"/>
            <w:color w:val="000000"/>
            <w:sz w:val="21"/>
            <w:szCs w:val="21"/>
            <w:highlight w:val="none"/>
            <w:rPrChange w:id="2938" w:author="lg" w:date="2026-01-14T17:24:29Z">
              <w:rPr>
                <w:rFonts w:hint="default" w:ascii="Times New Roman" w:hAnsi="Times New Roman" w:eastAsia="Times New Roman"/>
                <w:color w:val="000000"/>
                <w:sz w:val="20"/>
                <w:szCs w:val="24"/>
                <w:highlight w:val="none"/>
              </w:rPr>
            </w:rPrChange>
          </w:rPr>
          <w:delText xml:space="preserve"> with English abstract</w:delText>
        </w:r>
      </w:del>
      <w:r>
        <w:rPr>
          <w:rFonts w:hint="default" w:ascii="Times New Roman" w:hAnsi="Times New Roman" w:eastAsia="Times New Roman"/>
          <w:color w:val="000000"/>
          <w:sz w:val="21"/>
          <w:szCs w:val="21"/>
          <w:highlight w:val="none"/>
          <w:rPrChange w:id="2939" w:author="lg" w:date="2026-01-14T17:24:29Z">
            <w:rPr>
              <w:rFonts w:hint="default" w:ascii="Times New Roman" w:hAnsi="Times New Roman" w:eastAsia="Times New Roman"/>
              <w:color w:val="000000"/>
              <w:sz w:val="20"/>
              <w:szCs w:val="24"/>
              <w:highlight w:val="none"/>
            </w:rPr>
          </w:rPrChange>
        </w:rPr>
        <w:t>)</w:t>
      </w:r>
      <w:r>
        <w:rPr>
          <w:rFonts w:hint="eastAsia"/>
          <w:color w:val="000000"/>
          <w:sz w:val="21"/>
          <w:szCs w:val="21"/>
          <w:highlight w:val="none"/>
          <w:lang w:val="en-US" w:eastAsia="zh-CN"/>
          <w:rPrChange w:id="2940" w:author="lg" w:date="2026-01-14T17:24:29Z">
            <w:rPr>
              <w:rFonts w:hint="eastAsia"/>
              <w:color w:val="000000"/>
              <w:sz w:val="20"/>
              <w:szCs w:val="24"/>
              <w:highlight w:val="none"/>
              <w:lang w:val="en-US" w:eastAsia="zh-CN"/>
            </w:rPr>
          </w:rPrChange>
        </w:rPr>
        <w:t xml:space="preserve"> </w:t>
      </w:r>
    </w:p>
    <w:p w14:paraId="5B074768">
      <w:pPr>
        <w:wordWrap w:val="0"/>
        <w:spacing w:beforeLines="0" w:afterLines="0"/>
        <w:ind w:left="420" w:hanging="420"/>
        <w:rPr>
          <w:rFonts w:hint="default"/>
          <w:sz w:val="21"/>
          <w:szCs w:val="21"/>
          <w:highlight w:val="none"/>
          <w:rPrChange w:id="2941"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2942" w:author="lg" w:date="2026-01-14T17:24:29Z">
            <w:rPr>
              <w:rFonts w:hint="default" w:ascii="Times New Roman" w:hAnsi="Times New Roman" w:eastAsia="Times New Roman"/>
              <w:color w:val="000000"/>
              <w:sz w:val="20"/>
              <w:szCs w:val="24"/>
              <w:highlight w:val="none"/>
            </w:rPr>
          </w:rPrChange>
        </w:rPr>
        <w:t xml:space="preserve">[17] </w:t>
      </w:r>
      <w:bookmarkStart w:id="46" w:name="_nebA571F1D1_A6A8_4B88_AEA6_799A2A6E4DBC"/>
      <w:r>
        <w:rPr>
          <w:rFonts w:hint="eastAsia" w:ascii="宋体" w:hAnsi="宋体"/>
          <w:color w:val="000000"/>
          <w:sz w:val="21"/>
          <w:szCs w:val="21"/>
          <w:highlight w:val="none"/>
          <w:rPrChange w:id="2943" w:author="lg" w:date="2026-01-14T17:24:29Z">
            <w:rPr>
              <w:rFonts w:hint="eastAsia" w:ascii="宋体" w:hAnsi="宋体"/>
              <w:color w:val="000000"/>
              <w:sz w:val="20"/>
              <w:szCs w:val="24"/>
              <w:highlight w:val="none"/>
            </w:rPr>
          </w:rPrChange>
        </w:rPr>
        <w:t>陈子文</w:t>
      </w:r>
      <w:r>
        <w:rPr>
          <w:rFonts w:hint="default" w:ascii="Times New Roman" w:hAnsi="Times New Roman" w:eastAsia="Times New Roman"/>
          <w:color w:val="000000"/>
          <w:sz w:val="21"/>
          <w:szCs w:val="21"/>
          <w:highlight w:val="none"/>
          <w:rPrChange w:id="2944"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945" w:author="lg" w:date="2026-01-14T17:24:29Z">
            <w:rPr>
              <w:rFonts w:hint="eastAsia" w:ascii="宋体" w:hAnsi="宋体"/>
              <w:color w:val="000000"/>
              <w:sz w:val="20"/>
              <w:szCs w:val="24"/>
              <w:highlight w:val="none"/>
            </w:rPr>
          </w:rPrChange>
        </w:rPr>
        <w:t>杨明金</w:t>
      </w:r>
      <w:r>
        <w:rPr>
          <w:rFonts w:hint="default" w:ascii="Times New Roman" w:hAnsi="Times New Roman" w:eastAsia="Times New Roman"/>
          <w:color w:val="000000"/>
          <w:sz w:val="21"/>
          <w:szCs w:val="21"/>
          <w:highlight w:val="none"/>
          <w:rPrChange w:id="2946"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947" w:author="lg" w:date="2026-01-14T17:24:29Z">
            <w:rPr>
              <w:rFonts w:hint="eastAsia" w:ascii="宋体" w:hAnsi="宋体"/>
              <w:color w:val="000000"/>
              <w:sz w:val="20"/>
              <w:szCs w:val="24"/>
              <w:highlight w:val="none"/>
            </w:rPr>
          </w:rPrChange>
        </w:rPr>
        <w:t>李云伍</w:t>
      </w:r>
      <w:r>
        <w:rPr>
          <w:rFonts w:hint="default" w:ascii="Times New Roman" w:hAnsi="Times New Roman" w:eastAsia="Times New Roman"/>
          <w:color w:val="000000"/>
          <w:sz w:val="21"/>
          <w:szCs w:val="21"/>
          <w:highlight w:val="none"/>
          <w:rPrChange w:id="2948"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949" w:author="lg" w:date="2026-01-14T17:24:29Z">
            <w:rPr>
              <w:rFonts w:hint="eastAsia" w:ascii="宋体" w:hAnsi="宋体"/>
              <w:color w:val="000000"/>
              <w:sz w:val="20"/>
              <w:szCs w:val="24"/>
              <w:highlight w:val="none"/>
            </w:rPr>
          </w:rPrChange>
        </w:rPr>
        <w:t>等</w:t>
      </w:r>
      <w:r>
        <w:rPr>
          <w:rFonts w:hint="default" w:ascii="Times New Roman" w:hAnsi="Times New Roman" w:eastAsia="Times New Roman"/>
          <w:color w:val="000000"/>
          <w:sz w:val="21"/>
          <w:szCs w:val="21"/>
          <w:highlight w:val="none"/>
          <w:rPrChange w:id="2950"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2951" w:author="lg" w:date="2026-01-14T17:24:29Z">
            <w:rPr>
              <w:rFonts w:hint="eastAsia" w:ascii="宋体" w:hAnsi="宋体"/>
              <w:color w:val="000000"/>
              <w:sz w:val="20"/>
              <w:szCs w:val="24"/>
              <w:highlight w:val="none"/>
            </w:rPr>
          </w:rPrChange>
        </w:rPr>
        <w:t>基于气动无损夹持控制的番茄采摘末端执行器设计与试验</w:t>
      </w:r>
      <w:r>
        <w:rPr>
          <w:rFonts w:hint="default" w:ascii="Times New Roman" w:hAnsi="Times New Roman" w:eastAsia="Times New Roman"/>
          <w:color w:val="000000"/>
          <w:sz w:val="21"/>
          <w:szCs w:val="21"/>
          <w:highlight w:val="none"/>
          <w:rPrChange w:id="2952" w:author="lg" w:date="2026-01-14T17:24:29Z">
            <w:rPr>
              <w:rFonts w:hint="default" w:ascii="Times New Roman" w:hAnsi="Times New Roman" w:eastAsia="Times New Roman"/>
              <w:color w:val="000000"/>
              <w:sz w:val="20"/>
              <w:szCs w:val="24"/>
              <w:highlight w:val="none"/>
            </w:rPr>
          </w:rPrChange>
        </w:rPr>
        <w:t xml:space="preserve">[J]. </w:t>
      </w:r>
      <w:r>
        <w:rPr>
          <w:rFonts w:hint="eastAsia" w:ascii="宋体" w:hAnsi="宋体"/>
          <w:color w:val="000000"/>
          <w:sz w:val="21"/>
          <w:szCs w:val="21"/>
          <w:highlight w:val="none"/>
          <w:rPrChange w:id="2953" w:author="lg" w:date="2026-01-14T17:24:29Z">
            <w:rPr>
              <w:rFonts w:hint="eastAsia" w:ascii="宋体" w:hAnsi="宋体"/>
              <w:color w:val="000000"/>
              <w:sz w:val="20"/>
              <w:szCs w:val="24"/>
              <w:highlight w:val="none"/>
            </w:rPr>
          </w:rPrChange>
        </w:rPr>
        <w:t>农业工程学报</w:t>
      </w:r>
      <w:r>
        <w:rPr>
          <w:rFonts w:hint="default" w:ascii="Times New Roman" w:hAnsi="Times New Roman" w:eastAsia="Times New Roman"/>
          <w:color w:val="000000"/>
          <w:sz w:val="21"/>
          <w:szCs w:val="21"/>
          <w:highlight w:val="none"/>
          <w:rPrChange w:id="2954" w:author="lg" w:date="2026-01-14T17:24:29Z">
            <w:rPr>
              <w:rFonts w:hint="default" w:ascii="Times New Roman" w:hAnsi="Times New Roman" w:eastAsia="Times New Roman"/>
              <w:color w:val="000000"/>
              <w:sz w:val="20"/>
              <w:szCs w:val="24"/>
              <w:highlight w:val="none"/>
            </w:rPr>
          </w:rPrChange>
        </w:rPr>
        <w:t>, 2021,37(02):27-35.</w:t>
      </w:r>
    </w:p>
    <w:p w14:paraId="7AF36C9D">
      <w:pPr>
        <w:wordWrap w:val="0"/>
        <w:spacing w:beforeLines="0" w:afterLines="0"/>
        <w:ind w:left="420"/>
        <w:rPr>
          <w:rFonts w:hint="default"/>
          <w:sz w:val="21"/>
          <w:szCs w:val="21"/>
          <w:highlight w:val="none"/>
          <w:rPrChange w:id="2955" w:author="lg" w:date="2026-01-14T17:24:29Z">
            <w:rPr>
              <w:rFonts w:hint="default"/>
              <w:sz w:val="24"/>
              <w:szCs w:val="24"/>
              <w:highlight w:val="none"/>
            </w:rPr>
          </w:rPrChange>
        </w:rPr>
      </w:pPr>
      <w:ins w:id="2956" w:author="lg" w:date="2026-01-13T22:40:37Z">
        <w:r>
          <w:rPr>
            <w:rFonts w:hint="default" w:ascii="Times New Roman" w:hAnsi="Times New Roman" w:eastAsia="Times New Roman"/>
            <w:color w:val="000000"/>
            <w:sz w:val="21"/>
            <w:szCs w:val="21"/>
            <w:highlight w:val="none"/>
            <w:rPrChange w:id="2957" w:author="lg" w:date="2026-01-14T17:24:29Z">
              <w:rPr>
                <w:rFonts w:hint="default" w:ascii="Times New Roman" w:hAnsi="Times New Roman" w:eastAsia="Times New Roman"/>
                <w:color w:val="000000"/>
                <w:sz w:val="20"/>
                <w:szCs w:val="24"/>
                <w:highlight w:val="none"/>
              </w:rPr>
            </w:rPrChange>
          </w:rPr>
          <w:t>C</w:t>
        </w:r>
      </w:ins>
      <w:ins w:id="2958" w:author="lg" w:date="2026-01-13T22:49:04Z">
        <w:r>
          <w:rPr>
            <w:rFonts w:hint="eastAsia" w:eastAsia="宋体"/>
            <w:color w:val="000000"/>
            <w:sz w:val="21"/>
            <w:szCs w:val="21"/>
            <w:highlight w:val="none"/>
            <w:lang w:val="en-US" w:eastAsia="zh-CN"/>
            <w:rPrChange w:id="2959" w:author="lg" w:date="2026-01-14T17:24:29Z">
              <w:rPr>
                <w:rFonts w:hint="eastAsia" w:eastAsia="宋体"/>
                <w:color w:val="000000"/>
                <w:sz w:val="20"/>
                <w:szCs w:val="24"/>
                <w:highlight w:val="none"/>
                <w:lang w:val="en-US" w:eastAsia="zh-CN"/>
              </w:rPr>
            </w:rPrChange>
          </w:rPr>
          <w:t>HE</w:t>
        </w:r>
      </w:ins>
      <w:ins w:id="2960" w:author="lg" w:date="2026-01-13T22:49:05Z">
        <w:r>
          <w:rPr>
            <w:rFonts w:hint="eastAsia" w:eastAsia="宋体"/>
            <w:color w:val="000000"/>
            <w:sz w:val="21"/>
            <w:szCs w:val="21"/>
            <w:highlight w:val="none"/>
            <w:lang w:val="en-US" w:eastAsia="zh-CN"/>
            <w:rPrChange w:id="2961" w:author="lg" w:date="2026-01-14T17:24:29Z">
              <w:rPr>
                <w:rFonts w:hint="eastAsia" w:eastAsia="宋体"/>
                <w:color w:val="000000"/>
                <w:sz w:val="20"/>
                <w:szCs w:val="24"/>
                <w:highlight w:val="none"/>
                <w:lang w:val="en-US" w:eastAsia="zh-CN"/>
              </w:rPr>
            </w:rPrChange>
          </w:rPr>
          <w:t>N</w:t>
        </w:r>
      </w:ins>
      <w:ins w:id="2962" w:author="lg" w:date="2026-01-13T22:40:38Z">
        <w:r>
          <w:rPr>
            <w:rFonts w:hint="eastAsia" w:eastAsia="宋体"/>
            <w:color w:val="000000"/>
            <w:sz w:val="21"/>
            <w:szCs w:val="21"/>
            <w:highlight w:val="none"/>
            <w:lang w:val="en-US" w:eastAsia="zh-CN"/>
            <w:rPrChange w:id="2963"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2964" w:author="lg" w:date="2026-01-14T17:24:29Z">
            <w:rPr>
              <w:rFonts w:hint="default" w:ascii="Times New Roman" w:hAnsi="Times New Roman" w:eastAsia="Times New Roman"/>
              <w:color w:val="000000"/>
              <w:sz w:val="20"/>
              <w:szCs w:val="24"/>
              <w:highlight w:val="none"/>
            </w:rPr>
          </w:rPrChange>
        </w:rPr>
        <w:t>Zi</w:t>
      </w:r>
      <w:del w:id="2965" w:author="lg" w:date="2026-01-13T22:53:48Z">
        <w:r>
          <w:rPr>
            <w:rFonts w:hint="default" w:ascii="Times New Roman" w:hAnsi="Times New Roman" w:eastAsia="Times New Roman"/>
            <w:color w:val="000000"/>
            <w:sz w:val="21"/>
            <w:szCs w:val="21"/>
            <w:highlight w:val="none"/>
            <w:rPrChange w:id="2966"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2967" w:author="lg" w:date="2026-01-14T17:24:29Z">
            <w:rPr>
              <w:rFonts w:hint="default" w:ascii="Times New Roman" w:hAnsi="Times New Roman" w:eastAsia="Times New Roman"/>
              <w:color w:val="000000"/>
              <w:sz w:val="20"/>
              <w:szCs w:val="24"/>
              <w:highlight w:val="none"/>
            </w:rPr>
          </w:rPrChange>
        </w:rPr>
        <w:t>wen</w:t>
      </w:r>
      <w:del w:id="2968" w:author="lg" w:date="2026-01-13T22:40:37Z">
        <w:r>
          <w:rPr>
            <w:rFonts w:hint="default" w:ascii="Times New Roman" w:hAnsi="Times New Roman" w:eastAsia="Times New Roman"/>
            <w:color w:val="000000"/>
            <w:sz w:val="21"/>
            <w:szCs w:val="21"/>
            <w:highlight w:val="none"/>
            <w:rPrChange w:id="2969" w:author="lg" w:date="2026-01-14T17:24:29Z">
              <w:rPr>
                <w:rFonts w:hint="default" w:ascii="Times New Roman" w:hAnsi="Times New Roman" w:eastAsia="Times New Roman"/>
                <w:color w:val="000000"/>
                <w:sz w:val="20"/>
                <w:szCs w:val="24"/>
                <w:highlight w:val="none"/>
              </w:rPr>
            </w:rPrChange>
          </w:rPr>
          <w:delText xml:space="preserve"> Chen</w:delText>
        </w:r>
      </w:del>
      <w:r>
        <w:rPr>
          <w:rFonts w:hint="default" w:ascii="Times New Roman" w:hAnsi="Times New Roman" w:eastAsia="Times New Roman"/>
          <w:color w:val="000000"/>
          <w:sz w:val="21"/>
          <w:szCs w:val="21"/>
          <w:highlight w:val="none"/>
          <w:rPrChange w:id="2970" w:author="lg" w:date="2026-01-14T17:24:29Z">
            <w:rPr>
              <w:rFonts w:hint="default" w:ascii="Times New Roman" w:hAnsi="Times New Roman" w:eastAsia="Times New Roman"/>
              <w:color w:val="000000"/>
              <w:sz w:val="20"/>
              <w:szCs w:val="24"/>
              <w:highlight w:val="none"/>
            </w:rPr>
          </w:rPrChange>
        </w:rPr>
        <w:t xml:space="preserve">, </w:t>
      </w:r>
      <w:ins w:id="2971" w:author="lg" w:date="2026-01-13T22:40:44Z">
        <w:r>
          <w:rPr>
            <w:rFonts w:hint="default" w:ascii="Times New Roman" w:hAnsi="Times New Roman" w:eastAsia="Times New Roman"/>
            <w:color w:val="000000"/>
            <w:sz w:val="21"/>
            <w:szCs w:val="21"/>
            <w:highlight w:val="none"/>
            <w:rPrChange w:id="2972" w:author="lg" w:date="2026-01-14T17:24:29Z">
              <w:rPr>
                <w:rFonts w:hint="default" w:ascii="Times New Roman" w:hAnsi="Times New Roman" w:eastAsia="Times New Roman"/>
                <w:color w:val="000000"/>
                <w:sz w:val="20"/>
                <w:szCs w:val="24"/>
                <w:highlight w:val="none"/>
              </w:rPr>
            </w:rPrChange>
          </w:rPr>
          <w:t>Y</w:t>
        </w:r>
      </w:ins>
      <w:ins w:id="2973" w:author="lg" w:date="2026-01-13T22:49:07Z">
        <w:r>
          <w:rPr>
            <w:rFonts w:hint="eastAsia" w:eastAsia="宋体"/>
            <w:color w:val="000000"/>
            <w:sz w:val="21"/>
            <w:szCs w:val="21"/>
            <w:highlight w:val="none"/>
            <w:lang w:val="en-US" w:eastAsia="zh-CN"/>
            <w:rPrChange w:id="2974" w:author="lg" w:date="2026-01-14T17:24:29Z">
              <w:rPr>
                <w:rFonts w:hint="eastAsia" w:eastAsia="宋体"/>
                <w:color w:val="000000"/>
                <w:sz w:val="20"/>
                <w:szCs w:val="24"/>
                <w:highlight w:val="none"/>
                <w:lang w:val="en-US" w:eastAsia="zh-CN"/>
              </w:rPr>
            </w:rPrChange>
          </w:rPr>
          <w:t>A</w:t>
        </w:r>
      </w:ins>
      <w:ins w:id="2975" w:author="lg" w:date="2026-01-13T22:49:08Z">
        <w:r>
          <w:rPr>
            <w:rFonts w:hint="eastAsia" w:eastAsia="宋体"/>
            <w:color w:val="000000"/>
            <w:sz w:val="21"/>
            <w:szCs w:val="21"/>
            <w:highlight w:val="none"/>
            <w:lang w:val="en-US" w:eastAsia="zh-CN"/>
            <w:rPrChange w:id="2976" w:author="lg" w:date="2026-01-14T17:24:29Z">
              <w:rPr>
                <w:rFonts w:hint="eastAsia" w:eastAsia="宋体"/>
                <w:color w:val="000000"/>
                <w:sz w:val="20"/>
                <w:szCs w:val="24"/>
                <w:highlight w:val="none"/>
                <w:lang w:val="en-US" w:eastAsia="zh-CN"/>
              </w:rPr>
            </w:rPrChange>
          </w:rPr>
          <w:t>NG</w:t>
        </w:r>
      </w:ins>
      <w:ins w:id="2977" w:author="lg" w:date="2026-01-13T22:40:49Z">
        <w:r>
          <w:rPr>
            <w:rFonts w:hint="default" w:ascii="Times New Roman" w:hAnsi="Times New Roman" w:eastAsia="Times New Roman"/>
            <w:color w:val="000000"/>
            <w:sz w:val="21"/>
            <w:szCs w:val="21"/>
            <w:highlight w:val="none"/>
            <w:rPrChange w:id="2978" w:author="lg" w:date="2026-01-14T17:24:29Z">
              <w:rPr>
                <w:rFonts w:hint="default" w:ascii="Times New Roman" w:hAnsi="Times New Roman" w:eastAsia="Times New Roman"/>
                <w:color w:val="000000"/>
                <w:sz w:val="20"/>
                <w:szCs w:val="24"/>
                <w:highlight w:val="none"/>
              </w:rPr>
            </w:rPrChange>
          </w:rPr>
          <w:t xml:space="preserve"> </w:t>
        </w:r>
      </w:ins>
      <w:r>
        <w:rPr>
          <w:rFonts w:hint="default" w:ascii="Times New Roman" w:hAnsi="Times New Roman" w:eastAsia="Times New Roman"/>
          <w:color w:val="000000"/>
          <w:sz w:val="21"/>
          <w:szCs w:val="21"/>
          <w:highlight w:val="none"/>
          <w:rPrChange w:id="2979" w:author="lg" w:date="2026-01-14T17:24:29Z">
            <w:rPr>
              <w:rFonts w:hint="default" w:ascii="Times New Roman" w:hAnsi="Times New Roman" w:eastAsia="Times New Roman"/>
              <w:color w:val="000000"/>
              <w:sz w:val="20"/>
              <w:szCs w:val="24"/>
              <w:highlight w:val="none"/>
            </w:rPr>
          </w:rPrChange>
        </w:rPr>
        <w:t>Ming</w:t>
      </w:r>
      <w:del w:id="2980" w:author="lg" w:date="2026-01-13T22:53:50Z">
        <w:r>
          <w:rPr>
            <w:rFonts w:hint="default" w:ascii="Times New Roman" w:hAnsi="Times New Roman" w:eastAsia="Times New Roman"/>
            <w:color w:val="000000"/>
            <w:sz w:val="21"/>
            <w:szCs w:val="21"/>
            <w:highlight w:val="none"/>
            <w:rPrChange w:id="2981"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2982" w:author="lg" w:date="2026-01-14T17:24:29Z">
            <w:rPr>
              <w:rFonts w:hint="default" w:ascii="Times New Roman" w:hAnsi="Times New Roman" w:eastAsia="Times New Roman"/>
              <w:color w:val="000000"/>
              <w:sz w:val="20"/>
              <w:szCs w:val="24"/>
              <w:highlight w:val="none"/>
            </w:rPr>
          </w:rPrChange>
        </w:rPr>
        <w:t>jin</w:t>
      </w:r>
      <w:del w:id="2983" w:author="lg" w:date="2026-01-13T22:40:44Z">
        <w:r>
          <w:rPr>
            <w:rFonts w:hint="default" w:ascii="Times New Roman" w:hAnsi="Times New Roman" w:eastAsia="Times New Roman"/>
            <w:color w:val="000000"/>
            <w:sz w:val="21"/>
            <w:szCs w:val="21"/>
            <w:highlight w:val="none"/>
            <w:rPrChange w:id="2984" w:author="lg" w:date="2026-01-14T17:24:29Z">
              <w:rPr>
                <w:rFonts w:hint="default" w:ascii="Times New Roman" w:hAnsi="Times New Roman" w:eastAsia="Times New Roman"/>
                <w:color w:val="000000"/>
                <w:sz w:val="20"/>
                <w:szCs w:val="24"/>
                <w:highlight w:val="none"/>
              </w:rPr>
            </w:rPrChange>
          </w:rPr>
          <w:delText xml:space="preserve"> Yang</w:delText>
        </w:r>
      </w:del>
      <w:r>
        <w:rPr>
          <w:rFonts w:hint="default" w:ascii="Times New Roman" w:hAnsi="Times New Roman" w:eastAsia="Times New Roman"/>
          <w:color w:val="000000"/>
          <w:sz w:val="21"/>
          <w:szCs w:val="21"/>
          <w:highlight w:val="none"/>
          <w:rPrChange w:id="2985" w:author="lg" w:date="2026-01-14T17:24:29Z">
            <w:rPr>
              <w:rFonts w:hint="default" w:ascii="Times New Roman" w:hAnsi="Times New Roman" w:eastAsia="Times New Roman"/>
              <w:color w:val="000000"/>
              <w:sz w:val="20"/>
              <w:szCs w:val="24"/>
              <w:highlight w:val="none"/>
            </w:rPr>
          </w:rPrChange>
        </w:rPr>
        <w:t xml:space="preserve">, </w:t>
      </w:r>
      <w:ins w:id="2986" w:author="lg" w:date="2026-01-13T22:41:04Z">
        <w:r>
          <w:rPr>
            <w:rFonts w:hint="default" w:ascii="Times New Roman" w:hAnsi="Times New Roman" w:eastAsia="Times New Roman"/>
            <w:color w:val="000000"/>
            <w:sz w:val="21"/>
            <w:szCs w:val="21"/>
            <w:highlight w:val="none"/>
            <w:rPrChange w:id="2987" w:author="lg" w:date="2026-01-14T17:24:29Z">
              <w:rPr>
                <w:rFonts w:hint="default" w:ascii="Times New Roman" w:hAnsi="Times New Roman" w:eastAsia="Times New Roman"/>
                <w:color w:val="000000"/>
                <w:sz w:val="20"/>
                <w:szCs w:val="24"/>
                <w:highlight w:val="none"/>
              </w:rPr>
            </w:rPrChange>
          </w:rPr>
          <w:t>L</w:t>
        </w:r>
      </w:ins>
      <w:ins w:id="2988" w:author="lg" w:date="2026-01-13T22:49:10Z">
        <w:r>
          <w:rPr>
            <w:rFonts w:hint="eastAsia" w:eastAsia="宋体"/>
            <w:color w:val="000000"/>
            <w:sz w:val="21"/>
            <w:szCs w:val="21"/>
            <w:highlight w:val="none"/>
            <w:lang w:val="en-US" w:eastAsia="zh-CN"/>
            <w:rPrChange w:id="2989" w:author="lg" w:date="2026-01-14T17:24:29Z">
              <w:rPr>
                <w:rFonts w:hint="eastAsia" w:eastAsia="宋体"/>
                <w:color w:val="000000"/>
                <w:sz w:val="20"/>
                <w:szCs w:val="24"/>
                <w:highlight w:val="none"/>
                <w:lang w:val="en-US" w:eastAsia="zh-CN"/>
              </w:rPr>
            </w:rPrChange>
          </w:rPr>
          <w:t>I</w:t>
        </w:r>
      </w:ins>
      <w:ins w:id="2990" w:author="lg" w:date="2026-01-13T22:40:59Z">
        <w:r>
          <w:rPr>
            <w:rFonts w:hint="default" w:ascii="Times New Roman" w:hAnsi="Times New Roman" w:eastAsia="Times New Roman"/>
            <w:color w:val="000000"/>
            <w:sz w:val="21"/>
            <w:szCs w:val="21"/>
            <w:highlight w:val="none"/>
            <w:rPrChange w:id="2991" w:author="lg" w:date="2026-01-14T17:24:29Z">
              <w:rPr>
                <w:rFonts w:hint="default" w:ascii="Times New Roman" w:hAnsi="Times New Roman" w:eastAsia="Times New Roman"/>
                <w:color w:val="000000"/>
                <w:sz w:val="20"/>
                <w:szCs w:val="24"/>
                <w:highlight w:val="none"/>
              </w:rPr>
            </w:rPrChange>
          </w:rPr>
          <w:t xml:space="preserve"> </w:t>
        </w:r>
      </w:ins>
      <w:r>
        <w:rPr>
          <w:rFonts w:hint="default" w:ascii="Times New Roman" w:hAnsi="Times New Roman" w:eastAsia="Times New Roman"/>
          <w:color w:val="000000"/>
          <w:sz w:val="21"/>
          <w:szCs w:val="21"/>
          <w:highlight w:val="none"/>
          <w:rPrChange w:id="2992" w:author="lg" w:date="2026-01-14T17:24:29Z">
            <w:rPr>
              <w:rFonts w:hint="default" w:ascii="Times New Roman" w:hAnsi="Times New Roman" w:eastAsia="Times New Roman"/>
              <w:color w:val="000000"/>
              <w:sz w:val="20"/>
              <w:szCs w:val="24"/>
              <w:highlight w:val="none"/>
            </w:rPr>
          </w:rPrChange>
        </w:rPr>
        <w:t>Yun</w:t>
      </w:r>
      <w:del w:id="2993" w:author="lg" w:date="2026-01-13T22:53:52Z">
        <w:r>
          <w:rPr>
            <w:rFonts w:hint="default" w:ascii="Times New Roman" w:hAnsi="Times New Roman" w:eastAsia="Times New Roman"/>
            <w:color w:val="000000"/>
            <w:sz w:val="21"/>
            <w:szCs w:val="21"/>
            <w:highlight w:val="none"/>
            <w:rPrChange w:id="2994"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2995" w:author="lg" w:date="2026-01-14T17:24:29Z">
            <w:rPr>
              <w:rFonts w:hint="default" w:ascii="Times New Roman" w:hAnsi="Times New Roman" w:eastAsia="Times New Roman"/>
              <w:color w:val="000000"/>
              <w:sz w:val="20"/>
              <w:szCs w:val="24"/>
              <w:highlight w:val="none"/>
            </w:rPr>
          </w:rPrChange>
        </w:rPr>
        <w:t>wu</w:t>
      </w:r>
      <w:del w:id="2996" w:author="lg" w:date="2026-01-13T22:40:59Z">
        <w:r>
          <w:rPr>
            <w:rFonts w:hint="default" w:ascii="Times New Roman" w:hAnsi="Times New Roman" w:eastAsia="Times New Roman"/>
            <w:color w:val="000000"/>
            <w:sz w:val="21"/>
            <w:szCs w:val="21"/>
            <w:highlight w:val="none"/>
            <w:rPrChange w:id="2997" w:author="lg" w:date="2026-01-14T17:24:29Z">
              <w:rPr>
                <w:rFonts w:hint="default" w:ascii="Times New Roman" w:hAnsi="Times New Roman" w:eastAsia="Times New Roman"/>
                <w:color w:val="000000"/>
                <w:sz w:val="20"/>
                <w:szCs w:val="24"/>
                <w:highlight w:val="none"/>
              </w:rPr>
            </w:rPrChange>
          </w:rPr>
          <w:delText xml:space="preserve"> Li</w:delText>
        </w:r>
      </w:del>
      <w:r>
        <w:rPr>
          <w:rFonts w:hint="default" w:ascii="Times New Roman" w:hAnsi="Times New Roman" w:eastAsia="Times New Roman"/>
          <w:color w:val="000000"/>
          <w:sz w:val="21"/>
          <w:szCs w:val="21"/>
          <w:highlight w:val="none"/>
          <w:rPrChange w:id="2998" w:author="lg" w:date="2026-01-14T17:24:29Z">
            <w:rPr>
              <w:rFonts w:hint="default" w:ascii="Times New Roman" w:hAnsi="Times New Roman" w:eastAsia="Times New Roman"/>
              <w:color w:val="000000"/>
              <w:sz w:val="20"/>
              <w:szCs w:val="24"/>
              <w:highlight w:val="none"/>
            </w:rPr>
          </w:rPrChange>
        </w:rPr>
        <w:t>, et al. 2021,37(02):27-35.(in Chinese</w:t>
      </w:r>
      <w:del w:id="2999" w:author="lg" w:date="2026-01-13T22:46:25Z">
        <w:r>
          <w:rPr>
            <w:rFonts w:hint="default" w:ascii="Times New Roman" w:hAnsi="Times New Roman" w:eastAsia="Times New Roman"/>
            <w:color w:val="000000"/>
            <w:sz w:val="21"/>
            <w:szCs w:val="21"/>
            <w:highlight w:val="none"/>
            <w:rPrChange w:id="3000" w:author="lg" w:date="2026-01-14T17:24:29Z">
              <w:rPr>
                <w:rFonts w:hint="default" w:ascii="Times New Roman" w:hAnsi="Times New Roman" w:eastAsia="Times New Roman"/>
                <w:color w:val="000000"/>
                <w:sz w:val="20"/>
                <w:szCs w:val="24"/>
                <w:highlight w:val="none"/>
              </w:rPr>
            </w:rPrChange>
          </w:rPr>
          <w:delText xml:space="preserve"> with English abstract</w:delText>
        </w:r>
      </w:del>
      <w:r>
        <w:rPr>
          <w:rFonts w:hint="default" w:ascii="Times New Roman" w:hAnsi="Times New Roman" w:eastAsia="Times New Roman"/>
          <w:color w:val="000000"/>
          <w:sz w:val="21"/>
          <w:szCs w:val="21"/>
          <w:highlight w:val="none"/>
          <w:rPrChange w:id="3001" w:author="lg" w:date="2026-01-14T17:24:29Z">
            <w:rPr>
              <w:rFonts w:hint="default" w:ascii="Times New Roman" w:hAnsi="Times New Roman" w:eastAsia="Times New Roman"/>
              <w:color w:val="000000"/>
              <w:sz w:val="20"/>
              <w:szCs w:val="24"/>
              <w:highlight w:val="none"/>
            </w:rPr>
          </w:rPrChange>
        </w:rPr>
        <w:t>)</w:t>
      </w:r>
      <w:bookmarkEnd w:id="46"/>
    </w:p>
    <w:p w14:paraId="35B77607">
      <w:pPr>
        <w:wordWrap w:val="0"/>
        <w:spacing w:beforeLines="0" w:afterLines="0"/>
        <w:ind w:left="420" w:hanging="420"/>
        <w:rPr>
          <w:rFonts w:hint="default"/>
          <w:sz w:val="21"/>
          <w:szCs w:val="21"/>
          <w:highlight w:val="none"/>
          <w:rPrChange w:id="3002"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3003" w:author="lg" w:date="2026-01-14T17:24:29Z">
            <w:rPr>
              <w:rFonts w:hint="default" w:ascii="Times New Roman" w:hAnsi="Times New Roman" w:eastAsia="Times New Roman"/>
              <w:color w:val="000000"/>
              <w:sz w:val="20"/>
              <w:szCs w:val="24"/>
              <w:highlight w:val="none"/>
            </w:rPr>
          </w:rPrChange>
        </w:rPr>
        <w:t xml:space="preserve">[18] </w:t>
      </w:r>
      <w:r>
        <w:rPr>
          <w:rFonts w:hint="eastAsia" w:ascii="宋体" w:hAnsi="宋体"/>
          <w:color w:val="000000"/>
          <w:sz w:val="21"/>
          <w:szCs w:val="21"/>
          <w:highlight w:val="none"/>
          <w:rPrChange w:id="3004" w:author="lg" w:date="2026-01-14T17:24:29Z">
            <w:rPr>
              <w:rFonts w:hint="eastAsia" w:ascii="宋体" w:hAnsi="宋体"/>
              <w:color w:val="000000"/>
              <w:sz w:val="20"/>
              <w:szCs w:val="24"/>
              <w:highlight w:val="none"/>
            </w:rPr>
          </w:rPrChange>
        </w:rPr>
        <w:t>马锃宏</w:t>
      </w:r>
      <w:r>
        <w:rPr>
          <w:rFonts w:hint="default" w:ascii="Times New Roman" w:hAnsi="Times New Roman" w:eastAsia="Times New Roman"/>
          <w:color w:val="000000"/>
          <w:sz w:val="21"/>
          <w:szCs w:val="21"/>
          <w:highlight w:val="none"/>
          <w:rPrChange w:id="3005"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3006" w:author="lg" w:date="2026-01-14T17:24:29Z">
            <w:rPr>
              <w:rFonts w:hint="eastAsia" w:ascii="宋体" w:hAnsi="宋体"/>
              <w:color w:val="000000"/>
              <w:sz w:val="20"/>
              <w:szCs w:val="24"/>
              <w:highlight w:val="none"/>
            </w:rPr>
          </w:rPrChange>
        </w:rPr>
        <w:t>余煌</w:t>
      </w:r>
      <w:r>
        <w:rPr>
          <w:rFonts w:hint="default" w:ascii="Times New Roman" w:hAnsi="Times New Roman" w:eastAsia="Times New Roman"/>
          <w:color w:val="000000"/>
          <w:sz w:val="21"/>
          <w:szCs w:val="21"/>
          <w:highlight w:val="none"/>
          <w:rPrChange w:id="3007"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3008" w:author="lg" w:date="2026-01-14T17:24:29Z">
            <w:rPr>
              <w:rFonts w:hint="eastAsia" w:ascii="宋体" w:hAnsi="宋体"/>
              <w:color w:val="000000"/>
              <w:sz w:val="20"/>
              <w:szCs w:val="24"/>
              <w:highlight w:val="none"/>
            </w:rPr>
          </w:rPrChange>
        </w:rPr>
        <w:t>谭励</w:t>
      </w:r>
      <w:r>
        <w:rPr>
          <w:rFonts w:hint="default" w:ascii="Times New Roman" w:hAnsi="Times New Roman" w:eastAsia="Times New Roman"/>
          <w:color w:val="000000"/>
          <w:sz w:val="21"/>
          <w:szCs w:val="21"/>
          <w:highlight w:val="none"/>
          <w:rPrChange w:id="3009"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3010" w:author="lg" w:date="2026-01-14T17:24:29Z">
            <w:rPr>
              <w:rFonts w:hint="eastAsia" w:ascii="宋体" w:hAnsi="宋体"/>
              <w:color w:val="000000"/>
              <w:sz w:val="20"/>
              <w:szCs w:val="24"/>
              <w:highlight w:val="none"/>
            </w:rPr>
          </w:rPrChange>
        </w:rPr>
        <w:t>等</w:t>
      </w:r>
      <w:r>
        <w:rPr>
          <w:rFonts w:hint="default" w:ascii="Times New Roman" w:hAnsi="Times New Roman" w:eastAsia="Times New Roman"/>
          <w:color w:val="000000"/>
          <w:sz w:val="21"/>
          <w:szCs w:val="21"/>
          <w:highlight w:val="none"/>
          <w:rPrChange w:id="3011"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3012" w:author="lg" w:date="2026-01-14T17:24:29Z">
            <w:rPr>
              <w:rFonts w:hint="eastAsia" w:ascii="宋体" w:hAnsi="宋体"/>
              <w:color w:val="000000"/>
              <w:sz w:val="20"/>
              <w:szCs w:val="24"/>
              <w:highlight w:val="none"/>
            </w:rPr>
          </w:rPrChange>
        </w:rPr>
        <w:t>咬合式柑橘采摘末端执行器优化设计与试验</w:t>
      </w:r>
      <w:r>
        <w:rPr>
          <w:rFonts w:hint="default" w:ascii="Times New Roman" w:hAnsi="Times New Roman" w:eastAsia="Times New Roman"/>
          <w:color w:val="000000"/>
          <w:sz w:val="21"/>
          <w:szCs w:val="21"/>
          <w:highlight w:val="none"/>
          <w:rPrChange w:id="3013" w:author="lg" w:date="2026-01-14T17:24:29Z">
            <w:rPr>
              <w:rFonts w:hint="default" w:ascii="Times New Roman" w:hAnsi="Times New Roman" w:eastAsia="Times New Roman"/>
              <w:color w:val="000000"/>
              <w:sz w:val="20"/>
              <w:szCs w:val="24"/>
              <w:highlight w:val="none"/>
            </w:rPr>
          </w:rPrChange>
        </w:rPr>
        <w:t xml:space="preserve">[J]. </w:t>
      </w:r>
      <w:r>
        <w:rPr>
          <w:rFonts w:hint="eastAsia" w:ascii="宋体" w:hAnsi="宋体"/>
          <w:color w:val="000000"/>
          <w:sz w:val="21"/>
          <w:szCs w:val="21"/>
          <w:highlight w:val="none"/>
          <w:rPrChange w:id="3014" w:author="lg" w:date="2026-01-14T17:24:29Z">
            <w:rPr>
              <w:rFonts w:hint="eastAsia" w:ascii="宋体" w:hAnsi="宋体"/>
              <w:color w:val="000000"/>
              <w:sz w:val="20"/>
              <w:szCs w:val="24"/>
              <w:highlight w:val="none"/>
            </w:rPr>
          </w:rPrChange>
        </w:rPr>
        <w:t>农业机械学报</w:t>
      </w:r>
      <w:r>
        <w:rPr>
          <w:rFonts w:hint="default" w:ascii="Times New Roman" w:hAnsi="Times New Roman" w:eastAsia="Times New Roman"/>
          <w:color w:val="000000"/>
          <w:sz w:val="21"/>
          <w:szCs w:val="21"/>
          <w:highlight w:val="none"/>
          <w:rPrChange w:id="3015" w:author="lg" w:date="2026-01-14T17:24:29Z">
            <w:rPr>
              <w:rFonts w:hint="default" w:ascii="Times New Roman" w:hAnsi="Times New Roman" w:eastAsia="Times New Roman"/>
              <w:color w:val="000000"/>
              <w:sz w:val="20"/>
              <w:szCs w:val="24"/>
              <w:highlight w:val="none"/>
            </w:rPr>
          </w:rPrChange>
        </w:rPr>
        <w:t>, 2024,55(10):106-115.</w:t>
      </w:r>
    </w:p>
    <w:p w14:paraId="0874DA7B">
      <w:pPr>
        <w:wordWrap w:val="0"/>
        <w:spacing w:beforeLines="0" w:afterLines="0"/>
        <w:ind w:left="420"/>
        <w:rPr>
          <w:rFonts w:hint="eastAsia"/>
          <w:sz w:val="21"/>
          <w:szCs w:val="21"/>
          <w:highlight w:val="none"/>
          <w:rPrChange w:id="3016" w:author="lg" w:date="2026-01-14T17:24:29Z">
            <w:rPr>
              <w:rFonts w:hint="eastAsia"/>
              <w:sz w:val="24"/>
              <w:szCs w:val="24"/>
              <w:highlight w:val="none"/>
            </w:rPr>
          </w:rPrChange>
        </w:rPr>
      </w:pPr>
      <w:ins w:id="3017" w:author="lg" w:date="2026-01-13T22:41:10Z">
        <w:r>
          <w:rPr>
            <w:rFonts w:hint="default" w:ascii="Times New Roman" w:hAnsi="Times New Roman" w:eastAsia="Times New Roman"/>
            <w:color w:val="000000"/>
            <w:sz w:val="21"/>
            <w:szCs w:val="21"/>
            <w:highlight w:val="none"/>
            <w:rPrChange w:id="3018" w:author="lg" w:date="2026-01-14T17:24:29Z">
              <w:rPr>
                <w:rFonts w:hint="default" w:ascii="Times New Roman" w:hAnsi="Times New Roman" w:eastAsia="Times New Roman"/>
                <w:color w:val="000000"/>
                <w:sz w:val="20"/>
                <w:szCs w:val="24"/>
                <w:highlight w:val="none"/>
              </w:rPr>
            </w:rPrChange>
          </w:rPr>
          <w:t>M</w:t>
        </w:r>
      </w:ins>
      <w:ins w:id="3019" w:author="lg" w:date="2026-01-13T22:49:13Z">
        <w:r>
          <w:rPr>
            <w:rFonts w:hint="eastAsia" w:eastAsia="宋体"/>
            <w:color w:val="000000"/>
            <w:sz w:val="21"/>
            <w:szCs w:val="21"/>
            <w:highlight w:val="none"/>
            <w:lang w:val="en-US" w:eastAsia="zh-CN"/>
            <w:rPrChange w:id="3020" w:author="lg" w:date="2026-01-14T17:24:29Z">
              <w:rPr>
                <w:rFonts w:hint="eastAsia" w:eastAsia="宋体"/>
                <w:color w:val="000000"/>
                <w:sz w:val="20"/>
                <w:szCs w:val="24"/>
                <w:highlight w:val="none"/>
                <w:lang w:val="en-US" w:eastAsia="zh-CN"/>
              </w:rPr>
            </w:rPrChange>
          </w:rPr>
          <w:t>A</w:t>
        </w:r>
      </w:ins>
      <w:ins w:id="3021" w:author="lg" w:date="2026-01-13T22:41:12Z">
        <w:r>
          <w:rPr>
            <w:rFonts w:hint="default" w:ascii="Times New Roman" w:hAnsi="Times New Roman" w:eastAsia="Times New Roman"/>
            <w:color w:val="000000"/>
            <w:sz w:val="21"/>
            <w:szCs w:val="21"/>
            <w:highlight w:val="none"/>
            <w:rPrChange w:id="3022" w:author="lg" w:date="2026-01-14T17:24:29Z">
              <w:rPr>
                <w:rFonts w:hint="default" w:ascii="Times New Roman" w:hAnsi="Times New Roman" w:eastAsia="Times New Roman"/>
                <w:color w:val="000000"/>
                <w:sz w:val="20"/>
                <w:szCs w:val="24"/>
                <w:highlight w:val="none"/>
              </w:rPr>
            </w:rPrChange>
          </w:rPr>
          <w:t xml:space="preserve"> </w:t>
        </w:r>
      </w:ins>
      <w:r>
        <w:rPr>
          <w:rFonts w:hint="default" w:ascii="Times New Roman" w:hAnsi="Times New Roman" w:eastAsia="Times New Roman"/>
          <w:color w:val="000000"/>
          <w:sz w:val="21"/>
          <w:szCs w:val="21"/>
          <w:highlight w:val="none"/>
          <w:rPrChange w:id="3023" w:author="lg" w:date="2026-01-14T17:24:29Z">
            <w:rPr>
              <w:rFonts w:hint="default" w:ascii="Times New Roman" w:hAnsi="Times New Roman" w:eastAsia="Times New Roman"/>
              <w:color w:val="000000"/>
              <w:sz w:val="20"/>
              <w:szCs w:val="24"/>
              <w:highlight w:val="none"/>
            </w:rPr>
          </w:rPrChange>
        </w:rPr>
        <w:t>Zeng</w:t>
      </w:r>
      <w:del w:id="3024" w:author="lg" w:date="2026-01-13T22:53:46Z">
        <w:r>
          <w:rPr>
            <w:rFonts w:hint="default" w:ascii="Times New Roman" w:hAnsi="Times New Roman" w:eastAsia="Times New Roman"/>
            <w:color w:val="000000"/>
            <w:sz w:val="21"/>
            <w:szCs w:val="21"/>
            <w:highlight w:val="none"/>
            <w:rPrChange w:id="3025"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3026" w:author="lg" w:date="2026-01-14T17:24:29Z">
            <w:rPr>
              <w:rFonts w:hint="default" w:ascii="Times New Roman" w:hAnsi="Times New Roman" w:eastAsia="Times New Roman"/>
              <w:color w:val="000000"/>
              <w:sz w:val="20"/>
              <w:szCs w:val="24"/>
              <w:highlight w:val="none"/>
            </w:rPr>
          </w:rPrChange>
        </w:rPr>
        <w:t>hong</w:t>
      </w:r>
      <w:del w:id="3027" w:author="lg" w:date="2026-01-13T22:41:10Z">
        <w:r>
          <w:rPr>
            <w:rFonts w:hint="default" w:ascii="Times New Roman" w:hAnsi="Times New Roman" w:eastAsia="Times New Roman"/>
            <w:color w:val="000000"/>
            <w:sz w:val="21"/>
            <w:szCs w:val="21"/>
            <w:highlight w:val="none"/>
            <w:rPrChange w:id="3028" w:author="lg" w:date="2026-01-14T17:24:29Z">
              <w:rPr>
                <w:rFonts w:hint="default" w:ascii="Times New Roman" w:hAnsi="Times New Roman" w:eastAsia="Times New Roman"/>
                <w:color w:val="000000"/>
                <w:sz w:val="20"/>
                <w:szCs w:val="24"/>
                <w:highlight w:val="none"/>
              </w:rPr>
            </w:rPrChange>
          </w:rPr>
          <w:delText xml:space="preserve"> Ma</w:delText>
        </w:r>
      </w:del>
      <w:r>
        <w:rPr>
          <w:rFonts w:hint="default" w:ascii="Times New Roman" w:hAnsi="Times New Roman" w:eastAsia="Times New Roman"/>
          <w:color w:val="000000"/>
          <w:sz w:val="21"/>
          <w:szCs w:val="21"/>
          <w:highlight w:val="none"/>
          <w:rPrChange w:id="3029" w:author="lg" w:date="2026-01-14T17:24:29Z">
            <w:rPr>
              <w:rFonts w:hint="default" w:ascii="Times New Roman" w:hAnsi="Times New Roman" w:eastAsia="Times New Roman"/>
              <w:color w:val="000000"/>
              <w:sz w:val="20"/>
              <w:szCs w:val="24"/>
              <w:highlight w:val="none"/>
            </w:rPr>
          </w:rPrChange>
        </w:rPr>
        <w:t xml:space="preserve">, </w:t>
      </w:r>
      <w:ins w:id="3030" w:author="lg" w:date="2026-01-13T22:41:18Z">
        <w:r>
          <w:rPr>
            <w:rFonts w:hint="default" w:ascii="Times New Roman" w:hAnsi="Times New Roman" w:eastAsia="Times New Roman"/>
            <w:color w:val="000000"/>
            <w:sz w:val="21"/>
            <w:szCs w:val="21"/>
            <w:highlight w:val="none"/>
            <w:rPrChange w:id="3031" w:author="lg" w:date="2026-01-14T17:24:29Z">
              <w:rPr>
                <w:rFonts w:hint="default" w:ascii="Times New Roman" w:hAnsi="Times New Roman" w:eastAsia="Times New Roman"/>
                <w:color w:val="000000"/>
                <w:sz w:val="20"/>
                <w:szCs w:val="24"/>
                <w:highlight w:val="none"/>
              </w:rPr>
            </w:rPrChange>
          </w:rPr>
          <w:t>Y</w:t>
        </w:r>
      </w:ins>
      <w:ins w:id="3032" w:author="lg" w:date="2026-01-13T22:49:17Z">
        <w:r>
          <w:rPr>
            <w:rFonts w:hint="eastAsia" w:eastAsia="宋体"/>
            <w:color w:val="000000"/>
            <w:sz w:val="21"/>
            <w:szCs w:val="21"/>
            <w:highlight w:val="none"/>
            <w:lang w:val="en-US" w:eastAsia="zh-CN"/>
            <w:rPrChange w:id="3033" w:author="lg" w:date="2026-01-14T17:24:29Z">
              <w:rPr>
                <w:rFonts w:hint="eastAsia" w:eastAsia="宋体"/>
                <w:color w:val="000000"/>
                <w:sz w:val="20"/>
                <w:szCs w:val="24"/>
                <w:highlight w:val="none"/>
                <w:lang w:val="en-US" w:eastAsia="zh-CN"/>
              </w:rPr>
            </w:rPrChange>
          </w:rPr>
          <w:t>U</w:t>
        </w:r>
      </w:ins>
      <w:ins w:id="3034" w:author="lg" w:date="2026-01-13T22:41:21Z">
        <w:r>
          <w:rPr>
            <w:rFonts w:hint="default" w:ascii="Times New Roman" w:hAnsi="Times New Roman" w:eastAsia="Times New Roman"/>
            <w:color w:val="000000"/>
            <w:sz w:val="21"/>
            <w:szCs w:val="21"/>
            <w:highlight w:val="none"/>
            <w:rPrChange w:id="3035" w:author="lg" w:date="2026-01-14T17:24:29Z">
              <w:rPr>
                <w:rFonts w:hint="default" w:ascii="Times New Roman" w:hAnsi="Times New Roman" w:eastAsia="Times New Roman"/>
                <w:color w:val="000000"/>
                <w:sz w:val="20"/>
                <w:szCs w:val="24"/>
                <w:highlight w:val="none"/>
              </w:rPr>
            </w:rPrChange>
          </w:rPr>
          <w:t xml:space="preserve"> </w:t>
        </w:r>
      </w:ins>
      <w:r>
        <w:rPr>
          <w:rFonts w:hint="default" w:ascii="Times New Roman" w:hAnsi="Times New Roman" w:eastAsia="Times New Roman"/>
          <w:color w:val="000000"/>
          <w:sz w:val="21"/>
          <w:szCs w:val="21"/>
          <w:highlight w:val="none"/>
          <w:rPrChange w:id="3036" w:author="lg" w:date="2026-01-14T17:24:29Z">
            <w:rPr>
              <w:rFonts w:hint="default" w:ascii="Times New Roman" w:hAnsi="Times New Roman" w:eastAsia="Times New Roman"/>
              <w:color w:val="000000"/>
              <w:sz w:val="20"/>
              <w:szCs w:val="24"/>
              <w:highlight w:val="none"/>
            </w:rPr>
          </w:rPrChange>
        </w:rPr>
        <w:t>Huang</w:t>
      </w:r>
      <w:del w:id="3037" w:author="lg" w:date="2026-01-13T22:41:18Z">
        <w:r>
          <w:rPr>
            <w:rFonts w:hint="default" w:ascii="Times New Roman" w:hAnsi="Times New Roman" w:eastAsia="Times New Roman"/>
            <w:color w:val="000000"/>
            <w:sz w:val="21"/>
            <w:szCs w:val="21"/>
            <w:highlight w:val="none"/>
            <w:rPrChange w:id="3038" w:author="lg" w:date="2026-01-14T17:24:29Z">
              <w:rPr>
                <w:rFonts w:hint="default" w:ascii="Times New Roman" w:hAnsi="Times New Roman" w:eastAsia="Times New Roman"/>
                <w:color w:val="000000"/>
                <w:sz w:val="20"/>
                <w:szCs w:val="24"/>
                <w:highlight w:val="none"/>
              </w:rPr>
            </w:rPrChange>
          </w:rPr>
          <w:delText xml:space="preserve"> Yu</w:delText>
        </w:r>
      </w:del>
      <w:r>
        <w:rPr>
          <w:rFonts w:hint="default" w:ascii="Times New Roman" w:hAnsi="Times New Roman" w:eastAsia="Times New Roman"/>
          <w:color w:val="000000"/>
          <w:sz w:val="21"/>
          <w:szCs w:val="21"/>
          <w:highlight w:val="none"/>
          <w:rPrChange w:id="3039" w:author="lg" w:date="2026-01-14T17:24:29Z">
            <w:rPr>
              <w:rFonts w:hint="default" w:ascii="Times New Roman" w:hAnsi="Times New Roman" w:eastAsia="Times New Roman"/>
              <w:color w:val="000000"/>
              <w:sz w:val="20"/>
              <w:szCs w:val="24"/>
              <w:highlight w:val="none"/>
            </w:rPr>
          </w:rPrChange>
        </w:rPr>
        <w:t xml:space="preserve">, </w:t>
      </w:r>
      <w:ins w:id="3040" w:author="lg" w:date="2026-01-13T22:41:29Z">
        <w:r>
          <w:rPr>
            <w:rFonts w:hint="default" w:ascii="Times New Roman" w:hAnsi="Times New Roman" w:eastAsia="Times New Roman"/>
            <w:color w:val="000000"/>
            <w:sz w:val="21"/>
            <w:szCs w:val="21"/>
            <w:highlight w:val="none"/>
            <w:rPrChange w:id="3041" w:author="lg" w:date="2026-01-14T17:24:29Z">
              <w:rPr>
                <w:rFonts w:hint="default" w:ascii="Times New Roman" w:hAnsi="Times New Roman" w:eastAsia="Times New Roman"/>
                <w:color w:val="000000"/>
                <w:sz w:val="20"/>
                <w:szCs w:val="24"/>
                <w:highlight w:val="none"/>
              </w:rPr>
            </w:rPrChange>
          </w:rPr>
          <w:t>T</w:t>
        </w:r>
      </w:ins>
      <w:ins w:id="3042" w:author="lg" w:date="2026-01-13T22:49:20Z">
        <w:r>
          <w:rPr>
            <w:rFonts w:hint="eastAsia" w:eastAsia="宋体"/>
            <w:color w:val="000000"/>
            <w:sz w:val="21"/>
            <w:szCs w:val="21"/>
            <w:highlight w:val="none"/>
            <w:lang w:val="en-US" w:eastAsia="zh-CN"/>
            <w:rPrChange w:id="3043" w:author="lg" w:date="2026-01-14T17:24:29Z">
              <w:rPr>
                <w:rFonts w:hint="eastAsia" w:eastAsia="宋体"/>
                <w:color w:val="000000"/>
                <w:sz w:val="20"/>
                <w:szCs w:val="24"/>
                <w:highlight w:val="none"/>
                <w:lang w:val="en-US" w:eastAsia="zh-CN"/>
              </w:rPr>
            </w:rPrChange>
          </w:rPr>
          <w:t>AN</w:t>
        </w:r>
      </w:ins>
      <w:ins w:id="3044" w:author="lg" w:date="2026-01-13T22:41:32Z">
        <w:r>
          <w:rPr>
            <w:rFonts w:hint="default" w:ascii="Times New Roman" w:hAnsi="Times New Roman" w:eastAsia="Times New Roman"/>
            <w:color w:val="000000"/>
            <w:sz w:val="21"/>
            <w:szCs w:val="21"/>
            <w:highlight w:val="none"/>
            <w:rPrChange w:id="3045" w:author="lg" w:date="2026-01-14T17:24:29Z">
              <w:rPr>
                <w:rFonts w:hint="default" w:ascii="Times New Roman" w:hAnsi="Times New Roman" w:eastAsia="Times New Roman"/>
                <w:color w:val="000000"/>
                <w:sz w:val="20"/>
                <w:szCs w:val="24"/>
                <w:highlight w:val="none"/>
              </w:rPr>
            </w:rPrChange>
          </w:rPr>
          <w:t xml:space="preserve"> </w:t>
        </w:r>
      </w:ins>
      <w:r>
        <w:rPr>
          <w:rFonts w:hint="default" w:ascii="Times New Roman" w:hAnsi="Times New Roman" w:eastAsia="Times New Roman"/>
          <w:color w:val="000000"/>
          <w:sz w:val="21"/>
          <w:szCs w:val="21"/>
          <w:highlight w:val="none"/>
          <w:rPrChange w:id="3046" w:author="lg" w:date="2026-01-14T17:24:29Z">
            <w:rPr>
              <w:rFonts w:hint="default" w:ascii="Times New Roman" w:hAnsi="Times New Roman" w:eastAsia="Times New Roman"/>
              <w:color w:val="000000"/>
              <w:sz w:val="20"/>
              <w:szCs w:val="24"/>
              <w:highlight w:val="none"/>
            </w:rPr>
          </w:rPrChange>
        </w:rPr>
        <w:t>Li</w:t>
      </w:r>
      <w:del w:id="3047" w:author="lg" w:date="2026-01-13T22:41:32Z">
        <w:r>
          <w:rPr>
            <w:rFonts w:hint="default" w:ascii="Times New Roman" w:hAnsi="Times New Roman" w:eastAsia="Times New Roman"/>
            <w:color w:val="000000"/>
            <w:sz w:val="21"/>
            <w:szCs w:val="21"/>
            <w:highlight w:val="none"/>
            <w:rPrChange w:id="3048" w:author="lg" w:date="2026-01-14T17:24:29Z">
              <w:rPr>
                <w:rFonts w:hint="default" w:ascii="Times New Roman" w:hAnsi="Times New Roman" w:eastAsia="Times New Roman"/>
                <w:color w:val="000000"/>
                <w:sz w:val="20"/>
                <w:szCs w:val="24"/>
                <w:highlight w:val="none"/>
              </w:rPr>
            </w:rPrChange>
          </w:rPr>
          <w:delText xml:space="preserve"> </w:delText>
        </w:r>
      </w:del>
      <w:del w:id="3049" w:author="lg" w:date="2026-01-13T22:41:29Z">
        <w:r>
          <w:rPr>
            <w:rFonts w:hint="default" w:ascii="Times New Roman" w:hAnsi="Times New Roman" w:eastAsia="Times New Roman"/>
            <w:color w:val="000000"/>
            <w:sz w:val="21"/>
            <w:szCs w:val="21"/>
            <w:highlight w:val="none"/>
            <w:rPrChange w:id="3050" w:author="lg" w:date="2026-01-14T17:24:29Z">
              <w:rPr>
                <w:rFonts w:hint="default" w:ascii="Times New Roman" w:hAnsi="Times New Roman" w:eastAsia="Times New Roman"/>
                <w:color w:val="000000"/>
                <w:sz w:val="20"/>
                <w:szCs w:val="24"/>
                <w:highlight w:val="none"/>
              </w:rPr>
            </w:rPrChange>
          </w:rPr>
          <w:delText>Tan</w:delText>
        </w:r>
      </w:del>
      <w:r>
        <w:rPr>
          <w:rFonts w:hint="default" w:ascii="Times New Roman" w:hAnsi="Times New Roman" w:eastAsia="Times New Roman"/>
          <w:color w:val="000000"/>
          <w:sz w:val="21"/>
          <w:szCs w:val="21"/>
          <w:highlight w:val="none"/>
          <w:rPrChange w:id="3051" w:author="lg" w:date="2026-01-14T17:24:29Z">
            <w:rPr>
              <w:rFonts w:hint="default" w:ascii="Times New Roman" w:hAnsi="Times New Roman" w:eastAsia="Times New Roman"/>
              <w:color w:val="000000"/>
              <w:sz w:val="20"/>
              <w:szCs w:val="24"/>
              <w:highlight w:val="none"/>
            </w:rPr>
          </w:rPrChange>
        </w:rPr>
        <w:t>, et al.</w:t>
      </w:r>
      <w:r>
        <w:rPr>
          <w:rFonts w:hint="eastAsia"/>
          <w:color w:val="000000"/>
          <w:sz w:val="21"/>
          <w:szCs w:val="21"/>
          <w:highlight w:val="none"/>
          <w:lang w:val="en-US" w:eastAsia="zh-CN"/>
          <w:rPrChange w:id="3052" w:author="lg" w:date="2026-01-14T17:24:29Z">
            <w:rPr>
              <w:rFonts w:hint="eastAsia"/>
              <w:color w:val="000000"/>
              <w:sz w:val="20"/>
              <w:szCs w:val="24"/>
              <w:highlight w:val="none"/>
              <w:lang w:val="en-US" w:eastAsia="zh-CN"/>
            </w:rPr>
          </w:rPrChange>
        </w:rPr>
        <w:t>Optimization design and test of occlusal end-effector for picking citrus</w:t>
      </w:r>
      <w:r>
        <w:rPr>
          <w:rFonts w:ascii="Times New Roman" w:hAnsi="Times New Roman" w:eastAsia="宋体" w:cs="Times New Roman"/>
          <w:color w:val="000000"/>
          <w:kern w:val="0"/>
          <w:sz w:val="21"/>
          <w:szCs w:val="21"/>
          <w:highlight w:val="none"/>
          <w:rPrChange w:id="3053" w:author="lg" w:date="2026-01-14T17:24:29Z">
            <w:rPr>
              <w:rFonts w:ascii="Times New Roman" w:hAnsi="Times New Roman" w:eastAsia="宋体" w:cs="Times New Roman"/>
              <w:color w:val="000000"/>
              <w:kern w:val="0"/>
              <w:sz w:val="20"/>
              <w:szCs w:val="20"/>
              <w:highlight w:val="none"/>
            </w:rPr>
          </w:rPrChange>
        </w:rPr>
        <w:t>[J]. Transactions of the Chinese Society for Agricultural Machinery,</w:t>
      </w:r>
      <w:r>
        <w:rPr>
          <w:rFonts w:hint="default" w:ascii="Times New Roman" w:hAnsi="Times New Roman" w:eastAsia="Times New Roman"/>
          <w:color w:val="000000"/>
          <w:sz w:val="21"/>
          <w:szCs w:val="21"/>
          <w:highlight w:val="none"/>
          <w:rPrChange w:id="3054" w:author="lg" w:date="2026-01-14T17:24:29Z">
            <w:rPr>
              <w:rFonts w:hint="default" w:ascii="Times New Roman" w:hAnsi="Times New Roman" w:eastAsia="Times New Roman"/>
              <w:color w:val="000000"/>
              <w:sz w:val="20"/>
              <w:szCs w:val="24"/>
              <w:highlight w:val="none"/>
            </w:rPr>
          </w:rPrChange>
        </w:rPr>
        <w:t xml:space="preserve"> 2024,55(10):106-115.(in Chinese</w:t>
      </w:r>
      <w:del w:id="3055" w:author="lg" w:date="2026-01-13T22:46:17Z">
        <w:r>
          <w:rPr>
            <w:rFonts w:hint="default" w:ascii="Times New Roman" w:hAnsi="Times New Roman" w:eastAsia="Times New Roman"/>
            <w:color w:val="000000"/>
            <w:sz w:val="21"/>
            <w:szCs w:val="21"/>
            <w:highlight w:val="none"/>
            <w:rPrChange w:id="3056" w:author="lg" w:date="2026-01-14T17:24:29Z">
              <w:rPr>
                <w:rFonts w:hint="default" w:ascii="Times New Roman" w:hAnsi="Times New Roman" w:eastAsia="Times New Roman"/>
                <w:color w:val="000000"/>
                <w:sz w:val="20"/>
                <w:szCs w:val="24"/>
                <w:highlight w:val="none"/>
              </w:rPr>
            </w:rPrChange>
          </w:rPr>
          <w:delText xml:space="preserve"> with English abstract</w:delText>
        </w:r>
      </w:del>
      <w:r>
        <w:rPr>
          <w:rFonts w:hint="default" w:ascii="Times New Roman" w:hAnsi="Times New Roman" w:eastAsia="Times New Roman"/>
          <w:color w:val="000000"/>
          <w:sz w:val="21"/>
          <w:szCs w:val="21"/>
          <w:highlight w:val="none"/>
          <w:rPrChange w:id="3057" w:author="lg" w:date="2026-01-14T17:24:29Z">
            <w:rPr>
              <w:rFonts w:hint="default" w:ascii="Times New Roman" w:hAnsi="Times New Roman" w:eastAsia="Times New Roman"/>
              <w:color w:val="000000"/>
              <w:sz w:val="20"/>
              <w:szCs w:val="24"/>
              <w:highlight w:val="none"/>
            </w:rPr>
          </w:rPrChange>
        </w:rPr>
        <w:t>)</w:t>
      </w:r>
      <w:r>
        <w:rPr>
          <w:rFonts w:hint="eastAsia"/>
          <w:color w:val="000000"/>
          <w:sz w:val="21"/>
          <w:szCs w:val="21"/>
          <w:highlight w:val="none"/>
          <w:lang w:val="en-US" w:eastAsia="zh-CN"/>
          <w:rPrChange w:id="3058" w:author="lg" w:date="2026-01-14T17:24:29Z">
            <w:rPr>
              <w:rFonts w:hint="eastAsia"/>
              <w:color w:val="000000"/>
              <w:sz w:val="20"/>
              <w:szCs w:val="24"/>
              <w:highlight w:val="none"/>
              <w:lang w:val="en-US" w:eastAsia="zh-CN"/>
            </w:rPr>
          </w:rPrChange>
        </w:rPr>
        <w:t xml:space="preserve"> </w:t>
      </w:r>
    </w:p>
    <w:p w14:paraId="41A9F5A7">
      <w:pPr>
        <w:wordWrap w:val="0"/>
        <w:spacing w:beforeLines="0" w:afterLines="0"/>
        <w:ind w:left="420" w:hanging="420"/>
        <w:rPr>
          <w:rFonts w:hint="default"/>
          <w:sz w:val="21"/>
          <w:szCs w:val="21"/>
          <w:highlight w:val="none"/>
          <w:rPrChange w:id="3059"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3060" w:author="lg" w:date="2026-01-14T17:24:29Z">
            <w:rPr>
              <w:rFonts w:hint="default" w:ascii="Times New Roman" w:hAnsi="Times New Roman" w:eastAsia="Times New Roman"/>
              <w:color w:val="000000"/>
              <w:sz w:val="20"/>
              <w:szCs w:val="24"/>
              <w:highlight w:val="none"/>
            </w:rPr>
          </w:rPrChange>
        </w:rPr>
        <w:t>[19] College Of Mechanical And Electronic Engineering Northwest A. F. University, College Of Mechanical And Electronic Engineering Northwest A. F. University, China Aviation Lithium Battery Research Institute Co. Ltd Changzhou Jiangsu China, et al. Design and simulation of an integrated end-effector for picking kiwifruit by robot[J]. Information Processing in Agriculture, 2020,7(1):58-71.</w:t>
      </w:r>
    </w:p>
    <w:p w14:paraId="781360A1">
      <w:pPr>
        <w:wordWrap w:val="0"/>
        <w:spacing w:beforeLines="0" w:afterLines="0"/>
        <w:ind w:left="420" w:hanging="420"/>
        <w:rPr>
          <w:rFonts w:hint="default"/>
          <w:sz w:val="21"/>
          <w:szCs w:val="21"/>
          <w:highlight w:val="none"/>
          <w:rPrChange w:id="3061"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3062" w:author="lg" w:date="2026-01-14T17:24:29Z">
            <w:rPr>
              <w:rFonts w:hint="default" w:ascii="Times New Roman" w:hAnsi="Times New Roman" w:eastAsia="Times New Roman"/>
              <w:color w:val="000000"/>
              <w:sz w:val="20"/>
              <w:szCs w:val="24"/>
              <w:highlight w:val="none"/>
            </w:rPr>
          </w:rPrChange>
        </w:rPr>
        <w:t>[20] Zhao Yanqin, Jin Yan, Jian Yinglun, et al. Kinematic design of new robot end-effectors for harvesting using deployable scissor mechanisms[J]. Computers and Electronics in Agriculture, 2024,222:109039.</w:t>
      </w:r>
    </w:p>
    <w:p w14:paraId="11264E27">
      <w:pPr>
        <w:wordWrap w:val="0"/>
        <w:spacing w:beforeLines="0" w:afterLines="0"/>
        <w:ind w:left="420" w:hanging="420"/>
        <w:rPr>
          <w:rFonts w:hint="default"/>
          <w:sz w:val="21"/>
          <w:szCs w:val="21"/>
          <w:highlight w:val="none"/>
          <w:rPrChange w:id="3063"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3064" w:author="lg" w:date="2026-01-14T17:24:29Z">
            <w:rPr>
              <w:rFonts w:hint="default" w:ascii="Times New Roman" w:hAnsi="Times New Roman" w:eastAsia="Times New Roman"/>
              <w:color w:val="000000"/>
              <w:sz w:val="20"/>
              <w:szCs w:val="24"/>
              <w:highlight w:val="none"/>
            </w:rPr>
          </w:rPrChange>
        </w:rPr>
        <w:t>[21] Mu Longtao, Cui Gongpei, Liu Yadong, et al. Design and simulation of an integrated end-effector for picking kiwifruit by robot[J]. Information Processing in Agriculture, 2020,7(1):58-71.</w:t>
      </w:r>
    </w:p>
    <w:p w14:paraId="3E78A0A7">
      <w:pPr>
        <w:wordWrap w:val="0"/>
        <w:spacing w:beforeLines="0" w:afterLines="0"/>
        <w:ind w:left="420" w:hanging="420"/>
        <w:rPr>
          <w:rFonts w:hint="default"/>
          <w:sz w:val="21"/>
          <w:szCs w:val="21"/>
          <w:highlight w:val="none"/>
          <w:rPrChange w:id="3065"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3066" w:author="lg" w:date="2026-01-14T17:24:29Z">
            <w:rPr>
              <w:rFonts w:hint="default" w:ascii="Times New Roman" w:hAnsi="Times New Roman" w:eastAsia="Times New Roman"/>
              <w:color w:val="000000"/>
              <w:sz w:val="20"/>
              <w:szCs w:val="24"/>
              <w:highlight w:val="none"/>
            </w:rPr>
          </w:rPrChange>
        </w:rPr>
        <w:t xml:space="preserve">[22] </w:t>
      </w:r>
      <w:r>
        <w:rPr>
          <w:rFonts w:hint="eastAsia" w:ascii="宋体" w:hAnsi="宋体"/>
          <w:color w:val="000000"/>
          <w:sz w:val="21"/>
          <w:szCs w:val="21"/>
          <w:highlight w:val="none"/>
          <w:rPrChange w:id="3067" w:author="lg" w:date="2026-01-14T17:24:29Z">
            <w:rPr>
              <w:rFonts w:hint="eastAsia" w:ascii="宋体" w:hAnsi="宋体"/>
              <w:color w:val="000000"/>
              <w:sz w:val="20"/>
              <w:szCs w:val="24"/>
              <w:highlight w:val="none"/>
            </w:rPr>
          </w:rPrChange>
        </w:rPr>
        <w:t>陈燕</w:t>
      </w:r>
      <w:r>
        <w:rPr>
          <w:rFonts w:hint="default" w:ascii="Times New Roman" w:hAnsi="Times New Roman" w:eastAsia="Times New Roman"/>
          <w:color w:val="000000"/>
          <w:sz w:val="21"/>
          <w:szCs w:val="21"/>
          <w:highlight w:val="none"/>
          <w:rPrChange w:id="3068"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3069" w:author="lg" w:date="2026-01-14T17:24:29Z">
            <w:rPr>
              <w:rFonts w:hint="eastAsia" w:ascii="宋体" w:hAnsi="宋体"/>
              <w:color w:val="000000"/>
              <w:sz w:val="20"/>
              <w:szCs w:val="24"/>
              <w:highlight w:val="none"/>
            </w:rPr>
          </w:rPrChange>
        </w:rPr>
        <w:t>蒋志林</w:t>
      </w:r>
      <w:r>
        <w:rPr>
          <w:rFonts w:hint="default" w:ascii="Times New Roman" w:hAnsi="Times New Roman" w:eastAsia="Times New Roman"/>
          <w:color w:val="000000"/>
          <w:sz w:val="21"/>
          <w:szCs w:val="21"/>
          <w:highlight w:val="none"/>
          <w:rPrChange w:id="3070"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3071" w:author="lg" w:date="2026-01-14T17:24:29Z">
            <w:rPr>
              <w:rFonts w:hint="eastAsia" w:ascii="宋体" w:hAnsi="宋体"/>
              <w:color w:val="000000"/>
              <w:sz w:val="20"/>
              <w:szCs w:val="24"/>
              <w:highlight w:val="none"/>
            </w:rPr>
          </w:rPrChange>
        </w:rPr>
        <w:t>李嘉威</w:t>
      </w:r>
      <w:r>
        <w:rPr>
          <w:rFonts w:hint="default" w:ascii="Times New Roman" w:hAnsi="Times New Roman" w:eastAsia="Times New Roman"/>
          <w:color w:val="000000"/>
          <w:sz w:val="21"/>
          <w:szCs w:val="21"/>
          <w:highlight w:val="none"/>
          <w:rPrChange w:id="3072"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3073" w:author="lg" w:date="2026-01-14T17:24:29Z">
            <w:rPr>
              <w:rFonts w:hint="eastAsia" w:ascii="宋体" w:hAnsi="宋体"/>
              <w:color w:val="000000"/>
              <w:sz w:val="20"/>
              <w:szCs w:val="24"/>
              <w:highlight w:val="none"/>
            </w:rPr>
          </w:rPrChange>
        </w:rPr>
        <w:t>等</w:t>
      </w:r>
      <w:r>
        <w:rPr>
          <w:rFonts w:hint="default" w:ascii="Times New Roman" w:hAnsi="Times New Roman" w:eastAsia="Times New Roman"/>
          <w:color w:val="000000"/>
          <w:sz w:val="21"/>
          <w:szCs w:val="21"/>
          <w:highlight w:val="none"/>
          <w:rPrChange w:id="3074"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3075" w:author="lg" w:date="2026-01-14T17:24:29Z">
            <w:rPr>
              <w:rFonts w:hint="eastAsia" w:ascii="宋体" w:hAnsi="宋体"/>
              <w:color w:val="000000"/>
              <w:sz w:val="20"/>
              <w:szCs w:val="24"/>
              <w:highlight w:val="none"/>
            </w:rPr>
          </w:rPrChange>
        </w:rPr>
        <w:t>夹剪一体的荔枝采摘末端执行器设计与性能试验</w:t>
      </w:r>
      <w:r>
        <w:rPr>
          <w:rFonts w:hint="default" w:ascii="Times New Roman" w:hAnsi="Times New Roman" w:eastAsia="Times New Roman"/>
          <w:color w:val="000000"/>
          <w:sz w:val="21"/>
          <w:szCs w:val="21"/>
          <w:highlight w:val="none"/>
          <w:rPrChange w:id="3076" w:author="lg" w:date="2026-01-14T17:24:29Z">
            <w:rPr>
              <w:rFonts w:hint="default" w:ascii="Times New Roman" w:hAnsi="Times New Roman" w:eastAsia="Times New Roman"/>
              <w:color w:val="000000"/>
              <w:sz w:val="20"/>
              <w:szCs w:val="24"/>
              <w:highlight w:val="none"/>
            </w:rPr>
          </w:rPrChange>
        </w:rPr>
        <w:t xml:space="preserve">[J]. </w:t>
      </w:r>
      <w:r>
        <w:rPr>
          <w:rFonts w:hint="eastAsia" w:ascii="宋体" w:hAnsi="宋体"/>
          <w:color w:val="000000"/>
          <w:sz w:val="21"/>
          <w:szCs w:val="21"/>
          <w:highlight w:val="none"/>
          <w:rPrChange w:id="3077" w:author="lg" w:date="2026-01-14T17:24:29Z">
            <w:rPr>
              <w:rFonts w:hint="eastAsia" w:ascii="宋体" w:hAnsi="宋体"/>
              <w:color w:val="000000"/>
              <w:sz w:val="20"/>
              <w:szCs w:val="24"/>
              <w:highlight w:val="none"/>
            </w:rPr>
          </w:rPrChange>
        </w:rPr>
        <w:t>农业机械学报</w:t>
      </w:r>
      <w:r>
        <w:rPr>
          <w:rFonts w:hint="default" w:ascii="Times New Roman" w:hAnsi="Times New Roman" w:eastAsia="Times New Roman"/>
          <w:color w:val="000000"/>
          <w:sz w:val="21"/>
          <w:szCs w:val="21"/>
          <w:highlight w:val="none"/>
          <w:rPrChange w:id="3078" w:author="lg" w:date="2026-01-14T17:24:29Z">
            <w:rPr>
              <w:rFonts w:hint="default" w:ascii="Times New Roman" w:hAnsi="Times New Roman" w:eastAsia="Times New Roman"/>
              <w:color w:val="000000"/>
              <w:sz w:val="20"/>
              <w:szCs w:val="24"/>
              <w:highlight w:val="none"/>
            </w:rPr>
          </w:rPrChange>
        </w:rPr>
        <w:t>, 2018,49(01):35-41.</w:t>
      </w:r>
    </w:p>
    <w:p w14:paraId="09895DE8">
      <w:pPr>
        <w:wordWrap w:val="0"/>
        <w:spacing w:beforeLines="0" w:afterLines="0"/>
        <w:ind w:left="420"/>
        <w:rPr>
          <w:rFonts w:hint="eastAsia"/>
          <w:sz w:val="21"/>
          <w:szCs w:val="21"/>
          <w:highlight w:val="none"/>
          <w:rPrChange w:id="3079" w:author="lg" w:date="2026-01-14T17:24:29Z">
            <w:rPr>
              <w:rFonts w:hint="eastAsia"/>
              <w:sz w:val="24"/>
              <w:szCs w:val="24"/>
              <w:highlight w:val="none"/>
            </w:rPr>
          </w:rPrChange>
        </w:rPr>
      </w:pPr>
      <w:ins w:id="3080" w:author="lg" w:date="2026-01-13T22:41:44Z">
        <w:r>
          <w:rPr>
            <w:rFonts w:hint="default" w:ascii="Times New Roman" w:hAnsi="Times New Roman" w:eastAsia="Times New Roman"/>
            <w:color w:val="000000"/>
            <w:sz w:val="21"/>
            <w:szCs w:val="21"/>
            <w:highlight w:val="none"/>
            <w:rPrChange w:id="3081" w:author="lg" w:date="2026-01-14T17:24:29Z">
              <w:rPr>
                <w:rFonts w:hint="default" w:ascii="Times New Roman" w:hAnsi="Times New Roman" w:eastAsia="Times New Roman"/>
                <w:color w:val="000000"/>
                <w:sz w:val="20"/>
                <w:szCs w:val="24"/>
                <w:highlight w:val="none"/>
              </w:rPr>
            </w:rPrChange>
          </w:rPr>
          <w:t>C</w:t>
        </w:r>
      </w:ins>
      <w:ins w:id="3082" w:author="lg" w:date="2026-01-13T22:49:24Z">
        <w:r>
          <w:rPr>
            <w:rFonts w:hint="eastAsia" w:eastAsia="宋体"/>
            <w:color w:val="000000"/>
            <w:sz w:val="21"/>
            <w:szCs w:val="21"/>
            <w:highlight w:val="none"/>
            <w:lang w:val="en-US" w:eastAsia="zh-CN"/>
            <w:rPrChange w:id="3083" w:author="lg" w:date="2026-01-14T17:24:29Z">
              <w:rPr>
                <w:rFonts w:hint="eastAsia" w:eastAsia="宋体"/>
                <w:color w:val="000000"/>
                <w:sz w:val="20"/>
                <w:szCs w:val="24"/>
                <w:highlight w:val="none"/>
                <w:lang w:val="en-US" w:eastAsia="zh-CN"/>
              </w:rPr>
            </w:rPrChange>
          </w:rPr>
          <w:t>H</w:t>
        </w:r>
      </w:ins>
      <w:ins w:id="3084" w:author="lg" w:date="2026-01-13T22:49:25Z">
        <w:r>
          <w:rPr>
            <w:rFonts w:hint="eastAsia" w:eastAsia="宋体"/>
            <w:color w:val="000000"/>
            <w:sz w:val="21"/>
            <w:szCs w:val="21"/>
            <w:highlight w:val="none"/>
            <w:lang w:val="en-US" w:eastAsia="zh-CN"/>
            <w:rPrChange w:id="3085" w:author="lg" w:date="2026-01-14T17:24:29Z">
              <w:rPr>
                <w:rFonts w:hint="eastAsia" w:eastAsia="宋体"/>
                <w:color w:val="000000"/>
                <w:sz w:val="20"/>
                <w:szCs w:val="24"/>
                <w:highlight w:val="none"/>
                <w:lang w:val="en-US" w:eastAsia="zh-CN"/>
              </w:rPr>
            </w:rPrChange>
          </w:rPr>
          <w:t>EN</w:t>
        </w:r>
      </w:ins>
      <w:ins w:id="3086" w:author="lg" w:date="2026-01-13T22:41:48Z">
        <w:r>
          <w:rPr>
            <w:rFonts w:hint="default" w:ascii="Times New Roman" w:hAnsi="Times New Roman" w:eastAsia="Times New Roman"/>
            <w:color w:val="000000"/>
            <w:sz w:val="21"/>
            <w:szCs w:val="21"/>
            <w:highlight w:val="none"/>
            <w:rPrChange w:id="3087" w:author="lg" w:date="2026-01-14T17:24:29Z">
              <w:rPr>
                <w:rFonts w:hint="default" w:ascii="Times New Roman" w:hAnsi="Times New Roman" w:eastAsia="Times New Roman"/>
                <w:color w:val="000000"/>
                <w:sz w:val="20"/>
                <w:szCs w:val="24"/>
                <w:highlight w:val="none"/>
              </w:rPr>
            </w:rPrChange>
          </w:rPr>
          <w:t xml:space="preserve"> </w:t>
        </w:r>
      </w:ins>
      <w:r>
        <w:rPr>
          <w:rFonts w:hint="default" w:ascii="Times New Roman" w:hAnsi="Times New Roman" w:eastAsia="Times New Roman"/>
          <w:color w:val="000000"/>
          <w:sz w:val="21"/>
          <w:szCs w:val="21"/>
          <w:highlight w:val="none"/>
          <w:rPrChange w:id="3088" w:author="lg" w:date="2026-01-14T17:24:29Z">
            <w:rPr>
              <w:rFonts w:hint="default" w:ascii="Times New Roman" w:hAnsi="Times New Roman" w:eastAsia="Times New Roman"/>
              <w:color w:val="000000"/>
              <w:sz w:val="20"/>
              <w:szCs w:val="24"/>
              <w:highlight w:val="none"/>
            </w:rPr>
          </w:rPrChange>
        </w:rPr>
        <w:t>Yan</w:t>
      </w:r>
      <w:del w:id="3089" w:author="lg" w:date="2026-01-13T22:41:44Z">
        <w:r>
          <w:rPr>
            <w:rFonts w:hint="default" w:ascii="Times New Roman" w:hAnsi="Times New Roman" w:eastAsia="Times New Roman"/>
            <w:color w:val="000000"/>
            <w:sz w:val="21"/>
            <w:szCs w:val="21"/>
            <w:highlight w:val="none"/>
            <w:rPrChange w:id="3090" w:author="lg" w:date="2026-01-14T17:24:29Z">
              <w:rPr>
                <w:rFonts w:hint="default" w:ascii="Times New Roman" w:hAnsi="Times New Roman" w:eastAsia="Times New Roman"/>
                <w:color w:val="000000"/>
                <w:sz w:val="20"/>
                <w:szCs w:val="24"/>
                <w:highlight w:val="none"/>
              </w:rPr>
            </w:rPrChange>
          </w:rPr>
          <w:delText xml:space="preserve"> Chen</w:delText>
        </w:r>
      </w:del>
      <w:r>
        <w:rPr>
          <w:rFonts w:hint="default" w:ascii="Times New Roman" w:hAnsi="Times New Roman" w:eastAsia="Times New Roman"/>
          <w:color w:val="000000"/>
          <w:sz w:val="21"/>
          <w:szCs w:val="21"/>
          <w:highlight w:val="none"/>
          <w:rPrChange w:id="3091" w:author="lg" w:date="2026-01-14T17:24:29Z">
            <w:rPr>
              <w:rFonts w:hint="default" w:ascii="Times New Roman" w:hAnsi="Times New Roman" w:eastAsia="Times New Roman"/>
              <w:color w:val="000000"/>
              <w:sz w:val="20"/>
              <w:szCs w:val="24"/>
              <w:highlight w:val="none"/>
            </w:rPr>
          </w:rPrChange>
        </w:rPr>
        <w:t xml:space="preserve">, </w:t>
      </w:r>
      <w:ins w:id="3092" w:author="lg" w:date="2026-01-13T22:41:52Z">
        <w:r>
          <w:rPr>
            <w:rFonts w:hint="default" w:ascii="Times New Roman" w:hAnsi="Times New Roman" w:eastAsia="Times New Roman"/>
            <w:color w:val="000000"/>
            <w:sz w:val="21"/>
            <w:szCs w:val="21"/>
            <w:highlight w:val="none"/>
            <w:rPrChange w:id="3093" w:author="lg" w:date="2026-01-14T17:24:29Z">
              <w:rPr>
                <w:rFonts w:hint="default" w:ascii="Times New Roman" w:hAnsi="Times New Roman" w:eastAsia="Times New Roman"/>
                <w:color w:val="000000"/>
                <w:sz w:val="20"/>
                <w:szCs w:val="24"/>
                <w:highlight w:val="none"/>
              </w:rPr>
            </w:rPrChange>
          </w:rPr>
          <w:t>J</w:t>
        </w:r>
      </w:ins>
      <w:ins w:id="3094" w:author="lg" w:date="2026-01-13T22:49:28Z">
        <w:r>
          <w:rPr>
            <w:rFonts w:hint="eastAsia" w:eastAsia="宋体"/>
            <w:color w:val="000000"/>
            <w:sz w:val="21"/>
            <w:szCs w:val="21"/>
            <w:highlight w:val="none"/>
            <w:lang w:val="en-US" w:eastAsia="zh-CN"/>
            <w:rPrChange w:id="3095" w:author="lg" w:date="2026-01-14T17:24:29Z">
              <w:rPr>
                <w:rFonts w:hint="eastAsia" w:eastAsia="宋体"/>
                <w:color w:val="000000"/>
                <w:sz w:val="20"/>
                <w:szCs w:val="24"/>
                <w:highlight w:val="none"/>
                <w:lang w:val="en-US" w:eastAsia="zh-CN"/>
              </w:rPr>
            </w:rPrChange>
          </w:rPr>
          <w:t>IA</w:t>
        </w:r>
      </w:ins>
      <w:ins w:id="3096" w:author="lg" w:date="2026-01-13T22:49:29Z">
        <w:r>
          <w:rPr>
            <w:rFonts w:hint="eastAsia" w:eastAsia="宋体"/>
            <w:color w:val="000000"/>
            <w:sz w:val="21"/>
            <w:szCs w:val="21"/>
            <w:highlight w:val="none"/>
            <w:lang w:val="en-US" w:eastAsia="zh-CN"/>
            <w:rPrChange w:id="3097" w:author="lg" w:date="2026-01-14T17:24:29Z">
              <w:rPr>
                <w:rFonts w:hint="eastAsia" w:eastAsia="宋体"/>
                <w:color w:val="000000"/>
                <w:sz w:val="20"/>
                <w:szCs w:val="24"/>
                <w:highlight w:val="none"/>
                <w:lang w:val="en-US" w:eastAsia="zh-CN"/>
              </w:rPr>
            </w:rPrChange>
          </w:rPr>
          <w:t>NG</w:t>
        </w:r>
      </w:ins>
      <w:ins w:id="3098" w:author="lg" w:date="2026-01-13T22:41:56Z">
        <w:r>
          <w:rPr>
            <w:rFonts w:hint="default" w:ascii="Times New Roman" w:hAnsi="Times New Roman" w:eastAsia="Times New Roman"/>
            <w:color w:val="000000"/>
            <w:sz w:val="21"/>
            <w:szCs w:val="21"/>
            <w:highlight w:val="none"/>
            <w:rPrChange w:id="3099" w:author="lg" w:date="2026-01-14T17:24:29Z">
              <w:rPr>
                <w:rFonts w:hint="default" w:ascii="Times New Roman" w:hAnsi="Times New Roman" w:eastAsia="Times New Roman"/>
                <w:color w:val="000000"/>
                <w:sz w:val="20"/>
                <w:szCs w:val="24"/>
                <w:highlight w:val="none"/>
              </w:rPr>
            </w:rPrChange>
          </w:rPr>
          <w:t xml:space="preserve"> </w:t>
        </w:r>
      </w:ins>
      <w:r>
        <w:rPr>
          <w:rFonts w:hint="default" w:ascii="Times New Roman" w:hAnsi="Times New Roman" w:eastAsia="Times New Roman"/>
          <w:color w:val="000000"/>
          <w:sz w:val="21"/>
          <w:szCs w:val="21"/>
          <w:highlight w:val="none"/>
          <w:rPrChange w:id="3100" w:author="lg" w:date="2026-01-14T17:24:29Z">
            <w:rPr>
              <w:rFonts w:hint="default" w:ascii="Times New Roman" w:hAnsi="Times New Roman" w:eastAsia="Times New Roman"/>
              <w:color w:val="000000"/>
              <w:sz w:val="20"/>
              <w:szCs w:val="24"/>
              <w:highlight w:val="none"/>
            </w:rPr>
          </w:rPrChange>
        </w:rPr>
        <w:t>Zhi</w:t>
      </w:r>
      <w:del w:id="3101" w:author="lg" w:date="2026-01-13T22:53:14Z">
        <w:r>
          <w:rPr>
            <w:rFonts w:hint="default" w:ascii="Times New Roman" w:hAnsi="Times New Roman" w:eastAsia="Times New Roman"/>
            <w:color w:val="000000"/>
            <w:sz w:val="21"/>
            <w:szCs w:val="21"/>
            <w:highlight w:val="none"/>
            <w:rPrChange w:id="3102"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3103" w:author="lg" w:date="2026-01-14T17:24:29Z">
            <w:rPr>
              <w:rFonts w:hint="default" w:ascii="Times New Roman" w:hAnsi="Times New Roman" w:eastAsia="Times New Roman"/>
              <w:color w:val="000000"/>
              <w:sz w:val="20"/>
              <w:szCs w:val="24"/>
              <w:highlight w:val="none"/>
            </w:rPr>
          </w:rPrChange>
        </w:rPr>
        <w:t>lin</w:t>
      </w:r>
      <w:del w:id="3104" w:author="lg" w:date="2026-01-13T22:41:52Z">
        <w:r>
          <w:rPr>
            <w:rFonts w:hint="default" w:ascii="Times New Roman" w:hAnsi="Times New Roman" w:eastAsia="Times New Roman"/>
            <w:color w:val="000000"/>
            <w:sz w:val="21"/>
            <w:szCs w:val="21"/>
            <w:highlight w:val="none"/>
            <w:rPrChange w:id="3105" w:author="lg" w:date="2026-01-14T17:24:29Z">
              <w:rPr>
                <w:rFonts w:hint="default" w:ascii="Times New Roman" w:hAnsi="Times New Roman" w:eastAsia="Times New Roman"/>
                <w:color w:val="000000"/>
                <w:sz w:val="20"/>
                <w:szCs w:val="24"/>
                <w:highlight w:val="none"/>
              </w:rPr>
            </w:rPrChange>
          </w:rPr>
          <w:delText xml:space="preserve"> Jiang</w:delText>
        </w:r>
      </w:del>
      <w:r>
        <w:rPr>
          <w:rFonts w:hint="default" w:ascii="Times New Roman" w:hAnsi="Times New Roman" w:eastAsia="Times New Roman"/>
          <w:color w:val="000000"/>
          <w:sz w:val="21"/>
          <w:szCs w:val="21"/>
          <w:highlight w:val="none"/>
          <w:rPrChange w:id="3106" w:author="lg" w:date="2026-01-14T17:24:29Z">
            <w:rPr>
              <w:rFonts w:hint="default" w:ascii="Times New Roman" w:hAnsi="Times New Roman" w:eastAsia="Times New Roman"/>
              <w:color w:val="000000"/>
              <w:sz w:val="20"/>
              <w:szCs w:val="24"/>
              <w:highlight w:val="none"/>
            </w:rPr>
          </w:rPrChange>
        </w:rPr>
        <w:t xml:space="preserve">, </w:t>
      </w:r>
      <w:ins w:id="3107" w:author="lg" w:date="2026-01-13T22:42:02Z">
        <w:r>
          <w:rPr>
            <w:rFonts w:hint="default" w:ascii="Times New Roman" w:hAnsi="Times New Roman" w:eastAsia="Times New Roman"/>
            <w:color w:val="000000"/>
            <w:sz w:val="21"/>
            <w:szCs w:val="21"/>
            <w:highlight w:val="none"/>
            <w:rPrChange w:id="3108" w:author="lg" w:date="2026-01-14T17:24:29Z">
              <w:rPr>
                <w:rFonts w:hint="default" w:ascii="Times New Roman" w:hAnsi="Times New Roman" w:eastAsia="Times New Roman"/>
                <w:color w:val="000000"/>
                <w:sz w:val="20"/>
                <w:szCs w:val="24"/>
                <w:highlight w:val="none"/>
              </w:rPr>
            </w:rPrChange>
          </w:rPr>
          <w:t>L</w:t>
        </w:r>
      </w:ins>
      <w:ins w:id="3109" w:author="lg" w:date="2026-01-13T22:49:31Z">
        <w:r>
          <w:rPr>
            <w:rFonts w:hint="eastAsia" w:eastAsia="宋体"/>
            <w:color w:val="000000"/>
            <w:sz w:val="21"/>
            <w:szCs w:val="21"/>
            <w:highlight w:val="none"/>
            <w:lang w:val="en-US" w:eastAsia="zh-CN"/>
            <w:rPrChange w:id="3110" w:author="lg" w:date="2026-01-14T17:24:29Z">
              <w:rPr>
                <w:rFonts w:hint="eastAsia" w:eastAsia="宋体"/>
                <w:color w:val="000000"/>
                <w:sz w:val="20"/>
                <w:szCs w:val="24"/>
                <w:highlight w:val="none"/>
                <w:lang w:val="en-US" w:eastAsia="zh-CN"/>
              </w:rPr>
            </w:rPrChange>
          </w:rPr>
          <w:t>I</w:t>
        </w:r>
      </w:ins>
      <w:ins w:id="3111" w:author="lg" w:date="2026-01-13T22:42:05Z">
        <w:r>
          <w:rPr>
            <w:rFonts w:hint="default" w:ascii="Times New Roman" w:hAnsi="Times New Roman" w:eastAsia="Times New Roman"/>
            <w:color w:val="000000"/>
            <w:sz w:val="21"/>
            <w:szCs w:val="21"/>
            <w:highlight w:val="none"/>
            <w:rPrChange w:id="3112" w:author="lg" w:date="2026-01-14T17:24:29Z">
              <w:rPr>
                <w:rFonts w:hint="default" w:ascii="Times New Roman" w:hAnsi="Times New Roman" w:eastAsia="Times New Roman"/>
                <w:color w:val="000000"/>
                <w:sz w:val="20"/>
                <w:szCs w:val="24"/>
                <w:highlight w:val="none"/>
              </w:rPr>
            </w:rPrChange>
          </w:rPr>
          <w:t xml:space="preserve"> </w:t>
        </w:r>
      </w:ins>
      <w:r>
        <w:rPr>
          <w:rFonts w:hint="default" w:ascii="Times New Roman" w:hAnsi="Times New Roman" w:eastAsia="Times New Roman"/>
          <w:color w:val="000000"/>
          <w:sz w:val="21"/>
          <w:szCs w:val="21"/>
          <w:highlight w:val="none"/>
          <w:rPrChange w:id="3113" w:author="lg" w:date="2026-01-14T17:24:29Z">
            <w:rPr>
              <w:rFonts w:hint="default" w:ascii="Times New Roman" w:hAnsi="Times New Roman" w:eastAsia="Times New Roman"/>
              <w:color w:val="000000"/>
              <w:sz w:val="20"/>
              <w:szCs w:val="24"/>
              <w:highlight w:val="none"/>
            </w:rPr>
          </w:rPrChange>
        </w:rPr>
        <w:t>Jia</w:t>
      </w:r>
      <w:del w:id="3114" w:author="lg" w:date="2026-01-13T22:53:12Z">
        <w:r>
          <w:rPr>
            <w:rFonts w:hint="default" w:ascii="Times New Roman" w:hAnsi="Times New Roman" w:eastAsia="Times New Roman"/>
            <w:color w:val="000000"/>
            <w:sz w:val="21"/>
            <w:szCs w:val="21"/>
            <w:highlight w:val="none"/>
            <w:rPrChange w:id="3115"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3116" w:author="lg" w:date="2026-01-14T17:24:29Z">
            <w:rPr>
              <w:rFonts w:hint="default" w:ascii="Times New Roman" w:hAnsi="Times New Roman" w:eastAsia="Times New Roman"/>
              <w:color w:val="000000"/>
              <w:sz w:val="20"/>
              <w:szCs w:val="24"/>
              <w:highlight w:val="none"/>
            </w:rPr>
          </w:rPrChange>
        </w:rPr>
        <w:t>wei</w:t>
      </w:r>
      <w:del w:id="3117" w:author="lg" w:date="2026-01-13T22:42:02Z">
        <w:r>
          <w:rPr>
            <w:rFonts w:hint="default" w:ascii="Times New Roman" w:hAnsi="Times New Roman" w:eastAsia="Times New Roman"/>
            <w:color w:val="000000"/>
            <w:sz w:val="21"/>
            <w:szCs w:val="21"/>
            <w:highlight w:val="none"/>
            <w:rPrChange w:id="3118" w:author="lg" w:date="2026-01-14T17:24:29Z">
              <w:rPr>
                <w:rFonts w:hint="default" w:ascii="Times New Roman" w:hAnsi="Times New Roman" w:eastAsia="Times New Roman"/>
                <w:color w:val="000000"/>
                <w:sz w:val="20"/>
                <w:szCs w:val="24"/>
                <w:highlight w:val="none"/>
              </w:rPr>
            </w:rPrChange>
          </w:rPr>
          <w:delText xml:space="preserve"> Li</w:delText>
        </w:r>
      </w:del>
      <w:r>
        <w:rPr>
          <w:rFonts w:hint="default" w:ascii="Times New Roman" w:hAnsi="Times New Roman" w:eastAsia="Times New Roman"/>
          <w:color w:val="000000"/>
          <w:sz w:val="21"/>
          <w:szCs w:val="21"/>
          <w:highlight w:val="none"/>
          <w:rPrChange w:id="3119" w:author="lg" w:date="2026-01-14T17:24:29Z">
            <w:rPr>
              <w:rFonts w:hint="default" w:ascii="Times New Roman" w:hAnsi="Times New Roman" w:eastAsia="Times New Roman"/>
              <w:color w:val="000000"/>
              <w:sz w:val="20"/>
              <w:szCs w:val="24"/>
              <w:highlight w:val="none"/>
            </w:rPr>
          </w:rPrChange>
        </w:rPr>
        <w:t xml:space="preserve">, et al.Design and </w:t>
      </w:r>
      <w:r>
        <w:rPr>
          <w:rFonts w:hint="eastAsia"/>
          <w:color w:val="000000"/>
          <w:sz w:val="21"/>
          <w:szCs w:val="21"/>
          <w:highlight w:val="none"/>
          <w:lang w:val="en-US" w:eastAsia="zh-CN"/>
          <w:rPrChange w:id="3120" w:author="lg" w:date="2026-01-14T17:24:29Z">
            <w:rPr>
              <w:rFonts w:hint="eastAsia"/>
              <w:color w:val="000000"/>
              <w:sz w:val="20"/>
              <w:szCs w:val="24"/>
              <w:highlight w:val="none"/>
              <w:lang w:val="en-US" w:eastAsia="zh-CN"/>
            </w:rPr>
          </w:rPrChange>
        </w:rPr>
        <w:t>t</w:t>
      </w:r>
      <w:r>
        <w:rPr>
          <w:rFonts w:hint="default" w:ascii="Times New Roman" w:hAnsi="Times New Roman" w:eastAsia="Times New Roman"/>
          <w:color w:val="000000"/>
          <w:sz w:val="21"/>
          <w:szCs w:val="21"/>
          <w:highlight w:val="none"/>
          <w:rPrChange w:id="3121" w:author="lg" w:date="2026-01-14T17:24:29Z">
            <w:rPr>
              <w:rFonts w:hint="default" w:ascii="Times New Roman" w:hAnsi="Times New Roman" w:eastAsia="Times New Roman"/>
              <w:color w:val="000000"/>
              <w:sz w:val="20"/>
              <w:szCs w:val="24"/>
              <w:highlight w:val="none"/>
            </w:rPr>
          </w:rPrChange>
        </w:rPr>
        <w:t xml:space="preserve">esting of </w:t>
      </w:r>
      <w:r>
        <w:rPr>
          <w:rFonts w:hint="eastAsia"/>
          <w:color w:val="000000"/>
          <w:sz w:val="21"/>
          <w:szCs w:val="21"/>
          <w:highlight w:val="none"/>
          <w:lang w:val="en-US" w:eastAsia="zh-CN"/>
          <w:rPrChange w:id="3122" w:author="lg" w:date="2026-01-14T17:24:29Z">
            <w:rPr>
              <w:rFonts w:hint="eastAsia"/>
              <w:color w:val="000000"/>
              <w:sz w:val="20"/>
              <w:szCs w:val="24"/>
              <w:highlight w:val="none"/>
              <w:lang w:val="en-US" w:eastAsia="zh-CN"/>
            </w:rPr>
          </w:rPrChange>
        </w:rPr>
        <w:t>l</w:t>
      </w:r>
      <w:r>
        <w:rPr>
          <w:rFonts w:hint="default" w:ascii="Times New Roman" w:hAnsi="Times New Roman" w:eastAsia="Times New Roman"/>
          <w:color w:val="000000"/>
          <w:sz w:val="21"/>
          <w:szCs w:val="21"/>
          <w:highlight w:val="none"/>
          <w:rPrChange w:id="3123" w:author="lg" w:date="2026-01-14T17:24:29Z">
            <w:rPr>
              <w:rFonts w:hint="default" w:ascii="Times New Roman" w:hAnsi="Times New Roman" w:eastAsia="Times New Roman"/>
              <w:color w:val="000000"/>
              <w:sz w:val="20"/>
              <w:szCs w:val="24"/>
              <w:highlight w:val="none"/>
            </w:rPr>
          </w:rPrChange>
        </w:rPr>
        <w:t xml:space="preserve">itchi </w:t>
      </w:r>
      <w:r>
        <w:rPr>
          <w:rFonts w:hint="eastAsia"/>
          <w:color w:val="000000"/>
          <w:sz w:val="21"/>
          <w:szCs w:val="21"/>
          <w:highlight w:val="none"/>
          <w:lang w:val="en-US" w:eastAsia="zh-CN"/>
          <w:rPrChange w:id="3124" w:author="lg" w:date="2026-01-14T17:24:29Z">
            <w:rPr>
              <w:rFonts w:hint="eastAsia"/>
              <w:color w:val="000000"/>
              <w:sz w:val="20"/>
              <w:szCs w:val="24"/>
              <w:highlight w:val="none"/>
              <w:lang w:val="en-US" w:eastAsia="zh-CN"/>
            </w:rPr>
          </w:rPrChange>
        </w:rPr>
        <w:t>p</w:t>
      </w:r>
      <w:r>
        <w:rPr>
          <w:rFonts w:hint="default" w:ascii="Times New Roman" w:hAnsi="Times New Roman" w:eastAsia="Times New Roman"/>
          <w:color w:val="000000"/>
          <w:sz w:val="21"/>
          <w:szCs w:val="21"/>
          <w:highlight w:val="none"/>
          <w:rPrChange w:id="3125" w:author="lg" w:date="2026-01-14T17:24:29Z">
            <w:rPr>
              <w:rFonts w:hint="default" w:ascii="Times New Roman" w:hAnsi="Times New Roman" w:eastAsia="Times New Roman"/>
              <w:color w:val="000000"/>
              <w:sz w:val="20"/>
              <w:szCs w:val="24"/>
              <w:highlight w:val="none"/>
            </w:rPr>
          </w:rPrChange>
        </w:rPr>
        <w:t xml:space="preserve">icking </w:t>
      </w:r>
      <w:r>
        <w:rPr>
          <w:rFonts w:hint="eastAsia"/>
          <w:color w:val="000000"/>
          <w:sz w:val="21"/>
          <w:szCs w:val="21"/>
          <w:highlight w:val="none"/>
          <w:lang w:val="en-US" w:eastAsia="zh-CN"/>
          <w:rPrChange w:id="3126" w:author="lg" w:date="2026-01-14T17:24:29Z">
            <w:rPr>
              <w:rFonts w:hint="eastAsia"/>
              <w:color w:val="000000"/>
              <w:sz w:val="20"/>
              <w:szCs w:val="24"/>
              <w:highlight w:val="none"/>
              <w:lang w:val="en-US" w:eastAsia="zh-CN"/>
            </w:rPr>
          </w:rPrChange>
        </w:rPr>
        <w:t>e</w:t>
      </w:r>
      <w:r>
        <w:rPr>
          <w:rFonts w:hint="default" w:ascii="Times New Roman" w:hAnsi="Times New Roman" w:eastAsia="Times New Roman"/>
          <w:color w:val="000000"/>
          <w:sz w:val="21"/>
          <w:szCs w:val="21"/>
          <w:highlight w:val="none"/>
          <w:rPrChange w:id="3127" w:author="lg" w:date="2026-01-14T17:24:29Z">
            <w:rPr>
              <w:rFonts w:hint="default" w:ascii="Times New Roman" w:hAnsi="Times New Roman" w:eastAsia="Times New Roman"/>
              <w:color w:val="000000"/>
              <w:sz w:val="20"/>
              <w:szCs w:val="24"/>
              <w:highlight w:val="none"/>
            </w:rPr>
          </w:rPrChange>
        </w:rPr>
        <w:t>nd-effector</w:t>
      </w:r>
      <w:r>
        <w:rPr>
          <w:rFonts w:hint="eastAsia"/>
          <w:color w:val="000000"/>
          <w:sz w:val="21"/>
          <w:szCs w:val="21"/>
          <w:highlight w:val="none"/>
          <w:lang w:val="en-US" w:eastAsia="zh-CN"/>
          <w:rPrChange w:id="3128" w:author="lg" w:date="2026-01-14T17:24:29Z">
            <w:rPr>
              <w:rFonts w:hint="eastAsia"/>
              <w:color w:val="000000"/>
              <w:sz w:val="20"/>
              <w:szCs w:val="24"/>
              <w:highlight w:val="none"/>
              <w:lang w:val="en-US" w:eastAsia="zh-CN"/>
            </w:rPr>
          </w:rPrChange>
        </w:rPr>
        <w:t>i</w:t>
      </w:r>
      <w:r>
        <w:rPr>
          <w:rFonts w:hint="default" w:ascii="Times New Roman" w:hAnsi="Times New Roman" w:eastAsia="Times New Roman"/>
          <w:color w:val="000000"/>
          <w:sz w:val="21"/>
          <w:szCs w:val="21"/>
          <w:highlight w:val="none"/>
          <w:rPrChange w:id="3129" w:author="lg" w:date="2026-01-14T17:24:29Z">
            <w:rPr>
              <w:rFonts w:hint="default" w:ascii="Times New Roman" w:hAnsi="Times New Roman" w:eastAsia="Times New Roman"/>
              <w:color w:val="000000"/>
              <w:sz w:val="20"/>
              <w:szCs w:val="24"/>
              <w:highlight w:val="none"/>
            </w:rPr>
          </w:rPrChange>
        </w:rPr>
        <w:t xml:space="preserve">ntegrated </w:t>
      </w:r>
      <w:r>
        <w:rPr>
          <w:rFonts w:hint="eastAsia"/>
          <w:color w:val="000000"/>
          <w:sz w:val="21"/>
          <w:szCs w:val="21"/>
          <w:highlight w:val="none"/>
          <w:lang w:val="en-US" w:eastAsia="zh-CN"/>
          <w:rPrChange w:id="3130" w:author="lg" w:date="2026-01-14T17:24:29Z">
            <w:rPr>
              <w:rFonts w:hint="eastAsia"/>
              <w:color w:val="000000"/>
              <w:sz w:val="20"/>
              <w:szCs w:val="24"/>
              <w:highlight w:val="none"/>
              <w:lang w:val="en-US" w:eastAsia="zh-CN"/>
            </w:rPr>
          </w:rPrChange>
        </w:rPr>
        <w:t>c</w:t>
      </w:r>
      <w:r>
        <w:rPr>
          <w:rFonts w:hint="default" w:ascii="Times New Roman" w:hAnsi="Times New Roman" w:eastAsia="Times New Roman"/>
          <w:color w:val="000000"/>
          <w:sz w:val="21"/>
          <w:szCs w:val="21"/>
          <w:highlight w:val="none"/>
          <w:rPrChange w:id="3131" w:author="lg" w:date="2026-01-14T17:24:29Z">
            <w:rPr>
              <w:rFonts w:hint="default" w:ascii="Times New Roman" w:hAnsi="Times New Roman" w:eastAsia="Times New Roman"/>
              <w:color w:val="000000"/>
              <w:sz w:val="20"/>
              <w:szCs w:val="24"/>
              <w:highlight w:val="none"/>
            </w:rPr>
          </w:rPrChange>
        </w:rPr>
        <w:t xml:space="preserve">lamping and </w:t>
      </w:r>
      <w:r>
        <w:rPr>
          <w:rFonts w:hint="eastAsia"/>
          <w:color w:val="000000"/>
          <w:sz w:val="21"/>
          <w:szCs w:val="21"/>
          <w:highlight w:val="none"/>
          <w:lang w:val="en-US" w:eastAsia="zh-CN"/>
          <w:rPrChange w:id="3132" w:author="lg" w:date="2026-01-14T17:24:29Z">
            <w:rPr>
              <w:rFonts w:hint="eastAsia"/>
              <w:color w:val="000000"/>
              <w:sz w:val="20"/>
              <w:szCs w:val="24"/>
              <w:highlight w:val="none"/>
              <w:lang w:val="en-US" w:eastAsia="zh-CN"/>
            </w:rPr>
          </w:rPrChange>
        </w:rPr>
        <w:t>c</w:t>
      </w:r>
      <w:r>
        <w:rPr>
          <w:rFonts w:hint="default" w:ascii="Times New Roman" w:hAnsi="Times New Roman" w:eastAsia="Times New Roman"/>
          <w:color w:val="000000"/>
          <w:sz w:val="21"/>
          <w:szCs w:val="21"/>
          <w:highlight w:val="none"/>
          <w:rPrChange w:id="3133" w:author="lg" w:date="2026-01-14T17:24:29Z">
            <w:rPr>
              <w:rFonts w:hint="default" w:ascii="Times New Roman" w:hAnsi="Times New Roman" w:eastAsia="Times New Roman"/>
              <w:color w:val="000000"/>
              <w:sz w:val="20"/>
              <w:szCs w:val="24"/>
              <w:highlight w:val="none"/>
            </w:rPr>
          </w:rPrChange>
        </w:rPr>
        <w:t xml:space="preserve">utting </w:t>
      </w:r>
      <w:r>
        <w:rPr>
          <w:rFonts w:hint="eastAsia"/>
          <w:color w:val="000000"/>
          <w:sz w:val="21"/>
          <w:szCs w:val="21"/>
          <w:highlight w:val="none"/>
          <w:lang w:val="en-US" w:eastAsia="zh-CN"/>
          <w:rPrChange w:id="3134" w:author="lg" w:date="2026-01-14T17:24:29Z">
            <w:rPr>
              <w:rFonts w:hint="eastAsia"/>
              <w:color w:val="000000"/>
              <w:sz w:val="20"/>
              <w:szCs w:val="24"/>
              <w:highlight w:val="none"/>
              <w:lang w:val="en-US" w:eastAsia="zh-CN"/>
            </w:rPr>
          </w:rPrChange>
        </w:rPr>
        <w:t>p</w:t>
      </w:r>
      <w:r>
        <w:rPr>
          <w:rFonts w:hint="default" w:ascii="Times New Roman" w:hAnsi="Times New Roman" w:eastAsia="Times New Roman"/>
          <w:color w:val="000000"/>
          <w:sz w:val="21"/>
          <w:szCs w:val="21"/>
          <w:highlight w:val="none"/>
          <w:rPrChange w:id="3135" w:author="lg" w:date="2026-01-14T17:24:29Z">
            <w:rPr>
              <w:rFonts w:hint="default" w:ascii="Times New Roman" w:hAnsi="Times New Roman" w:eastAsia="Times New Roman"/>
              <w:color w:val="000000"/>
              <w:sz w:val="20"/>
              <w:szCs w:val="24"/>
              <w:highlight w:val="none"/>
            </w:rPr>
          </w:rPrChange>
        </w:rPr>
        <w:t>erformance</w:t>
      </w:r>
      <w:r>
        <w:rPr>
          <w:rFonts w:ascii="Times New Roman" w:hAnsi="Times New Roman" w:eastAsia="宋体" w:cs="Times New Roman"/>
          <w:color w:val="000000"/>
          <w:kern w:val="0"/>
          <w:sz w:val="21"/>
          <w:szCs w:val="21"/>
          <w:highlight w:val="none"/>
          <w:rPrChange w:id="3136" w:author="lg" w:date="2026-01-14T17:24:29Z">
            <w:rPr>
              <w:rFonts w:ascii="Times New Roman" w:hAnsi="Times New Roman" w:eastAsia="宋体" w:cs="Times New Roman"/>
              <w:color w:val="000000"/>
              <w:kern w:val="0"/>
              <w:sz w:val="20"/>
              <w:szCs w:val="20"/>
              <w:highlight w:val="none"/>
            </w:rPr>
          </w:rPrChange>
        </w:rPr>
        <w:t>[J]. Transactions of the Chinese Society for Agricultural Machinery,</w:t>
      </w:r>
      <w:r>
        <w:rPr>
          <w:rFonts w:hint="default" w:ascii="Times New Roman" w:hAnsi="Times New Roman" w:eastAsia="Times New Roman"/>
          <w:color w:val="000000"/>
          <w:sz w:val="21"/>
          <w:szCs w:val="21"/>
          <w:highlight w:val="none"/>
          <w:rPrChange w:id="3137" w:author="lg" w:date="2026-01-14T17:24:29Z">
            <w:rPr>
              <w:rFonts w:hint="default" w:ascii="Times New Roman" w:hAnsi="Times New Roman" w:eastAsia="Times New Roman"/>
              <w:color w:val="000000"/>
              <w:sz w:val="20"/>
              <w:szCs w:val="24"/>
              <w:highlight w:val="none"/>
            </w:rPr>
          </w:rPrChange>
        </w:rPr>
        <w:t xml:space="preserve"> 2018,49(01):35-41.(in Chinese</w:t>
      </w:r>
      <w:del w:id="3138" w:author="lg" w:date="2026-01-13T22:46:01Z">
        <w:r>
          <w:rPr>
            <w:rFonts w:hint="default" w:ascii="Times New Roman" w:hAnsi="Times New Roman" w:eastAsia="Times New Roman"/>
            <w:color w:val="000000"/>
            <w:sz w:val="21"/>
            <w:szCs w:val="21"/>
            <w:highlight w:val="none"/>
            <w:rPrChange w:id="3139" w:author="lg" w:date="2026-01-14T17:24:29Z">
              <w:rPr>
                <w:rFonts w:hint="default" w:ascii="Times New Roman" w:hAnsi="Times New Roman" w:eastAsia="Times New Roman"/>
                <w:color w:val="000000"/>
                <w:sz w:val="20"/>
                <w:szCs w:val="24"/>
                <w:highlight w:val="none"/>
              </w:rPr>
            </w:rPrChange>
          </w:rPr>
          <w:delText xml:space="preserve"> with English abstract</w:delText>
        </w:r>
      </w:del>
      <w:r>
        <w:rPr>
          <w:rFonts w:hint="default" w:ascii="Times New Roman" w:hAnsi="Times New Roman" w:eastAsia="Times New Roman"/>
          <w:color w:val="000000"/>
          <w:sz w:val="21"/>
          <w:szCs w:val="21"/>
          <w:highlight w:val="none"/>
          <w:rPrChange w:id="3140" w:author="lg" w:date="2026-01-14T17:24:29Z">
            <w:rPr>
              <w:rFonts w:hint="default" w:ascii="Times New Roman" w:hAnsi="Times New Roman" w:eastAsia="Times New Roman"/>
              <w:color w:val="000000"/>
              <w:sz w:val="20"/>
              <w:szCs w:val="24"/>
              <w:highlight w:val="none"/>
            </w:rPr>
          </w:rPrChange>
        </w:rPr>
        <w:t>)</w:t>
      </w:r>
      <w:r>
        <w:rPr>
          <w:rFonts w:hint="eastAsia"/>
          <w:color w:val="000000"/>
          <w:sz w:val="21"/>
          <w:szCs w:val="21"/>
          <w:highlight w:val="none"/>
          <w:lang w:val="en-US" w:eastAsia="zh-CN"/>
          <w:rPrChange w:id="3141" w:author="lg" w:date="2026-01-14T17:24:29Z">
            <w:rPr>
              <w:rFonts w:hint="eastAsia"/>
              <w:color w:val="000000"/>
              <w:sz w:val="20"/>
              <w:szCs w:val="24"/>
              <w:highlight w:val="none"/>
              <w:lang w:val="en-US" w:eastAsia="zh-CN"/>
            </w:rPr>
          </w:rPrChange>
        </w:rPr>
        <w:t xml:space="preserve"> </w:t>
      </w:r>
    </w:p>
    <w:p w14:paraId="53275102">
      <w:pPr>
        <w:wordWrap w:val="0"/>
        <w:spacing w:beforeLines="0" w:afterLines="0"/>
        <w:ind w:left="420" w:hanging="420"/>
        <w:rPr>
          <w:rFonts w:hint="default"/>
          <w:sz w:val="21"/>
          <w:szCs w:val="21"/>
          <w:highlight w:val="none"/>
          <w:rPrChange w:id="3142"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3143" w:author="lg" w:date="2026-01-14T17:24:29Z">
            <w:rPr>
              <w:rFonts w:hint="default" w:ascii="Times New Roman" w:hAnsi="Times New Roman" w:eastAsia="Times New Roman"/>
              <w:color w:val="000000"/>
              <w:sz w:val="20"/>
              <w:szCs w:val="24"/>
              <w:highlight w:val="none"/>
            </w:rPr>
          </w:rPrChange>
        </w:rPr>
        <w:t xml:space="preserve">[23] </w:t>
      </w:r>
      <w:r>
        <w:rPr>
          <w:rFonts w:hint="eastAsia" w:ascii="宋体" w:hAnsi="宋体"/>
          <w:color w:val="000000"/>
          <w:sz w:val="21"/>
          <w:szCs w:val="21"/>
          <w:highlight w:val="none"/>
          <w:rPrChange w:id="3144" w:author="lg" w:date="2026-01-14T17:24:29Z">
            <w:rPr>
              <w:rFonts w:hint="eastAsia" w:ascii="宋体" w:hAnsi="宋体"/>
              <w:color w:val="000000"/>
              <w:sz w:val="20"/>
              <w:szCs w:val="24"/>
              <w:highlight w:val="none"/>
            </w:rPr>
          </w:rPrChange>
        </w:rPr>
        <w:t>赵雄</w:t>
      </w:r>
      <w:r>
        <w:rPr>
          <w:rFonts w:hint="default" w:ascii="Times New Roman" w:hAnsi="Times New Roman" w:eastAsia="Times New Roman"/>
          <w:color w:val="000000"/>
          <w:sz w:val="21"/>
          <w:szCs w:val="21"/>
          <w:highlight w:val="none"/>
          <w:rPrChange w:id="3145"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3146" w:author="lg" w:date="2026-01-14T17:24:29Z">
            <w:rPr>
              <w:rFonts w:hint="eastAsia" w:ascii="宋体" w:hAnsi="宋体"/>
              <w:color w:val="000000"/>
              <w:sz w:val="20"/>
              <w:szCs w:val="24"/>
              <w:highlight w:val="none"/>
            </w:rPr>
          </w:rPrChange>
        </w:rPr>
        <w:t>张号号</w:t>
      </w:r>
      <w:r>
        <w:rPr>
          <w:rFonts w:hint="default" w:ascii="Times New Roman" w:hAnsi="Times New Roman" w:eastAsia="Times New Roman"/>
          <w:color w:val="000000"/>
          <w:sz w:val="21"/>
          <w:szCs w:val="21"/>
          <w:highlight w:val="none"/>
          <w:rPrChange w:id="3147"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3148" w:author="lg" w:date="2026-01-14T17:24:29Z">
            <w:rPr>
              <w:rFonts w:hint="eastAsia" w:ascii="宋体" w:hAnsi="宋体"/>
              <w:color w:val="000000"/>
              <w:sz w:val="20"/>
              <w:szCs w:val="24"/>
              <w:highlight w:val="none"/>
            </w:rPr>
          </w:rPrChange>
        </w:rPr>
        <w:t>傅鸿妃</w:t>
      </w:r>
      <w:r>
        <w:rPr>
          <w:rFonts w:hint="default" w:ascii="Times New Roman" w:hAnsi="Times New Roman" w:eastAsia="Times New Roman"/>
          <w:color w:val="000000"/>
          <w:sz w:val="21"/>
          <w:szCs w:val="21"/>
          <w:highlight w:val="none"/>
          <w:rPrChange w:id="3149"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3150" w:author="lg" w:date="2026-01-14T17:24:29Z">
            <w:rPr>
              <w:rFonts w:hint="eastAsia" w:ascii="宋体" w:hAnsi="宋体"/>
              <w:color w:val="000000"/>
              <w:sz w:val="20"/>
              <w:szCs w:val="24"/>
              <w:highlight w:val="none"/>
            </w:rPr>
          </w:rPrChange>
        </w:rPr>
        <w:t>等</w:t>
      </w:r>
      <w:r>
        <w:rPr>
          <w:rFonts w:hint="default" w:ascii="Times New Roman" w:hAnsi="Times New Roman" w:eastAsia="Times New Roman"/>
          <w:color w:val="000000"/>
          <w:sz w:val="21"/>
          <w:szCs w:val="21"/>
          <w:highlight w:val="none"/>
          <w:rPrChange w:id="3151"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3152" w:author="lg" w:date="2026-01-14T17:24:29Z">
            <w:rPr>
              <w:rFonts w:hint="eastAsia" w:ascii="宋体" w:hAnsi="宋体"/>
              <w:color w:val="000000"/>
              <w:sz w:val="20"/>
              <w:szCs w:val="24"/>
              <w:highlight w:val="none"/>
            </w:rPr>
          </w:rPrChange>
        </w:rPr>
        <w:t>鲜食朝天椒采摘末端执行器设计与试验</w:t>
      </w:r>
      <w:r>
        <w:rPr>
          <w:rFonts w:hint="default" w:ascii="Times New Roman" w:hAnsi="Times New Roman" w:eastAsia="Times New Roman"/>
          <w:color w:val="000000"/>
          <w:sz w:val="21"/>
          <w:szCs w:val="21"/>
          <w:highlight w:val="none"/>
          <w:rPrChange w:id="3153" w:author="lg" w:date="2026-01-14T17:24:29Z">
            <w:rPr>
              <w:rFonts w:hint="default" w:ascii="Times New Roman" w:hAnsi="Times New Roman" w:eastAsia="Times New Roman"/>
              <w:color w:val="000000"/>
              <w:sz w:val="20"/>
              <w:szCs w:val="24"/>
              <w:highlight w:val="none"/>
            </w:rPr>
          </w:rPrChange>
        </w:rPr>
        <w:t xml:space="preserve">[J]. </w:t>
      </w:r>
      <w:r>
        <w:rPr>
          <w:rFonts w:hint="eastAsia" w:ascii="宋体" w:hAnsi="宋体"/>
          <w:color w:val="000000"/>
          <w:sz w:val="21"/>
          <w:szCs w:val="21"/>
          <w:highlight w:val="none"/>
          <w:rPrChange w:id="3154" w:author="lg" w:date="2026-01-14T17:24:29Z">
            <w:rPr>
              <w:rFonts w:hint="eastAsia" w:ascii="宋体" w:hAnsi="宋体"/>
              <w:color w:val="000000"/>
              <w:sz w:val="20"/>
              <w:szCs w:val="24"/>
              <w:highlight w:val="none"/>
            </w:rPr>
          </w:rPrChange>
        </w:rPr>
        <w:t>农业机械学报</w:t>
      </w:r>
      <w:r>
        <w:rPr>
          <w:rFonts w:hint="default" w:ascii="Times New Roman" w:hAnsi="Times New Roman" w:eastAsia="Times New Roman"/>
          <w:color w:val="000000"/>
          <w:sz w:val="21"/>
          <w:szCs w:val="21"/>
          <w:highlight w:val="none"/>
          <w:rPrChange w:id="3155" w:author="lg" w:date="2026-01-14T17:24:29Z">
            <w:rPr>
              <w:rFonts w:hint="default" w:ascii="Times New Roman" w:hAnsi="Times New Roman" w:eastAsia="Times New Roman"/>
              <w:color w:val="000000"/>
              <w:sz w:val="20"/>
              <w:szCs w:val="24"/>
              <w:highlight w:val="none"/>
            </w:rPr>
          </w:rPrChange>
        </w:rPr>
        <w:t>:1-12.</w:t>
      </w:r>
    </w:p>
    <w:p w14:paraId="002CA8FC">
      <w:pPr>
        <w:wordWrap w:val="0"/>
        <w:spacing w:beforeLines="0" w:afterLines="0"/>
        <w:ind w:left="420"/>
        <w:rPr>
          <w:rFonts w:hint="eastAsia"/>
          <w:sz w:val="21"/>
          <w:szCs w:val="21"/>
          <w:highlight w:val="none"/>
          <w:rPrChange w:id="3156" w:author="lg" w:date="2026-01-14T17:24:29Z">
            <w:rPr>
              <w:rFonts w:hint="eastAsia"/>
              <w:sz w:val="24"/>
              <w:szCs w:val="24"/>
              <w:highlight w:val="none"/>
            </w:rPr>
          </w:rPrChange>
        </w:rPr>
      </w:pPr>
      <w:ins w:id="3157" w:author="lg" w:date="2026-01-13T22:42:13Z">
        <w:r>
          <w:rPr>
            <w:rFonts w:hint="default" w:ascii="Times New Roman" w:hAnsi="Times New Roman" w:eastAsia="Times New Roman"/>
            <w:color w:val="000000"/>
            <w:sz w:val="21"/>
            <w:szCs w:val="21"/>
            <w:highlight w:val="none"/>
            <w:rPrChange w:id="3158" w:author="lg" w:date="2026-01-14T17:24:29Z">
              <w:rPr>
                <w:rFonts w:hint="default" w:ascii="Times New Roman" w:hAnsi="Times New Roman" w:eastAsia="Times New Roman"/>
                <w:color w:val="000000"/>
                <w:sz w:val="20"/>
                <w:szCs w:val="24"/>
                <w:highlight w:val="none"/>
              </w:rPr>
            </w:rPrChange>
          </w:rPr>
          <w:t>Z</w:t>
        </w:r>
      </w:ins>
      <w:ins w:id="3159" w:author="lg" w:date="2026-01-13T22:49:35Z">
        <w:r>
          <w:rPr>
            <w:rFonts w:hint="eastAsia" w:eastAsia="宋体"/>
            <w:color w:val="000000"/>
            <w:sz w:val="21"/>
            <w:szCs w:val="21"/>
            <w:highlight w:val="none"/>
            <w:lang w:val="en-US" w:eastAsia="zh-CN"/>
            <w:rPrChange w:id="3160" w:author="lg" w:date="2026-01-14T17:24:29Z">
              <w:rPr>
                <w:rFonts w:hint="eastAsia" w:eastAsia="宋体"/>
                <w:color w:val="000000"/>
                <w:sz w:val="20"/>
                <w:szCs w:val="24"/>
                <w:highlight w:val="none"/>
                <w:lang w:val="en-US" w:eastAsia="zh-CN"/>
              </w:rPr>
            </w:rPrChange>
          </w:rPr>
          <w:t>H</w:t>
        </w:r>
      </w:ins>
      <w:ins w:id="3161" w:author="lg" w:date="2026-01-13T22:49:36Z">
        <w:r>
          <w:rPr>
            <w:rFonts w:hint="eastAsia" w:eastAsia="宋体"/>
            <w:color w:val="000000"/>
            <w:sz w:val="21"/>
            <w:szCs w:val="21"/>
            <w:highlight w:val="none"/>
            <w:lang w:val="en-US" w:eastAsia="zh-CN"/>
            <w:rPrChange w:id="3162" w:author="lg" w:date="2026-01-14T17:24:29Z">
              <w:rPr>
                <w:rFonts w:hint="eastAsia" w:eastAsia="宋体"/>
                <w:color w:val="000000"/>
                <w:sz w:val="20"/>
                <w:szCs w:val="24"/>
                <w:highlight w:val="none"/>
                <w:lang w:val="en-US" w:eastAsia="zh-CN"/>
              </w:rPr>
            </w:rPrChange>
          </w:rPr>
          <w:t>A</w:t>
        </w:r>
      </w:ins>
      <w:ins w:id="3163" w:author="lg" w:date="2026-01-13T22:49:37Z">
        <w:r>
          <w:rPr>
            <w:rFonts w:hint="eastAsia" w:eastAsia="宋体"/>
            <w:color w:val="000000"/>
            <w:sz w:val="21"/>
            <w:szCs w:val="21"/>
            <w:highlight w:val="none"/>
            <w:lang w:val="en-US" w:eastAsia="zh-CN"/>
            <w:rPrChange w:id="3164" w:author="lg" w:date="2026-01-14T17:24:29Z">
              <w:rPr>
                <w:rFonts w:hint="eastAsia" w:eastAsia="宋体"/>
                <w:color w:val="000000"/>
                <w:sz w:val="20"/>
                <w:szCs w:val="24"/>
                <w:highlight w:val="none"/>
                <w:lang w:val="en-US" w:eastAsia="zh-CN"/>
              </w:rPr>
            </w:rPrChange>
          </w:rPr>
          <w:t>O</w:t>
        </w:r>
      </w:ins>
      <w:ins w:id="3165" w:author="lg" w:date="2026-01-13T22:42:16Z">
        <w:r>
          <w:rPr>
            <w:rFonts w:hint="default" w:ascii="Times New Roman" w:hAnsi="Times New Roman" w:eastAsia="Times New Roman"/>
            <w:color w:val="000000"/>
            <w:sz w:val="21"/>
            <w:szCs w:val="21"/>
            <w:highlight w:val="none"/>
            <w:rPrChange w:id="3166" w:author="lg" w:date="2026-01-14T17:24:29Z">
              <w:rPr>
                <w:rFonts w:hint="default" w:ascii="Times New Roman" w:hAnsi="Times New Roman" w:eastAsia="Times New Roman"/>
                <w:color w:val="000000"/>
                <w:sz w:val="20"/>
                <w:szCs w:val="24"/>
                <w:highlight w:val="none"/>
              </w:rPr>
            </w:rPrChange>
          </w:rPr>
          <w:t xml:space="preserve"> </w:t>
        </w:r>
      </w:ins>
      <w:r>
        <w:rPr>
          <w:rFonts w:hint="default" w:ascii="Times New Roman" w:hAnsi="Times New Roman" w:eastAsia="Times New Roman"/>
          <w:color w:val="000000"/>
          <w:sz w:val="21"/>
          <w:szCs w:val="21"/>
          <w:highlight w:val="none"/>
          <w:rPrChange w:id="3167" w:author="lg" w:date="2026-01-14T17:24:29Z">
            <w:rPr>
              <w:rFonts w:hint="default" w:ascii="Times New Roman" w:hAnsi="Times New Roman" w:eastAsia="Times New Roman"/>
              <w:color w:val="000000"/>
              <w:sz w:val="20"/>
              <w:szCs w:val="24"/>
              <w:highlight w:val="none"/>
            </w:rPr>
          </w:rPrChange>
        </w:rPr>
        <w:t>Xiong</w:t>
      </w:r>
      <w:del w:id="3168" w:author="lg" w:date="2026-01-13T22:42:13Z">
        <w:r>
          <w:rPr>
            <w:rFonts w:hint="default" w:ascii="Times New Roman" w:hAnsi="Times New Roman" w:eastAsia="Times New Roman"/>
            <w:color w:val="000000"/>
            <w:sz w:val="21"/>
            <w:szCs w:val="21"/>
            <w:highlight w:val="none"/>
            <w:rPrChange w:id="3169" w:author="lg" w:date="2026-01-14T17:24:29Z">
              <w:rPr>
                <w:rFonts w:hint="default" w:ascii="Times New Roman" w:hAnsi="Times New Roman" w:eastAsia="Times New Roman"/>
                <w:color w:val="000000"/>
                <w:sz w:val="20"/>
                <w:szCs w:val="24"/>
                <w:highlight w:val="none"/>
              </w:rPr>
            </w:rPrChange>
          </w:rPr>
          <w:delText xml:space="preserve"> Zhao</w:delText>
        </w:r>
      </w:del>
      <w:r>
        <w:rPr>
          <w:rFonts w:hint="default" w:ascii="Times New Roman" w:hAnsi="Times New Roman" w:eastAsia="Times New Roman"/>
          <w:color w:val="000000"/>
          <w:sz w:val="21"/>
          <w:szCs w:val="21"/>
          <w:highlight w:val="none"/>
          <w:rPrChange w:id="3170" w:author="lg" w:date="2026-01-14T17:24:29Z">
            <w:rPr>
              <w:rFonts w:hint="default" w:ascii="Times New Roman" w:hAnsi="Times New Roman" w:eastAsia="Times New Roman"/>
              <w:color w:val="000000"/>
              <w:sz w:val="20"/>
              <w:szCs w:val="24"/>
              <w:highlight w:val="none"/>
            </w:rPr>
          </w:rPrChange>
        </w:rPr>
        <w:t xml:space="preserve">, </w:t>
      </w:r>
      <w:ins w:id="3171" w:author="lg" w:date="2026-01-13T22:42:21Z">
        <w:r>
          <w:rPr>
            <w:rFonts w:hint="default" w:ascii="Times New Roman" w:hAnsi="Times New Roman" w:eastAsia="Times New Roman"/>
            <w:color w:val="000000"/>
            <w:sz w:val="21"/>
            <w:szCs w:val="21"/>
            <w:highlight w:val="none"/>
            <w:rPrChange w:id="3172" w:author="lg" w:date="2026-01-14T17:24:29Z">
              <w:rPr>
                <w:rFonts w:hint="default" w:ascii="Times New Roman" w:hAnsi="Times New Roman" w:eastAsia="Times New Roman"/>
                <w:color w:val="000000"/>
                <w:sz w:val="20"/>
                <w:szCs w:val="24"/>
                <w:highlight w:val="none"/>
              </w:rPr>
            </w:rPrChange>
          </w:rPr>
          <w:t>Z</w:t>
        </w:r>
      </w:ins>
      <w:ins w:id="3173" w:author="lg" w:date="2026-01-13T22:49:39Z">
        <w:r>
          <w:rPr>
            <w:rFonts w:hint="eastAsia" w:eastAsia="宋体"/>
            <w:color w:val="000000"/>
            <w:sz w:val="21"/>
            <w:szCs w:val="21"/>
            <w:highlight w:val="none"/>
            <w:lang w:val="en-US" w:eastAsia="zh-CN"/>
            <w:rPrChange w:id="3174" w:author="lg" w:date="2026-01-14T17:24:29Z">
              <w:rPr>
                <w:rFonts w:hint="eastAsia" w:eastAsia="宋体"/>
                <w:color w:val="000000"/>
                <w:sz w:val="20"/>
                <w:szCs w:val="24"/>
                <w:highlight w:val="none"/>
                <w:lang w:val="en-US" w:eastAsia="zh-CN"/>
              </w:rPr>
            </w:rPrChange>
          </w:rPr>
          <w:t>H</w:t>
        </w:r>
      </w:ins>
      <w:ins w:id="3175" w:author="lg" w:date="2026-01-13T22:49:40Z">
        <w:r>
          <w:rPr>
            <w:rFonts w:hint="eastAsia" w:eastAsia="宋体"/>
            <w:color w:val="000000"/>
            <w:sz w:val="21"/>
            <w:szCs w:val="21"/>
            <w:highlight w:val="none"/>
            <w:lang w:val="en-US" w:eastAsia="zh-CN"/>
            <w:rPrChange w:id="3176" w:author="lg" w:date="2026-01-14T17:24:29Z">
              <w:rPr>
                <w:rFonts w:hint="eastAsia" w:eastAsia="宋体"/>
                <w:color w:val="000000"/>
                <w:sz w:val="20"/>
                <w:szCs w:val="24"/>
                <w:highlight w:val="none"/>
                <w:lang w:val="en-US" w:eastAsia="zh-CN"/>
              </w:rPr>
            </w:rPrChange>
          </w:rPr>
          <w:t>ANG</w:t>
        </w:r>
      </w:ins>
      <w:ins w:id="3177" w:author="lg" w:date="2026-01-13T22:42:24Z">
        <w:r>
          <w:rPr>
            <w:rFonts w:hint="default" w:ascii="Times New Roman" w:hAnsi="Times New Roman" w:eastAsia="Times New Roman"/>
            <w:color w:val="000000"/>
            <w:sz w:val="21"/>
            <w:szCs w:val="21"/>
            <w:highlight w:val="none"/>
            <w:rPrChange w:id="3178" w:author="lg" w:date="2026-01-14T17:24:29Z">
              <w:rPr>
                <w:rFonts w:hint="default" w:ascii="Times New Roman" w:hAnsi="Times New Roman" w:eastAsia="Times New Roman"/>
                <w:color w:val="000000"/>
                <w:sz w:val="20"/>
                <w:szCs w:val="24"/>
                <w:highlight w:val="none"/>
              </w:rPr>
            </w:rPrChange>
          </w:rPr>
          <w:t xml:space="preserve"> </w:t>
        </w:r>
      </w:ins>
      <w:r>
        <w:rPr>
          <w:rFonts w:hint="default" w:ascii="Times New Roman" w:hAnsi="Times New Roman" w:eastAsia="Times New Roman"/>
          <w:color w:val="000000"/>
          <w:sz w:val="21"/>
          <w:szCs w:val="21"/>
          <w:highlight w:val="none"/>
          <w:rPrChange w:id="3179" w:author="lg" w:date="2026-01-14T17:24:29Z">
            <w:rPr>
              <w:rFonts w:hint="default" w:ascii="Times New Roman" w:hAnsi="Times New Roman" w:eastAsia="Times New Roman"/>
              <w:color w:val="000000"/>
              <w:sz w:val="20"/>
              <w:szCs w:val="24"/>
              <w:highlight w:val="none"/>
            </w:rPr>
          </w:rPrChange>
        </w:rPr>
        <w:t>Hao</w:t>
      </w:r>
      <w:del w:id="3180" w:author="lg" w:date="2026-01-13T22:53:01Z">
        <w:r>
          <w:rPr>
            <w:rFonts w:hint="default" w:ascii="Times New Roman" w:hAnsi="Times New Roman" w:eastAsia="Times New Roman"/>
            <w:color w:val="000000"/>
            <w:sz w:val="21"/>
            <w:szCs w:val="21"/>
            <w:highlight w:val="none"/>
            <w:rPrChange w:id="3181"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3182" w:author="lg" w:date="2026-01-14T17:24:29Z">
            <w:rPr>
              <w:rFonts w:hint="default" w:ascii="Times New Roman" w:hAnsi="Times New Roman" w:eastAsia="Times New Roman"/>
              <w:color w:val="000000"/>
              <w:sz w:val="20"/>
              <w:szCs w:val="24"/>
              <w:highlight w:val="none"/>
            </w:rPr>
          </w:rPrChange>
        </w:rPr>
        <w:t>hao</w:t>
      </w:r>
      <w:del w:id="3183" w:author="lg" w:date="2026-01-13T22:42:21Z">
        <w:r>
          <w:rPr>
            <w:rFonts w:hint="default" w:ascii="Times New Roman" w:hAnsi="Times New Roman" w:eastAsia="Times New Roman"/>
            <w:color w:val="000000"/>
            <w:sz w:val="21"/>
            <w:szCs w:val="21"/>
            <w:highlight w:val="none"/>
            <w:rPrChange w:id="3184" w:author="lg" w:date="2026-01-14T17:24:29Z">
              <w:rPr>
                <w:rFonts w:hint="default" w:ascii="Times New Roman" w:hAnsi="Times New Roman" w:eastAsia="Times New Roman"/>
                <w:color w:val="000000"/>
                <w:sz w:val="20"/>
                <w:szCs w:val="24"/>
                <w:highlight w:val="none"/>
              </w:rPr>
            </w:rPrChange>
          </w:rPr>
          <w:delText xml:space="preserve"> Zhang</w:delText>
        </w:r>
      </w:del>
      <w:r>
        <w:rPr>
          <w:rFonts w:hint="default" w:ascii="Times New Roman" w:hAnsi="Times New Roman" w:eastAsia="Times New Roman"/>
          <w:color w:val="000000"/>
          <w:sz w:val="21"/>
          <w:szCs w:val="21"/>
          <w:highlight w:val="none"/>
          <w:rPrChange w:id="3185" w:author="lg" w:date="2026-01-14T17:24:29Z">
            <w:rPr>
              <w:rFonts w:hint="default" w:ascii="Times New Roman" w:hAnsi="Times New Roman" w:eastAsia="Times New Roman"/>
              <w:color w:val="000000"/>
              <w:sz w:val="20"/>
              <w:szCs w:val="24"/>
              <w:highlight w:val="none"/>
            </w:rPr>
          </w:rPrChange>
        </w:rPr>
        <w:t xml:space="preserve">, </w:t>
      </w:r>
      <w:ins w:id="3186" w:author="lg" w:date="2026-01-13T22:42:31Z">
        <w:r>
          <w:rPr>
            <w:rFonts w:hint="default" w:ascii="Times New Roman" w:hAnsi="Times New Roman" w:eastAsia="Times New Roman"/>
            <w:color w:val="000000"/>
            <w:sz w:val="21"/>
            <w:szCs w:val="21"/>
            <w:highlight w:val="none"/>
            <w:rPrChange w:id="3187" w:author="lg" w:date="2026-01-14T17:24:29Z">
              <w:rPr>
                <w:rFonts w:hint="default" w:ascii="Times New Roman" w:hAnsi="Times New Roman" w:eastAsia="Times New Roman"/>
                <w:color w:val="000000"/>
                <w:sz w:val="20"/>
                <w:szCs w:val="24"/>
                <w:highlight w:val="none"/>
              </w:rPr>
            </w:rPrChange>
          </w:rPr>
          <w:t>F</w:t>
        </w:r>
      </w:ins>
      <w:ins w:id="3188" w:author="lg" w:date="2026-01-13T22:49:42Z">
        <w:r>
          <w:rPr>
            <w:rFonts w:hint="eastAsia" w:eastAsia="宋体"/>
            <w:color w:val="000000"/>
            <w:sz w:val="21"/>
            <w:szCs w:val="21"/>
            <w:highlight w:val="none"/>
            <w:lang w:val="en-US" w:eastAsia="zh-CN"/>
            <w:rPrChange w:id="3189" w:author="lg" w:date="2026-01-14T17:24:29Z">
              <w:rPr>
                <w:rFonts w:hint="eastAsia" w:eastAsia="宋体"/>
                <w:color w:val="000000"/>
                <w:sz w:val="20"/>
                <w:szCs w:val="24"/>
                <w:highlight w:val="none"/>
                <w:lang w:val="en-US" w:eastAsia="zh-CN"/>
              </w:rPr>
            </w:rPrChange>
          </w:rPr>
          <w:t>U</w:t>
        </w:r>
      </w:ins>
      <w:ins w:id="3190" w:author="lg" w:date="2026-01-13T22:42:34Z">
        <w:r>
          <w:rPr>
            <w:rFonts w:hint="default" w:ascii="Times New Roman" w:hAnsi="Times New Roman" w:eastAsia="Times New Roman"/>
            <w:color w:val="000000"/>
            <w:sz w:val="21"/>
            <w:szCs w:val="21"/>
            <w:highlight w:val="none"/>
            <w:rPrChange w:id="3191" w:author="lg" w:date="2026-01-14T17:24:29Z">
              <w:rPr>
                <w:rFonts w:hint="default" w:ascii="Times New Roman" w:hAnsi="Times New Roman" w:eastAsia="Times New Roman"/>
                <w:color w:val="000000"/>
                <w:sz w:val="20"/>
                <w:szCs w:val="24"/>
                <w:highlight w:val="none"/>
              </w:rPr>
            </w:rPrChange>
          </w:rPr>
          <w:t xml:space="preserve"> </w:t>
        </w:r>
      </w:ins>
      <w:r>
        <w:rPr>
          <w:rFonts w:hint="default" w:ascii="Times New Roman" w:hAnsi="Times New Roman" w:eastAsia="Times New Roman"/>
          <w:color w:val="000000"/>
          <w:sz w:val="21"/>
          <w:szCs w:val="21"/>
          <w:highlight w:val="none"/>
          <w:rPrChange w:id="3192" w:author="lg" w:date="2026-01-14T17:24:29Z">
            <w:rPr>
              <w:rFonts w:hint="default" w:ascii="Times New Roman" w:hAnsi="Times New Roman" w:eastAsia="Times New Roman"/>
              <w:color w:val="000000"/>
              <w:sz w:val="20"/>
              <w:szCs w:val="24"/>
              <w:highlight w:val="none"/>
            </w:rPr>
          </w:rPrChange>
        </w:rPr>
        <w:t>Hong fei</w:t>
      </w:r>
      <w:del w:id="3193" w:author="lg" w:date="2026-01-13T22:42:31Z">
        <w:r>
          <w:rPr>
            <w:rFonts w:hint="default" w:ascii="Times New Roman" w:hAnsi="Times New Roman" w:eastAsia="Times New Roman"/>
            <w:color w:val="000000"/>
            <w:sz w:val="21"/>
            <w:szCs w:val="21"/>
            <w:highlight w:val="none"/>
            <w:rPrChange w:id="3194" w:author="lg" w:date="2026-01-14T17:24:29Z">
              <w:rPr>
                <w:rFonts w:hint="default" w:ascii="Times New Roman" w:hAnsi="Times New Roman" w:eastAsia="Times New Roman"/>
                <w:color w:val="000000"/>
                <w:sz w:val="20"/>
                <w:szCs w:val="24"/>
                <w:highlight w:val="none"/>
              </w:rPr>
            </w:rPrChange>
          </w:rPr>
          <w:delText xml:space="preserve"> Fu</w:delText>
        </w:r>
      </w:del>
      <w:r>
        <w:rPr>
          <w:rFonts w:hint="default" w:ascii="Times New Roman" w:hAnsi="Times New Roman" w:eastAsia="Times New Roman"/>
          <w:color w:val="000000"/>
          <w:sz w:val="21"/>
          <w:szCs w:val="21"/>
          <w:highlight w:val="none"/>
          <w:rPrChange w:id="3195" w:author="lg" w:date="2026-01-14T17:24:29Z">
            <w:rPr>
              <w:rFonts w:hint="default" w:ascii="Times New Roman" w:hAnsi="Times New Roman" w:eastAsia="Times New Roman"/>
              <w:color w:val="000000"/>
              <w:sz w:val="20"/>
              <w:szCs w:val="24"/>
              <w:highlight w:val="none"/>
            </w:rPr>
          </w:rPrChange>
        </w:rPr>
        <w:t xml:space="preserve">, et al.Design and </w:t>
      </w:r>
      <w:r>
        <w:rPr>
          <w:rFonts w:hint="eastAsia"/>
          <w:color w:val="000000"/>
          <w:sz w:val="21"/>
          <w:szCs w:val="21"/>
          <w:highlight w:val="none"/>
          <w:lang w:val="en-US" w:eastAsia="zh-CN"/>
          <w:rPrChange w:id="3196" w:author="lg" w:date="2026-01-14T17:24:29Z">
            <w:rPr>
              <w:rFonts w:hint="eastAsia"/>
              <w:color w:val="000000"/>
              <w:sz w:val="20"/>
              <w:szCs w:val="24"/>
              <w:highlight w:val="none"/>
              <w:lang w:val="en-US" w:eastAsia="zh-CN"/>
            </w:rPr>
          </w:rPrChange>
        </w:rPr>
        <w:t>e</w:t>
      </w:r>
      <w:r>
        <w:rPr>
          <w:rFonts w:hint="default" w:ascii="Times New Roman" w:hAnsi="Times New Roman" w:eastAsia="Times New Roman"/>
          <w:color w:val="000000"/>
          <w:sz w:val="21"/>
          <w:szCs w:val="21"/>
          <w:highlight w:val="none"/>
          <w:rPrChange w:id="3197" w:author="lg" w:date="2026-01-14T17:24:29Z">
            <w:rPr>
              <w:rFonts w:hint="default" w:ascii="Times New Roman" w:hAnsi="Times New Roman" w:eastAsia="Times New Roman"/>
              <w:color w:val="000000"/>
              <w:sz w:val="20"/>
              <w:szCs w:val="24"/>
              <w:highlight w:val="none"/>
            </w:rPr>
          </w:rPrChange>
        </w:rPr>
        <w:t xml:space="preserve">xperiment of </w:t>
      </w:r>
      <w:r>
        <w:rPr>
          <w:rFonts w:hint="eastAsia"/>
          <w:color w:val="000000"/>
          <w:sz w:val="21"/>
          <w:szCs w:val="21"/>
          <w:highlight w:val="none"/>
          <w:lang w:val="en-US" w:eastAsia="zh-CN"/>
          <w:rPrChange w:id="3198" w:author="lg" w:date="2026-01-14T17:24:29Z">
            <w:rPr>
              <w:rFonts w:hint="eastAsia"/>
              <w:color w:val="000000"/>
              <w:sz w:val="20"/>
              <w:szCs w:val="24"/>
              <w:highlight w:val="none"/>
              <w:lang w:val="en-US" w:eastAsia="zh-CN"/>
            </w:rPr>
          </w:rPrChange>
        </w:rPr>
        <w:t>f</w:t>
      </w:r>
      <w:r>
        <w:rPr>
          <w:rFonts w:hint="default" w:ascii="Times New Roman" w:hAnsi="Times New Roman" w:eastAsia="Times New Roman"/>
          <w:color w:val="000000"/>
          <w:sz w:val="21"/>
          <w:szCs w:val="21"/>
          <w:highlight w:val="none"/>
          <w:rPrChange w:id="3199" w:author="lg" w:date="2026-01-14T17:24:29Z">
            <w:rPr>
              <w:rFonts w:hint="default" w:ascii="Times New Roman" w:hAnsi="Times New Roman" w:eastAsia="Times New Roman"/>
              <w:color w:val="000000"/>
              <w:sz w:val="20"/>
              <w:szCs w:val="24"/>
              <w:highlight w:val="none"/>
            </w:rPr>
          </w:rPrChange>
        </w:rPr>
        <w:t xml:space="preserve">resh </w:t>
      </w:r>
      <w:r>
        <w:rPr>
          <w:rFonts w:hint="eastAsia"/>
          <w:color w:val="000000"/>
          <w:sz w:val="21"/>
          <w:szCs w:val="21"/>
          <w:highlight w:val="none"/>
          <w:lang w:val="en-US" w:eastAsia="zh-CN"/>
          <w:rPrChange w:id="3200" w:author="lg" w:date="2026-01-14T17:24:29Z">
            <w:rPr>
              <w:rFonts w:hint="eastAsia"/>
              <w:color w:val="000000"/>
              <w:sz w:val="20"/>
              <w:szCs w:val="24"/>
              <w:highlight w:val="none"/>
              <w:lang w:val="en-US" w:eastAsia="zh-CN"/>
            </w:rPr>
          </w:rPrChange>
        </w:rPr>
        <w:t>p</w:t>
      </w:r>
      <w:r>
        <w:rPr>
          <w:rFonts w:hint="default" w:ascii="Times New Roman" w:hAnsi="Times New Roman" w:eastAsia="Times New Roman"/>
          <w:color w:val="000000"/>
          <w:sz w:val="21"/>
          <w:szCs w:val="21"/>
          <w:highlight w:val="none"/>
          <w:rPrChange w:id="3201" w:author="lg" w:date="2026-01-14T17:24:29Z">
            <w:rPr>
              <w:rFonts w:hint="default" w:ascii="Times New Roman" w:hAnsi="Times New Roman" w:eastAsia="Times New Roman"/>
              <w:color w:val="000000"/>
              <w:sz w:val="20"/>
              <w:szCs w:val="24"/>
              <w:highlight w:val="none"/>
            </w:rPr>
          </w:rPrChange>
        </w:rPr>
        <w:t xml:space="preserve">epper </w:t>
      </w:r>
      <w:r>
        <w:rPr>
          <w:rFonts w:hint="eastAsia"/>
          <w:color w:val="000000"/>
          <w:sz w:val="21"/>
          <w:szCs w:val="21"/>
          <w:highlight w:val="none"/>
          <w:lang w:val="en-US" w:eastAsia="zh-CN"/>
          <w:rPrChange w:id="3202" w:author="lg" w:date="2026-01-14T17:24:29Z">
            <w:rPr>
              <w:rFonts w:hint="eastAsia"/>
              <w:color w:val="000000"/>
              <w:sz w:val="20"/>
              <w:szCs w:val="24"/>
              <w:highlight w:val="none"/>
              <w:lang w:val="en-US" w:eastAsia="zh-CN"/>
            </w:rPr>
          </w:rPrChange>
        </w:rPr>
        <w:t>p</w:t>
      </w:r>
      <w:r>
        <w:rPr>
          <w:rFonts w:hint="default" w:ascii="Times New Roman" w:hAnsi="Times New Roman" w:eastAsia="Times New Roman"/>
          <w:color w:val="000000"/>
          <w:sz w:val="21"/>
          <w:szCs w:val="21"/>
          <w:highlight w:val="none"/>
          <w:rPrChange w:id="3203" w:author="lg" w:date="2026-01-14T17:24:29Z">
            <w:rPr>
              <w:rFonts w:hint="default" w:ascii="Times New Roman" w:hAnsi="Times New Roman" w:eastAsia="Times New Roman"/>
              <w:color w:val="000000"/>
              <w:sz w:val="20"/>
              <w:szCs w:val="24"/>
              <w:highlight w:val="none"/>
            </w:rPr>
          </w:rPrChange>
        </w:rPr>
        <w:t xml:space="preserve">icking end </w:t>
      </w:r>
      <w:r>
        <w:rPr>
          <w:rFonts w:hint="eastAsia"/>
          <w:color w:val="000000"/>
          <w:sz w:val="21"/>
          <w:szCs w:val="21"/>
          <w:highlight w:val="none"/>
          <w:lang w:val="en-US" w:eastAsia="zh-CN"/>
          <w:rPrChange w:id="3204" w:author="lg" w:date="2026-01-14T17:24:29Z">
            <w:rPr>
              <w:rFonts w:hint="eastAsia"/>
              <w:color w:val="000000"/>
              <w:sz w:val="20"/>
              <w:szCs w:val="24"/>
              <w:highlight w:val="none"/>
              <w:lang w:val="en-US" w:eastAsia="zh-CN"/>
            </w:rPr>
          </w:rPrChange>
        </w:rPr>
        <w:t>e</w:t>
      </w:r>
      <w:r>
        <w:rPr>
          <w:rFonts w:hint="default" w:ascii="Times New Roman" w:hAnsi="Times New Roman" w:eastAsia="Times New Roman"/>
          <w:color w:val="000000"/>
          <w:sz w:val="21"/>
          <w:szCs w:val="21"/>
          <w:highlight w:val="none"/>
          <w:rPrChange w:id="3205" w:author="lg" w:date="2026-01-14T17:24:29Z">
            <w:rPr>
              <w:rFonts w:hint="default" w:ascii="Times New Roman" w:hAnsi="Times New Roman" w:eastAsia="Times New Roman"/>
              <w:color w:val="000000"/>
              <w:sz w:val="20"/>
              <w:szCs w:val="24"/>
              <w:highlight w:val="none"/>
            </w:rPr>
          </w:rPrChange>
        </w:rPr>
        <w:t>ffector</w:t>
      </w:r>
      <w:r>
        <w:rPr>
          <w:rFonts w:ascii="Times New Roman" w:hAnsi="Times New Roman" w:eastAsia="宋体" w:cs="Times New Roman"/>
          <w:color w:val="000000"/>
          <w:kern w:val="0"/>
          <w:sz w:val="21"/>
          <w:szCs w:val="21"/>
          <w:highlight w:val="none"/>
          <w:rPrChange w:id="3206" w:author="lg" w:date="2026-01-14T17:24:29Z">
            <w:rPr>
              <w:rFonts w:ascii="Times New Roman" w:hAnsi="Times New Roman" w:eastAsia="宋体" w:cs="Times New Roman"/>
              <w:color w:val="000000"/>
              <w:kern w:val="0"/>
              <w:sz w:val="20"/>
              <w:szCs w:val="20"/>
              <w:highlight w:val="none"/>
            </w:rPr>
          </w:rPrChange>
        </w:rPr>
        <w:t>[J]. Transactions of the Chinese Society for Agricultural Machinery,</w:t>
      </w:r>
      <w:r>
        <w:rPr>
          <w:rFonts w:hint="default" w:ascii="Times New Roman" w:hAnsi="Times New Roman" w:eastAsia="Times New Roman"/>
          <w:color w:val="000000"/>
          <w:sz w:val="21"/>
          <w:szCs w:val="21"/>
          <w:highlight w:val="none"/>
          <w:rPrChange w:id="3207" w:author="lg" w:date="2026-01-14T17:24:29Z">
            <w:rPr>
              <w:rFonts w:hint="default" w:ascii="Times New Roman" w:hAnsi="Times New Roman" w:eastAsia="Times New Roman"/>
              <w:color w:val="000000"/>
              <w:sz w:val="20"/>
              <w:szCs w:val="24"/>
              <w:highlight w:val="none"/>
            </w:rPr>
          </w:rPrChange>
        </w:rPr>
        <w:t>:1-12.(in Chinese</w:t>
      </w:r>
      <w:del w:id="3208" w:author="lg" w:date="2026-01-13T22:45:57Z">
        <w:r>
          <w:rPr>
            <w:rFonts w:hint="default" w:ascii="Times New Roman" w:hAnsi="Times New Roman" w:eastAsia="Times New Roman"/>
            <w:color w:val="000000"/>
            <w:sz w:val="21"/>
            <w:szCs w:val="21"/>
            <w:highlight w:val="none"/>
            <w:rPrChange w:id="3209" w:author="lg" w:date="2026-01-14T17:24:29Z">
              <w:rPr>
                <w:rFonts w:hint="default" w:ascii="Times New Roman" w:hAnsi="Times New Roman" w:eastAsia="Times New Roman"/>
                <w:color w:val="000000"/>
                <w:sz w:val="20"/>
                <w:szCs w:val="24"/>
                <w:highlight w:val="none"/>
              </w:rPr>
            </w:rPrChange>
          </w:rPr>
          <w:delText xml:space="preserve"> with English abstract</w:delText>
        </w:r>
      </w:del>
      <w:r>
        <w:rPr>
          <w:rFonts w:hint="default" w:ascii="Times New Roman" w:hAnsi="Times New Roman" w:eastAsia="Times New Roman"/>
          <w:color w:val="000000"/>
          <w:sz w:val="21"/>
          <w:szCs w:val="21"/>
          <w:highlight w:val="none"/>
          <w:rPrChange w:id="3210" w:author="lg" w:date="2026-01-14T17:24:29Z">
            <w:rPr>
              <w:rFonts w:hint="default" w:ascii="Times New Roman" w:hAnsi="Times New Roman" w:eastAsia="Times New Roman"/>
              <w:color w:val="000000"/>
              <w:sz w:val="20"/>
              <w:szCs w:val="24"/>
              <w:highlight w:val="none"/>
            </w:rPr>
          </w:rPrChange>
        </w:rPr>
        <w:t>)</w:t>
      </w:r>
      <w:r>
        <w:rPr>
          <w:rFonts w:hint="eastAsia"/>
          <w:color w:val="000000"/>
          <w:sz w:val="21"/>
          <w:szCs w:val="21"/>
          <w:highlight w:val="none"/>
          <w:lang w:val="en-US" w:eastAsia="zh-CN"/>
          <w:rPrChange w:id="3211" w:author="lg" w:date="2026-01-14T17:24:29Z">
            <w:rPr>
              <w:rFonts w:hint="eastAsia"/>
              <w:color w:val="000000"/>
              <w:sz w:val="20"/>
              <w:szCs w:val="24"/>
              <w:highlight w:val="none"/>
              <w:lang w:val="en-US" w:eastAsia="zh-CN"/>
            </w:rPr>
          </w:rPrChange>
        </w:rPr>
        <w:t xml:space="preserve"> </w:t>
      </w:r>
    </w:p>
    <w:p w14:paraId="316CD520">
      <w:pPr>
        <w:wordWrap w:val="0"/>
        <w:spacing w:beforeLines="0" w:afterLines="0"/>
        <w:ind w:left="420" w:hanging="420"/>
        <w:rPr>
          <w:rFonts w:hint="default"/>
          <w:sz w:val="21"/>
          <w:szCs w:val="21"/>
          <w:highlight w:val="none"/>
          <w:rPrChange w:id="3212"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3213" w:author="lg" w:date="2026-01-14T17:24:29Z">
            <w:rPr>
              <w:rFonts w:hint="default" w:ascii="Times New Roman" w:hAnsi="Times New Roman" w:eastAsia="Times New Roman"/>
              <w:color w:val="000000"/>
              <w:sz w:val="20"/>
              <w:szCs w:val="24"/>
              <w:highlight w:val="none"/>
            </w:rPr>
          </w:rPrChange>
        </w:rPr>
        <w:t xml:space="preserve">[24] </w:t>
      </w:r>
      <w:bookmarkStart w:id="47" w:name="_neb6BF9DEB1_8D7D_4F5C_AF29_02ACA2564A30"/>
      <w:r>
        <w:rPr>
          <w:rFonts w:hint="eastAsia" w:ascii="宋体" w:hAnsi="宋体"/>
          <w:color w:val="000000"/>
          <w:sz w:val="21"/>
          <w:szCs w:val="21"/>
          <w:highlight w:val="none"/>
          <w:rPrChange w:id="3214" w:author="lg" w:date="2026-01-14T17:24:29Z">
            <w:rPr>
              <w:rFonts w:hint="eastAsia" w:ascii="宋体" w:hAnsi="宋体"/>
              <w:color w:val="000000"/>
              <w:sz w:val="20"/>
              <w:szCs w:val="24"/>
              <w:highlight w:val="none"/>
            </w:rPr>
          </w:rPrChange>
        </w:rPr>
        <w:t>董乃深</w:t>
      </w:r>
      <w:r>
        <w:rPr>
          <w:rFonts w:hint="default" w:ascii="Times New Roman" w:hAnsi="Times New Roman" w:eastAsia="Times New Roman"/>
          <w:color w:val="000000"/>
          <w:sz w:val="21"/>
          <w:szCs w:val="21"/>
          <w:highlight w:val="none"/>
          <w:rPrChange w:id="3215"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3216" w:author="lg" w:date="2026-01-14T17:24:29Z">
            <w:rPr>
              <w:rFonts w:hint="eastAsia" w:ascii="宋体" w:hAnsi="宋体"/>
              <w:color w:val="000000"/>
              <w:sz w:val="20"/>
              <w:szCs w:val="24"/>
              <w:highlight w:val="none"/>
            </w:rPr>
          </w:rPrChange>
        </w:rPr>
        <w:t>程泓超</w:t>
      </w:r>
      <w:r>
        <w:rPr>
          <w:rFonts w:hint="default" w:ascii="Times New Roman" w:hAnsi="Times New Roman" w:eastAsia="Times New Roman"/>
          <w:color w:val="000000"/>
          <w:sz w:val="21"/>
          <w:szCs w:val="21"/>
          <w:highlight w:val="none"/>
          <w:rPrChange w:id="3217"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3218" w:author="lg" w:date="2026-01-14T17:24:29Z">
            <w:rPr>
              <w:rFonts w:hint="eastAsia" w:ascii="宋体" w:hAnsi="宋体"/>
              <w:color w:val="000000"/>
              <w:sz w:val="20"/>
              <w:szCs w:val="24"/>
              <w:highlight w:val="none"/>
            </w:rPr>
          </w:rPrChange>
        </w:rPr>
        <w:t>应仇凯</w:t>
      </w:r>
      <w:r>
        <w:rPr>
          <w:rFonts w:hint="default" w:ascii="Times New Roman" w:hAnsi="Times New Roman" w:eastAsia="Times New Roman"/>
          <w:color w:val="000000"/>
          <w:sz w:val="21"/>
          <w:szCs w:val="21"/>
          <w:highlight w:val="none"/>
          <w:rPrChange w:id="3219"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3220" w:author="lg" w:date="2026-01-14T17:24:29Z">
            <w:rPr>
              <w:rFonts w:hint="eastAsia" w:ascii="宋体" w:hAnsi="宋体"/>
              <w:color w:val="000000"/>
              <w:sz w:val="20"/>
              <w:szCs w:val="24"/>
              <w:highlight w:val="none"/>
            </w:rPr>
          </w:rPrChange>
        </w:rPr>
        <w:t>等</w:t>
      </w:r>
      <w:r>
        <w:rPr>
          <w:rFonts w:hint="default" w:ascii="Times New Roman" w:hAnsi="Times New Roman" w:eastAsia="Times New Roman"/>
          <w:color w:val="000000"/>
          <w:sz w:val="21"/>
          <w:szCs w:val="21"/>
          <w:highlight w:val="none"/>
          <w:rPrChange w:id="3221"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3222" w:author="lg" w:date="2026-01-14T17:24:29Z">
            <w:rPr>
              <w:rFonts w:hint="eastAsia" w:ascii="宋体" w:hAnsi="宋体"/>
              <w:color w:val="000000"/>
              <w:sz w:val="20"/>
              <w:szCs w:val="24"/>
              <w:highlight w:val="none"/>
            </w:rPr>
          </w:rPrChange>
        </w:rPr>
        <w:t>垄作草莓双臂采摘机器人设计与试验</w:t>
      </w:r>
      <w:r>
        <w:rPr>
          <w:rFonts w:hint="default" w:ascii="Times New Roman" w:hAnsi="Times New Roman" w:eastAsia="Times New Roman"/>
          <w:color w:val="000000"/>
          <w:sz w:val="21"/>
          <w:szCs w:val="21"/>
          <w:highlight w:val="none"/>
          <w:rPrChange w:id="3223" w:author="lg" w:date="2026-01-14T17:24:29Z">
            <w:rPr>
              <w:rFonts w:hint="default" w:ascii="Times New Roman" w:hAnsi="Times New Roman" w:eastAsia="Times New Roman"/>
              <w:color w:val="000000"/>
              <w:sz w:val="20"/>
              <w:szCs w:val="24"/>
              <w:highlight w:val="none"/>
            </w:rPr>
          </w:rPrChange>
        </w:rPr>
        <w:t xml:space="preserve">[J]. </w:t>
      </w:r>
      <w:r>
        <w:rPr>
          <w:rFonts w:hint="eastAsia" w:ascii="宋体" w:hAnsi="宋体"/>
          <w:color w:val="000000"/>
          <w:sz w:val="21"/>
          <w:szCs w:val="21"/>
          <w:highlight w:val="none"/>
          <w:rPrChange w:id="3224" w:author="lg" w:date="2026-01-14T17:24:29Z">
            <w:rPr>
              <w:rFonts w:hint="eastAsia" w:ascii="宋体" w:hAnsi="宋体"/>
              <w:color w:val="000000"/>
              <w:sz w:val="20"/>
              <w:szCs w:val="24"/>
              <w:highlight w:val="none"/>
            </w:rPr>
          </w:rPrChange>
        </w:rPr>
        <w:t>农业机械学报</w:t>
      </w:r>
      <w:r>
        <w:rPr>
          <w:rFonts w:hint="default" w:ascii="Times New Roman" w:hAnsi="Times New Roman" w:eastAsia="Times New Roman"/>
          <w:color w:val="000000"/>
          <w:sz w:val="21"/>
          <w:szCs w:val="21"/>
          <w:highlight w:val="none"/>
          <w:rPrChange w:id="3225" w:author="lg" w:date="2026-01-14T17:24:29Z">
            <w:rPr>
              <w:rFonts w:hint="default" w:ascii="Times New Roman" w:hAnsi="Times New Roman" w:eastAsia="Times New Roman"/>
              <w:color w:val="000000"/>
              <w:sz w:val="20"/>
              <w:szCs w:val="24"/>
              <w:highlight w:val="none"/>
            </w:rPr>
          </w:rPrChange>
        </w:rPr>
        <w:t>, 2024,55(S1):29-40.</w:t>
      </w:r>
    </w:p>
    <w:p w14:paraId="21A4991D">
      <w:pPr>
        <w:wordWrap w:val="0"/>
        <w:spacing w:beforeLines="0" w:afterLines="0"/>
        <w:ind w:left="420"/>
        <w:rPr>
          <w:rFonts w:hint="eastAsia"/>
          <w:sz w:val="21"/>
          <w:szCs w:val="21"/>
          <w:highlight w:val="none"/>
          <w:rPrChange w:id="3226" w:author="lg" w:date="2026-01-14T17:24:29Z">
            <w:rPr>
              <w:rFonts w:hint="eastAsia"/>
              <w:sz w:val="24"/>
              <w:szCs w:val="24"/>
              <w:highlight w:val="none"/>
            </w:rPr>
          </w:rPrChange>
        </w:rPr>
      </w:pPr>
      <w:ins w:id="3227" w:author="lg" w:date="2026-01-13T22:42:43Z">
        <w:r>
          <w:rPr>
            <w:rFonts w:hint="default" w:ascii="Times New Roman" w:hAnsi="Times New Roman" w:eastAsia="Times New Roman"/>
            <w:color w:val="000000"/>
            <w:sz w:val="21"/>
            <w:szCs w:val="21"/>
            <w:highlight w:val="none"/>
            <w:rPrChange w:id="3228" w:author="lg" w:date="2026-01-14T17:24:29Z">
              <w:rPr>
                <w:rFonts w:hint="default" w:ascii="Times New Roman" w:hAnsi="Times New Roman" w:eastAsia="Times New Roman"/>
                <w:color w:val="000000"/>
                <w:sz w:val="20"/>
                <w:szCs w:val="24"/>
                <w:highlight w:val="none"/>
              </w:rPr>
            </w:rPrChange>
          </w:rPr>
          <w:t>D</w:t>
        </w:r>
      </w:ins>
      <w:ins w:id="3229" w:author="lg" w:date="2026-01-13T22:49:45Z">
        <w:r>
          <w:rPr>
            <w:rFonts w:hint="eastAsia" w:eastAsia="宋体"/>
            <w:color w:val="000000"/>
            <w:sz w:val="21"/>
            <w:szCs w:val="21"/>
            <w:highlight w:val="none"/>
            <w:lang w:val="en-US" w:eastAsia="zh-CN"/>
            <w:rPrChange w:id="3230" w:author="lg" w:date="2026-01-14T17:24:29Z">
              <w:rPr>
                <w:rFonts w:hint="eastAsia" w:eastAsia="宋体"/>
                <w:color w:val="000000"/>
                <w:sz w:val="20"/>
                <w:szCs w:val="24"/>
                <w:highlight w:val="none"/>
                <w:lang w:val="en-US" w:eastAsia="zh-CN"/>
              </w:rPr>
            </w:rPrChange>
          </w:rPr>
          <w:t>O</w:t>
        </w:r>
      </w:ins>
      <w:ins w:id="3231" w:author="lg" w:date="2026-01-13T22:49:46Z">
        <w:r>
          <w:rPr>
            <w:rFonts w:hint="eastAsia" w:eastAsia="宋体"/>
            <w:color w:val="000000"/>
            <w:sz w:val="21"/>
            <w:szCs w:val="21"/>
            <w:highlight w:val="none"/>
            <w:lang w:val="en-US" w:eastAsia="zh-CN"/>
            <w:rPrChange w:id="3232" w:author="lg" w:date="2026-01-14T17:24:29Z">
              <w:rPr>
                <w:rFonts w:hint="eastAsia" w:eastAsia="宋体"/>
                <w:color w:val="000000"/>
                <w:sz w:val="20"/>
                <w:szCs w:val="24"/>
                <w:highlight w:val="none"/>
                <w:lang w:val="en-US" w:eastAsia="zh-CN"/>
              </w:rPr>
            </w:rPrChange>
          </w:rPr>
          <w:t>NG</w:t>
        </w:r>
      </w:ins>
      <w:ins w:id="3233" w:author="lg" w:date="2026-01-13T22:42:47Z">
        <w:r>
          <w:rPr>
            <w:rFonts w:hint="default" w:ascii="Times New Roman" w:hAnsi="Times New Roman" w:eastAsia="Times New Roman"/>
            <w:color w:val="000000"/>
            <w:sz w:val="21"/>
            <w:szCs w:val="21"/>
            <w:highlight w:val="none"/>
            <w:rPrChange w:id="3234" w:author="lg" w:date="2026-01-14T17:24:29Z">
              <w:rPr>
                <w:rFonts w:hint="default" w:ascii="Times New Roman" w:hAnsi="Times New Roman" w:eastAsia="Times New Roman"/>
                <w:color w:val="000000"/>
                <w:sz w:val="20"/>
                <w:szCs w:val="24"/>
                <w:highlight w:val="none"/>
              </w:rPr>
            </w:rPrChange>
          </w:rPr>
          <w:t xml:space="preserve"> </w:t>
        </w:r>
      </w:ins>
      <w:r>
        <w:rPr>
          <w:rFonts w:hint="default" w:ascii="Times New Roman" w:hAnsi="Times New Roman" w:eastAsia="Times New Roman"/>
          <w:color w:val="000000"/>
          <w:sz w:val="21"/>
          <w:szCs w:val="21"/>
          <w:highlight w:val="none"/>
          <w:rPrChange w:id="3235" w:author="lg" w:date="2026-01-14T17:24:29Z">
            <w:rPr>
              <w:rFonts w:hint="default" w:ascii="Times New Roman" w:hAnsi="Times New Roman" w:eastAsia="Times New Roman"/>
              <w:color w:val="000000"/>
              <w:sz w:val="20"/>
              <w:szCs w:val="24"/>
              <w:highlight w:val="none"/>
            </w:rPr>
          </w:rPrChange>
        </w:rPr>
        <w:t>Nai</w:t>
      </w:r>
      <w:del w:id="3236" w:author="lg" w:date="2026-01-13T22:52:58Z">
        <w:r>
          <w:rPr>
            <w:rFonts w:hint="default" w:ascii="Times New Roman" w:hAnsi="Times New Roman" w:eastAsia="Times New Roman"/>
            <w:color w:val="000000"/>
            <w:sz w:val="21"/>
            <w:szCs w:val="21"/>
            <w:highlight w:val="none"/>
            <w:rPrChange w:id="3237"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3238" w:author="lg" w:date="2026-01-14T17:24:29Z">
            <w:rPr>
              <w:rFonts w:hint="default" w:ascii="Times New Roman" w:hAnsi="Times New Roman" w:eastAsia="Times New Roman"/>
              <w:color w:val="000000"/>
              <w:sz w:val="20"/>
              <w:szCs w:val="24"/>
              <w:highlight w:val="none"/>
            </w:rPr>
          </w:rPrChange>
        </w:rPr>
        <w:t>shen</w:t>
      </w:r>
      <w:del w:id="3239" w:author="lg" w:date="2026-01-13T22:42:43Z">
        <w:r>
          <w:rPr>
            <w:rFonts w:hint="default" w:ascii="Times New Roman" w:hAnsi="Times New Roman" w:eastAsia="Times New Roman"/>
            <w:color w:val="000000"/>
            <w:sz w:val="21"/>
            <w:szCs w:val="21"/>
            <w:highlight w:val="none"/>
            <w:rPrChange w:id="3240" w:author="lg" w:date="2026-01-14T17:24:29Z">
              <w:rPr>
                <w:rFonts w:hint="default" w:ascii="Times New Roman" w:hAnsi="Times New Roman" w:eastAsia="Times New Roman"/>
                <w:color w:val="000000"/>
                <w:sz w:val="20"/>
                <w:szCs w:val="24"/>
                <w:highlight w:val="none"/>
              </w:rPr>
            </w:rPrChange>
          </w:rPr>
          <w:delText xml:space="preserve"> Dong</w:delText>
        </w:r>
      </w:del>
      <w:r>
        <w:rPr>
          <w:rFonts w:hint="default" w:ascii="Times New Roman" w:hAnsi="Times New Roman" w:eastAsia="Times New Roman"/>
          <w:color w:val="000000"/>
          <w:sz w:val="21"/>
          <w:szCs w:val="21"/>
          <w:highlight w:val="none"/>
          <w:rPrChange w:id="3241" w:author="lg" w:date="2026-01-14T17:24:29Z">
            <w:rPr>
              <w:rFonts w:hint="default" w:ascii="Times New Roman" w:hAnsi="Times New Roman" w:eastAsia="Times New Roman"/>
              <w:color w:val="000000"/>
              <w:sz w:val="20"/>
              <w:szCs w:val="24"/>
              <w:highlight w:val="none"/>
            </w:rPr>
          </w:rPrChange>
        </w:rPr>
        <w:t xml:space="preserve">, </w:t>
      </w:r>
      <w:ins w:id="3242" w:author="lg" w:date="2026-01-13T22:42:53Z">
        <w:r>
          <w:rPr>
            <w:rFonts w:hint="default" w:ascii="Times New Roman" w:hAnsi="Times New Roman" w:eastAsia="Times New Roman"/>
            <w:color w:val="000000"/>
            <w:sz w:val="21"/>
            <w:szCs w:val="21"/>
            <w:highlight w:val="none"/>
            <w:rPrChange w:id="3243" w:author="lg" w:date="2026-01-14T17:24:29Z">
              <w:rPr>
                <w:rFonts w:hint="default" w:ascii="Times New Roman" w:hAnsi="Times New Roman" w:eastAsia="Times New Roman"/>
                <w:color w:val="000000"/>
                <w:sz w:val="20"/>
                <w:szCs w:val="24"/>
                <w:highlight w:val="none"/>
              </w:rPr>
            </w:rPrChange>
          </w:rPr>
          <w:t>C</w:t>
        </w:r>
      </w:ins>
      <w:ins w:id="3244" w:author="lg" w:date="2026-01-13T22:49:49Z">
        <w:r>
          <w:rPr>
            <w:rFonts w:hint="eastAsia" w:eastAsia="宋体"/>
            <w:color w:val="000000"/>
            <w:sz w:val="21"/>
            <w:szCs w:val="21"/>
            <w:highlight w:val="none"/>
            <w:lang w:val="en-US" w:eastAsia="zh-CN"/>
            <w:rPrChange w:id="3245" w:author="lg" w:date="2026-01-14T17:24:29Z">
              <w:rPr>
                <w:rFonts w:hint="eastAsia" w:eastAsia="宋体"/>
                <w:color w:val="000000"/>
                <w:sz w:val="20"/>
                <w:szCs w:val="24"/>
                <w:highlight w:val="none"/>
                <w:lang w:val="en-US" w:eastAsia="zh-CN"/>
              </w:rPr>
            </w:rPrChange>
          </w:rPr>
          <w:t>HE</w:t>
        </w:r>
      </w:ins>
      <w:ins w:id="3246" w:author="lg" w:date="2026-01-13T22:49:50Z">
        <w:r>
          <w:rPr>
            <w:rFonts w:hint="eastAsia" w:eastAsia="宋体"/>
            <w:color w:val="000000"/>
            <w:sz w:val="21"/>
            <w:szCs w:val="21"/>
            <w:highlight w:val="none"/>
            <w:lang w:val="en-US" w:eastAsia="zh-CN"/>
            <w:rPrChange w:id="3247" w:author="lg" w:date="2026-01-14T17:24:29Z">
              <w:rPr>
                <w:rFonts w:hint="eastAsia" w:eastAsia="宋体"/>
                <w:color w:val="000000"/>
                <w:sz w:val="20"/>
                <w:szCs w:val="24"/>
                <w:highlight w:val="none"/>
                <w:lang w:val="en-US" w:eastAsia="zh-CN"/>
              </w:rPr>
            </w:rPrChange>
          </w:rPr>
          <w:t>N</w:t>
        </w:r>
      </w:ins>
      <w:ins w:id="3248" w:author="lg" w:date="2026-01-13T22:42:57Z">
        <w:r>
          <w:rPr>
            <w:rFonts w:hint="default" w:ascii="Times New Roman" w:hAnsi="Times New Roman" w:eastAsia="Times New Roman"/>
            <w:color w:val="000000"/>
            <w:sz w:val="21"/>
            <w:szCs w:val="21"/>
            <w:highlight w:val="none"/>
            <w:rPrChange w:id="3249" w:author="lg" w:date="2026-01-14T17:24:29Z">
              <w:rPr>
                <w:rFonts w:hint="default" w:ascii="Times New Roman" w:hAnsi="Times New Roman" w:eastAsia="Times New Roman"/>
                <w:color w:val="000000"/>
                <w:sz w:val="20"/>
                <w:szCs w:val="24"/>
                <w:highlight w:val="none"/>
              </w:rPr>
            </w:rPrChange>
          </w:rPr>
          <w:t xml:space="preserve"> </w:t>
        </w:r>
      </w:ins>
      <w:r>
        <w:rPr>
          <w:rFonts w:hint="default" w:ascii="Times New Roman" w:hAnsi="Times New Roman" w:eastAsia="Times New Roman"/>
          <w:color w:val="000000"/>
          <w:sz w:val="21"/>
          <w:szCs w:val="21"/>
          <w:highlight w:val="none"/>
          <w:rPrChange w:id="3250" w:author="lg" w:date="2026-01-14T17:24:29Z">
            <w:rPr>
              <w:rFonts w:hint="default" w:ascii="Times New Roman" w:hAnsi="Times New Roman" w:eastAsia="Times New Roman"/>
              <w:color w:val="000000"/>
              <w:sz w:val="20"/>
              <w:szCs w:val="24"/>
              <w:highlight w:val="none"/>
            </w:rPr>
          </w:rPrChange>
        </w:rPr>
        <w:t>Hong</w:t>
      </w:r>
      <w:del w:id="3251" w:author="lg" w:date="2026-01-13T22:52:55Z">
        <w:r>
          <w:rPr>
            <w:rFonts w:hint="default" w:ascii="Times New Roman" w:hAnsi="Times New Roman" w:eastAsia="Times New Roman"/>
            <w:color w:val="000000"/>
            <w:sz w:val="21"/>
            <w:szCs w:val="21"/>
            <w:highlight w:val="none"/>
            <w:rPrChange w:id="3252"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3253" w:author="lg" w:date="2026-01-14T17:24:29Z">
            <w:rPr>
              <w:rFonts w:hint="default" w:ascii="Times New Roman" w:hAnsi="Times New Roman" w:eastAsia="Times New Roman"/>
              <w:color w:val="000000"/>
              <w:sz w:val="20"/>
              <w:szCs w:val="24"/>
              <w:highlight w:val="none"/>
            </w:rPr>
          </w:rPrChange>
        </w:rPr>
        <w:t>chao</w:t>
      </w:r>
      <w:del w:id="3254" w:author="lg" w:date="2026-01-13T22:42:53Z">
        <w:r>
          <w:rPr>
            <w:rFonts w:hint="default" w:ascii="Times New Roman" w:hAnsi="Times New Roman" w:eastAsia="Times New Roman"/>
            <w:color w:val="000000"/>
            <w:sz w:val="21"/>
            <w:szCs w:val="21"/>
            <w:highlight w:val="none"/>
            <w:rPrChange w:id="3255" w:author="lg" w:date="2026-01-14T17:24:29Z">
              <w:rPr>
                <w:rFonts w:hint="default" w:ascii="Times New Roman" w:hAnsi="Times New Roman" w:eastAsia="Times New Roman"/>
                <w:color w:val="000000"/>
                <w:sz w:val="20"/>
                <w:szCs w:val="24"/>
                <w:highlight w:val="none"/>
              </w:rPr>
            </w:rPrChange>
          </w:rPr>
          <w:delText xml:space="preserve"> Cheng</w:delText>
        </w:r>
      </w:del>
      <w:r>
        <w:rPr>
          <w:rFonts w:hint="default" w:ascii="Times New Roman" w:hAnsi="Times New Roman" w:eastAsia="Times New Roman"/>
          <w:color w:val="000000"/>
          <w:sz w:val="21"/>
          <w:szCs w:val="21"/>
          <w:highlight w:val="none"/>
          <w:rPrChange w:id="3256" w:author="lg" w:date="2026-01-14T17:24:29Z">
            <w:rPr>
              <w:rFonts w:hint="default" w:ascii="Times New Roman" w:hAnsi="Times New Roman" w:eastAsia="Times New Roman"/>
              <w:color w:val="000000"/>
              <w:sz w:val="20"/>
              <w:szCs w:val="24"/>
              <w:highlight w:val="none"/>
            </w:rPr>
          </w:rPrChange>
        </w:rPr>
        <w:t xml:space="preserve">, </w:t>
      </w:r>
      <w:ins w:id="3257" w:author="lg" w:date="2026-01-13T22:43:04Z">
        <w:r>
          <w:rPr>
            <w:rFonts w:hint="default" w:ascii="Times New Roman" w:hAnsi="Times New Roman" w:eastAsia="Times New Roman"/>
            <w:color w:val="000000"/>
            <w:sz w:val="21"/>
            <w:szCs w:val="21"/>
            <w:highlight w:val="none"/>
            <w:rPrChange w:id="3258" w:author="lg" w:date="2026-01-14T17:24:29Z">
              <w:rPr>
                <w:rFonts w:hint="default" w:ascii="Times New Roman" w:hAnsi="Times New Roman" w:eastAsia="Times New Roman"/>
                <w:color w:val="000000"/>
                <w:sz w:val="20"/>
                <w:szCs w:val="24"/>
                <w:highlight w:val="none"/>
              </w:rPr>
            </w:rPrChange>
          </w:rPr>
          <w:t>Y</w:t>
        </w:r>
      </w:ins>
      <w:ins w:id="3259" w:author="lg" w:date="2026-01-13T22:49:53Z">
        <w:r>
          <w:rPr>
            <w:rFonts w:hint="eastAsia" w:eastAsia="宋体"/>
            <w:color w:val="000000"/>
            <w:sz w:val="21"/>
            <w:szCs w:val="21"/>
            <w:highlight w:val="none"/>
            <w:lang w:val="en-US" w:eastAsia="zh-CN"/>
            <w:rPrChange w:id="3260" w:author="lg" w:date="2026-01-14T17:24:29Z">
              <w:rPr>
                <w:rFonts w:hint="eastAsia" w:eastAsia="宋体"/>
                <w:color w:val="000000"/>
                <w:sz w:val="20"/>
                <w:szCs w:val="24"/>
                <w:highlight w:val="none"/>
                <w:lang w:val="en-US" w:eastAsia="zh-CN"/>
              </w:rPr>
            </w:rPrChange>
          </w:rPr>
          <w:t>I</w:t>
        </w:r>
      </w:ins>
      <w:ins w:id="3261" w:author="lg" w:date="2026-01-13T22:49:54Z">
        <w:r>
          <w:rPr>
            <w:rFonts w:hint="eastAsia" w:eastAsia="宋体"/>
            <w:color w:val="000000"/>
            <w:sz w:val="21"/>
            <w:szCs w:val="21"/>
            <w:highlight w:val="none"/>
            <w:lang w:val="en-US" w:eastAsia="zh-CN"/>
            <w:rPrChange w:id="3262" w:author="lg" w:date="2026-01-14T17:24:29Z">
              <w:rPr>
                <w:rFonts w:hint="eastAsia" w:eastAsia="宋体"/>
                <w:color w:val="000000"/>
                <w:sz w:val="20"/>
                <w:szCs w:val="24"/>
                <w:highlight w:val="none"/>
                <w:lang w:val="en-US" w:eastAsia="zh-CN"/>
              </w:rPr>
            </w:rPrChange>
          </w:rPr>
          <w:t>NG</w:t>
        </w:r>
      </w:ins>
      <w:ins w:id="3263" w:author="lg" w:date="2026-01-13T22:43:07Z">
        <w:r>
          <w:rPr>
            <w:rFonts w:hint="default" w:ascii="Times New Roman" w:hAnsi="Times New Roman" w:eastAsia="Times New Roman"/>
            <w:color w:val="000000"/>
            <w:sz w:val="21"/>
            <w:szCs w:val="21"/>
            <w:highlight w:val="none"/>
            <w:rPrChange w:id="3264" w:author="lg" w:date="2026-01-14T17:24:29Z">
              <w:rPr>
                <w:rFonts w:hint="default" w:ascii="Times New Roman" w:hAnsi="Times New Roman" w:eastAsia="Times New Roman"/>
                <w:color w:val="000000"/>
                <w:sz w:val="20"/>
                <w:szCs w:val="24"/>
                <w:highlight w:val="none"/>
              </w:rPr>
            </w:rPrChange>
          </w:rPr>
          <w:t xml:space="preserve"> </w:t>
        </w:r>
      </w:ins>
      <w:r>
        <w:rPr>
          <w:rFonts w:hint="default" w:ascii="Times New Roman" w:hAnsi="Times New Roman" w:eastAsia="Times New Roman"/>
          <w:color w:val="000000"/>
          <w:sz w:val="21"/>
          <w:szCs w:val="21"/>
          <w:highlight w:val="none"/>
          <w:rPrChange w:id="3265" w:author="lg" w:date="2026-01-14T17:24:29Z">
            <w:rPr>
              <w:rFonts w:hint="default" w:ascii="Times New Roman" w:hAnsi="Times New Roman" w:eastAsia="Times New Roman"/>
              <w:color w:val="000000"/>
              <w:sz w:val="20"/>
              <w:szCs w:val="24"/>
              <w:highlight w:val="none"/>
            </w:rPr>
          </w:rPrChange>
        </w:rPr>
        <w:t>Chou</w:t>
      </w:r>
      <w:del w:id="3266" w:author="lg" w:date="2026-01-13T22:52:57Z">
        <w:r>
          <w:rPr>
            <w:rFonts w:hint="default" w:ascii="Times New Roman" w:hAnsi="Times New Roman" w:eastAsia="Times New Roman"/>
            <w:color w:val="000000"/>
            <w:sz w:val="21"/>
            <w:szCs w:val="21"/>
            <w:highlight w:val="none"/>
            <w:rPrChange w:id="3267"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3268" w:author="lg" w:date="2026-01-14T17:24:29Z">
            <w:rPr>
              <w:rFonts w:hint="default" w:ascii="Times New Roman" w:hAnsi="Times New Roman" w:eastAsia="Times New Roman"/>
              <w:color w:val="000000"/>
              <w:sz w:val="20"/>
              <w:szCs w:val="24"/>
              <w:highlight w:val="none"/>
            </w:rPr>
          </w:rPrChange>
        </w:rPr>
        <w:t>kai</w:t>
      </w:r>
      <w:del w:id="3269" w:author="lg" w:date="2026-01-13T22:43:04Z">
        <w:r>
          <w:rPr>
            <w:rFonts w:hint="default" w:ascii="Times New Roman" w:hAnsi="Times New Roman" w:eastAsia="Times New Roman"/>
            <w:color w:val="000000"/>
            <w:sz w:val="21"/>
            <w:szCs w:val="21"/>
            <w:highlight w:val="none"/>
            <w:rPrChange w:id="3270" w:author="lg" w:date="2026-01-14T17:24:29Z">
              <w:rPr>
                <w:rFonts w:hint="default" w:ascii="Times New Roman" w:hAnsi="Times New Roman" w:eastAsia="Times New Roman"/>
                <w:color w:val="000000"/>
                <w:sz w:val="20"/>
                <w:szCs w:val="24"/>
                <w:highlight w:val="none"/>
              </w:rPr>
            </w:rPrChange>
          </w:rPr>
          <w:delText xml:space="preserve"> Ying</w:delText>
        </w:r>
      </w:del>
      <w:r>
        <w:rPr>
          <w:rFonts w:hint="default" w:ascii="Times New Roman" w:hAnsi="Times New Roman" w:eastAsia="Times New Roman"/>
          <w:color w:val="000000"/>
          <w:sz w:val="21"/>
          <w:szCs w:val="21"/>
          <w:highlight w:val="none"/>
          <w:rPrChange w:id="3271" w:author="lg" w:date="2026-01-14T17:24:29Z">
            <w:rPr>
              <w:rFonts w:hint="default" w:ascii="Times New Roman" w:hAnsi="Times New Roman" w:eastAsia="Times New Roman"/>
              <w:color w:val="000000"/>
              <w:sz w:val="20"/>
              <w:szCs w:val="24"/>
              <w:highlight w:val="none"/>
            </w:rPr>
          </w:rPrChange>
        </w:rPr>
        <w:t xml:space="preserve">, et al.Design and </w:t>
      </w:r>
      <w:r>
        <w:rPr>
          <w:rFonts w:hint="eastAsia"/>
          <w:color w:val="000000"/>
          <w:sz w:val="21"/>
          <w:szCs w:val="21"/>
          <w:highlight w:val="none"/>
          <w:lang w:val="en-US" w:eastAsia="zh-CN"/>
          <w:rPrChange w:id="3272" w:author="lg" w:date="2026-01-14T17:24:29Z">
            <w:rPr>
              <w:rFonts w:hint="eastAsia"/>
              <w:color w:val="000000"/>
              <w:sz w:val="20"/>
              <w:szCs w:val="24"/>
              <w:highlight w:val="none"/>
              <w:lang w:val="en-US" w:eastAsia="zh-CN"/>
            </w:rPr>
          </w:rPrChange>
        </w:rPr>
        <w:t>e</w:t>
      </w:r>
      <w:r>
        <w:rPr>
          <w:rFonts w:hint="default" w:ascii="Times New Roman" w:hAnsi="Times New Roman" w:eastAsia="Times New Roman"/>
          <w:color w:val="000000"/>
          <w:sz w:val="21"/>
          <w:szCs w:val="21"/>
          <w:highlight w:val="none"/>
          <w:rPrChange w:id="3273" w:author="lg" w:date="2026-01-14T17:24:29Z">
            <w:rPr>
              <w:rFonts w:hint="default" w:ascii="Times New Roman" w:hAnsi="Times New Roman" w:eastAsia="Times New Roman"/>
              <w:color w:val="000000"/>
              <w:sz w:val="20"/>
              <w:szCs w:val="24"/>
              <w:highlight w:val="none"/>
            </w:rPr>
          </w:rPrChange>
        </w:rPr>
        <w:t xml:space="preserve">xperiment of </w:t>
      </w:r>
      <w:r>
        <w:rPr>
          <w:rFonts w:hint="eastAsia"/>
          <w:color w:val="000000"/>
          <w:sz w:val="21"/>
          <w:szCs w:val="21"/>
          <w:highlight w:val="none"/>
          <w:lang w:val="en-US" w:eastAsia="zh-CN"/>
          <w:rPrChange w:id="3274" w:author="lg" w:date="2026-01-14T17:24:29Z">
            <w:rPr>
              <w:rFonts w:hint="eastAsia"/>
              <w:color w:val="000000"/>
              <w:sz w:val="20"/>
              <w:szCs w:val="24"/>
              <w:highlight w:val="none"/>
              <w:lang w:val="en-US" w:eastAsia="zh-CN"/>
            </w:rPr>
          </w:rPrChange>
        </w:rPr>
        <w:t>p</w:t>
      </w:r>
      <w:r>
        <w:rPr>
          <w:rFonts w:hint="default" w:ascii="Times New Roman" w:hAnsi="Times New Roman" w:eastAsia="Times New Roman"/>
          <w:color w:val="000000"/>
          <w:sz w:val="21"/>
          <w:szCs w:val="21"/>
          <w:highlight w:val="none"/>
          <w:rPrChange w:id="3275" w:author="lg" w:date="2026-01-14T17:24:29Z">
            <w:rPr>
              <w:rFonts w:hint="default" w:ascii="Times New Roman" w:hAnsi="Times New Roman" w:eastAsia="Times New Roman"/>
              <w:color w:val="000000"/>
              <w:sz w:val="20"/>
              <w:szCs w:val="24"/>
              <w:highlight w:val="none"/>
            </w:rPr>
          </w:rPrChange>
        </w:rPr>
        <w:t xml:space="preserve">icking </w:t>
      </w:r>
      <w:r>
        <w:rPr>
          <w:rFonts w:hint="eastAsia"/>
          <w:color w:val="000000"/>
          <w:sz w:val="21"/>
          <w:szCs w:val="21"/>
          <w:highlight w:val="none"/>
          <w:lang w:val="en-US" w:eastAsia="zh-CN"/>
          <w:rPrChange w:id="3276" w:author="lg" w:date="2026-01-14T17:24:29Z">
            <w:rPr>
              <w:rFonts w:hint="eastAsia"/>
              <w:color w:val="000000"/>
              <w:sz w:val="20"/>
              <w:szCs w:val="24"/>
              <w:highlight w:val="none"/>
              <w:lang w:val="en-US" w:eastAsia="zh-CN"/>
            </w:rPr>
          </w:rPrChange>
        </w:rPr>
        <w:t>r</w:t>
      </w:r>
      <w:r>
        <w:rPr>
          <w:rFonts w:hint="default" w:ascii="Times New Roman" w:hAnsi="Times New Roman" w:eastAsia="Times New Roman"/>
          <w:color w:val="000000"/>
          <w:sz w:val="21"/>
          <w:szCs w:val="21"/>
          <w:highlight w:val="none"/>
          <w:rPrChange w:id="3277" w:author="lg" w:date="2026-01-14T17:24:29Z">
            <w:rPr>
              <w:rFonts w:hint="default" w:ascii="Times New Roman" w:hAnsi="Times New Roman" w:eastAsia="Times New Roman"/>
              <w:color w:val="000000"/>
              <w:sz w:val="20"/>
              <w:szCs w:val="24"/>
              <w:highlight w:val="none"/>
            </w:rPr>
          </w:rPrChange>
        </w:rPr>
        <w:t xml:space="preserve">obot with </w:t>
      </w:r>
      <w:r>
        <w:rPr>
          <w:rFonts w:hint="eastAsia"/>
          <w:color w:val="000000"/>
          <w:sz w:val="21"/>
          <w:szCs w:val="21"/>
          <w:highlight w:val="none"/>
          <w:lang w:val="en-US" w:eastAsia="zh-CN"/>
          <w:rPrChange w:id="3278" w:author="lg" w:date="2026-01-14T17:24:29Z">
            <w:rPr>
              <w:rFonts w:hint="eastAsia"/>
              <w:color w:val="000000"/>
              <w:sz w:val="20"/>
              <w:szCs w:val="24"/>
              <w:highlight w:val="none"/>
              <w:lang w:val="en-US" w:eastAsia="zh-CN"/>
            </w:rPr>
          </w:rPrChange>
        </w:rPr>
        <w:t>d</w:t>
      </w:r>
      <w:r>
        <w:rPr>
          <w:rFonts w:hint="default" w:ascii="Times New Roman" w:hAnsi="Times New Roman" w:eastAsia="Times New Roman"/>
          <w:color w:val="000000"/>
          <w:sz w:val="21"/>
          <w:szCs w:val="21"/>
          <w:highlight w:val="none"/>
          <w:rPrChange w:id="3279" w:author="lg" w:date="2026-01-14T17:24:29Z">
            <w:rPr>
              <w:rFonts w:hint="default" w:ascii="Times New Roman" w:hAnsi="Times New Roman" w:eastAsia="Times New Roman"/>
              <w:color w:val="000000"/>
              <w:sz w:val="20"/>
              <w:szCs w:val="24"/>
              <w:highlight w:val="none"/>
            </w:rPr>
          </w:rPrChange>
        </w:rPr>
        <w:t xml:space="preserve">ual </w:t>
      </w:r>
      <w:r>
        <w:rPr>
          <w:rFonts w:hint="eastAsia"/>
          <w:color w:val="000000"/>
          <w:sz w:val="21"/>
          <w:szCs w:val="21"/>
          <w:highlight w:val="none"/>
          <w:lang w:val="en-US" w:eastAsia="zh-CN"/>
          <w:rPrChange w:id="3280" w:author="lg" w:date="2026-01-14T17:24:29Z">
            <w:rPr>
              <w:rFonts w:hint="eastAsia"/>
              <w:color w:val="000000"/>
              <w:sz w:val="20"/>
              <w:szCs w:val="24"/>
              <w:highlight w:val="none"/>
              <w:lang w:val="en-US" w:eastAsia="zh-CN"/>
            </w:rPr>
          </w:rPrChange>
        </w:rPr>
        <w:t>a</w:t>
      </w:r>
      <w:r>
        <w:rPr>
          <w:rFonts w:hint="default" w:ascii="Times New Roman" w:hAnsi="Times New Roman" w:eastAsia="Times New Roman"/>
          <w:color w:val="000000"/>
          <w:sz w:val="21"/>
          <w:szCs w:val="21"/>
          <w:highlight w:val="none"/>
          <w:rPrChange w:id="3281" w:author="lg" w:date="2026-01-14T17:24:29Z">
            <w:rPr>
              <w:rFonts w:hint="default" w:ascii="Times New Roman" w:hAnsi="Times New Roman" w:eastAsia="Times New Roman"/>
              <w:color w:val="000000"/>
              <w:sz w:val="20"/>
              <w:szCs w:val="24"/>
              <w:highlight w:val="none"/>
            </w:rPr>
          </w:rPrChange>
        </w:rPr>
        <w:t xml:space="preserve">rms for </w:t>
      </w:r>
      <w:r>
        <w:rPr>
          <w:rFonts w:hint="eastAsia"/>
          <w:color w:val="000000"/>
          <w:sz w:val="21"/>
          <w:szCs w:val="21"/>
          <w:highlight w:val="none"/>
          <w:lang w:val="en-US" w:eastAsia="zh-CN"/>
          <w:rPrChange w:id="3282" w:author="lg" w:date="2026-01-14T17:24:29Z">
            <w:rPr>
              <w:rFonts w:hint="eastAsia"/>
              <w:color w:val="000000"/>
              <w:sz w:val="20"/>
              <w:szCs w:val="24"/>
              <w:highlight w:val="none"/>
              <w:lang w:val="en-US" w:eastAsia="zh-CN"/>
            </w:rPr>
          </w:rPrChange>
        </w:rPr>
        <w:t>g</w:t>
      </w:r>
      <w:r>
        <w:rPr>
          <w:rFonts w:hint="default" w:ascii="Times New Roman" w:hAnsi="Times New Roman" w:eastAsia="Times New Roman"/>
          <w:color w:val="000000"/>
          <w:sz w:val="21"/>
          <w:szCs w:val="21"/>
          <w:highlight w:val="none"/>
          <w:rPrChange w:id="3283" w:author="lg" w:date="2026-01-14T17:24:29Z">
            <w:rPr>
              <w:rFonts w:hint="default" w:ascii="Times New Roman" w:hAnsi="Times New Roman" w:eastAsia="Times New Roman"/>
              <w:color w:val="000000"/>
              <w:sz w:val="20"/>
              <w:szCs w:val="24"/>
              <w:highlight w:val="none"/>
            </w:rPr>
          </w:rPrChange>
        </w:rPr>
        <w:t>round</w:t>
      </w:r>
      <w:r>
        <w:rPr>
          <w:rFonts w:hint="eastAsia"/>
          <w:color w:val="000000"/>
          <w:sz w:val="21"/>
          <w:szCs w:val="21"/>
          <w:highlight w:val="none"/>
          <w:lang w:val="en-US" w:eastAsia="zh-CN"/>
          <w:rPrChange w:id="3284" w:author="lg" w:date="2026-01-14T17:24:29Z">
            <w:rPr>
              <w:rFonts w:hint="eastAsia"/>
              <w:color w:val="000000"/>
              <w:sz w:val="20"/>
              <w:szCs w:val="24"/>
              <w:highlight w:val="none"/>
              <w:lang w:val="en-US" w:eastAsia="zh-CN"/>
            </w:rPr>
          </w:rPrChange>
        </w:rPr>
        <w:t xml:space="preserve"> p</w:t>
      </w:r>
      <w:r>
        <w:rPr>
          <w:rFonts w:hint="default" w:ascii="Times New Roman" w:hAnsi="Times New Roman" w:eastAsia="Times New Roman"/>
          <w:color w:val="000000"/>
          <w:sz w:val="21"/>
          <w:szCs w:val="21"/>
          <w:highlight w:val="none"/>
          <w:rPrChange w:id="3285" w:author="lg" w:date="2026-01-14T17:24:29Z">
            <w:rPr>
              <w:rFonts w:hint="default" w:ascii="Times New Roman" w:hAnsi="Times New Roman" w:eastAsia="Times New Roman"/>
              <w:color w:val="000000"/>
              <w:sz w:val="20"/>
              <w:szCs w:val="24"/>
              <w:highlight w:val="none"/>
            </w:rPr>
          </w:rPrChange>
        </w:rPr>
        <w:t xml:space="preserve">lanting </w:t>
      </w:r>
      <w:r>
        <w:rPr>
          <w:rFonts w:hint="eastAsia"/>
          <w:color w:val="000000"/>
          <w:sz w:val="21"/>
          <w:szCs w:val="21"/>
          <w:highlight w:val="none"/>
          <w:lang w:val="en-US" w:eastAsia="zh-CN"/>
          <w:rPrChange w:id="3286" w:author="lg" w:date="2026-01-14T17:24:29Z">
            <w:rPr>
              <w:rFonts w:hint="eastAsia"/>
              <w:color w:val="000000"/>
              <w:sz w:val="20"/>
              <w:szCs w:val="24"/>
              <w:highlight w:val="none"/>
              <w:lang w:val="en-US" w:eastAsia="zh-CN"/>
            </w:rPr>
          </w:rPrChange>
        </w:rPr>
        <w:t>s</w:t>
      </w:r>
      <w:r>
        <w:rPr>
          <w:rFonts w:hint="default" w:ascii="Times New Roman" w:hAnsi="Times New Roman" w:eastAsia="Times New Roman"/>
          <w:color w:val="000000"/>
          <w:sz w:val="21"/>
          <w:szCs w:val="21"/>
          <w:highlight w:val="none"/>
          <w:rPrChange w:id="3287" w:author="lg" w:date="2026-01-14T17:24:29Z">
            <w:rPr>
              <w:rFonts w:hint="default" w:ascii="Times New Roman" w:hAnsi="Times New Roman" w:eastAsia="Times New Roman"/>
              <w:color w:val="000000"/>
              <w:sz w:val="20"/>
              <w:szCs w:val="24"/>
              <w:highlight w:val="none"/>
            </w:rPr>
          </w:rPrChange>
        </w:rPr>
        <w:t>trawberries</w:t>
      </w:r>
      <w:r>
        <w:rPr>
          <w:rFonts w:ascii="Times New Roman" w:hAnsi="Times New Roman" w:eastAsia="宋体" w:cs="Times New Roman"/>
          <w:color w:val="000000"/>
          <w:kern w:val="0"/>
          <w:sz w:val="21"/>
          <w:szCs w:val="21"/>
          <w:highlight w:val="none"/>
          <w:rPrChange w:id="3288" w:author="lg" w:date="2026-01-14T17:24:29Z">
            <w:rPr>
              <w:rFonts w:ascii="Times New Roman" w:hAnsi="Times New Roman" w:eastAsia="宋体" w:cs="Times New Roman"/>
              <w:color w:val="000000"/>
              <w:kern w:val="0"/>
              <w:sz w:val="20"/>
              <w:szCs w:val="20"/>
              <w:highlight w:val="none"/>
            </w:rPr>
          </w:rPrChange>
        </w:rPr>
        <w:t>[J]. Transactions of the Chinese Society for Agricultural Machinery,</w:t>
      </w:r>
      <w:r>
        <w:rPr>
          <w:rFonts w:hint="default" w:ascii="Times New Roman" w:hAnsi="Times New Roman" w:eastAsia="Times New Roman"/>
          <w:color w:val="000000"/>
          <w:sz w:val="21"/>
          <w:szCs w:val="21"/>
          <w:highlight w:val="none"/>
          <w:rPrChange w:id="3289" w:author="lg" w:date="2026-01-14T17:24:29Z">
            <w:rPr>
              <w:rFonts w:hint="default" w:ascii="Times New Roman" w:hAnsi="Times New Roman" w:eastAsia="Times New Roman"/>
              <w:color w:val="000000"/>
              <w:sz w:val="20"/>
              <w:szCs w:val="24"/>
              <w:highlight w:val="none"/>
            </w:rPr>
          </w:rPrChange>
        </w:rPr>
        <w:t xml:space="preserve"> 2024,55(S1):29-40.(in Chinese</w:t>
      </w:r>
      <w:del w:id="3290" w:author="lg" w:date="2026-01-13T22:45:30Z">
        <w:r>
          <w:rPr>
            <w:rFonts w:hint="default" w:ascii="Times New Roman" w:hAnsi="Times New Roman" w:eastAsia="Times New Roman"/>
            <w:color w:val="000000"/>
            <w:sz w:val="21"/>
            <w:szCs w:val="21"/>
            <w:highlight w:val="none"/>
            <w:rPrChange w:id="3291" w:author="lg" w:date="2026-01-14T17:24:29Z">
              <w:rPr>
                <w:rFonts w:hint="default" w:ascii="Times New Roman" w:hAnsi="Times New Roman" w:eastAsia="Times New Roman"/>
                <w:color w:val="000000"/>
                <w:sz w:val="20"/>
                <w:szCs w:val="24"/>
                <w:highlight w:val="none"/>
              </w:rPr>
            </w:rPrChange>
          </w:rPr>
          <w:delText xml:space="preserve"> with English abstract</w:delText>
        </w:r>
      </w:del>
      <w:r>
        <w:rPr>
          <w:rFonts w:hint="default" w:ascii="Times New Roman" w:hAnsi="Times New Roman" w:eastAsia="Times New Roman"/>
          <w:color w:val="000000"/>
          <w:sz w:val="21"/>
          <w:szCs w:val="21"/>
          <w:highlight w:val="none"/>
          <w:rPrChange w:id="3292" w:author="lg" w:date="2026-01-14T17:24:29Z">
            <w:rPr>
              <w:rFonts w:hint="default" w:ascii="Times New Roman" w:hAnsi="Times New Roman" w:eastAsia="Times New Roman"/>
              <w:color w:val="000000"/>
              <w:sz w:val="20"/>
              <w:szCs w:val="24"/>
              <w:highlight w:val="none"/>
            </w:rPr>
          </w:rPrChange>
        </w:rPr>
        <w:t>)</w:t>
      </w:r>
      <w:bookmarkEnd w:id="47"/>
      <w:r>
        <w:rPr>
          <w:rFonts w:hint="eastAsia"/>
          <w:color w:val="000000"/>
          <w:sz w:val="21"/>
          <w:szCs w:val="21"/>
          <w:highlight w:val="none"/>
          <w:lang w:val="en-US" w:eastAsia="zh-CN"/>
          <w:rPrChange w:id="3293" w:author="lg" w:date="2026-01-14T17:24:29Z">
            <w:rPr>
              <w:rFonts w:hint="eastAsia"/>
              <w:color w:val="000000"/>
              <w:sz w:val="20"/>
              <w:szCs w:val="24"/>
              <w:highlight w:val="none"/>
              <w:lang w:val="en-US" w:eastAsia="zh-CN"/>
            </w:rPr>
          </w:rPrChange>
        </w:rPr>
        <w:t xml:space="preserve"> </w:t>
      </w:r>
    </w:p>
    <w:p w14:paraId="66C9D958">
      <w:pPr>
        <w:wordWrap w:val="0"/>
        <w:spacing w:beforeLines="0" w:afterLines="0"/>
        <w:ind w:left="420" w:hanging="420"/>
        <w:rPr>
          <w:rFonts w:hint="default"/>
          <w:sz w:val="21"/>
          <w:szCs w:val="21"/>
          <w:highlight w:val="none"/>
          <w:rPrChange w:id="3294" w:author="lg" w:date="2026-01-14T17:24:29Z">
            <w:rPr>
              <w:rFonts w:hint="default"/>
              <w:sz w:val="24"/>
              <w:szCs w:val="24"/>
              <w:highlight w:val="none"/>
            </w:rPr>
          </w:rPrChange>
        </w:rPr>
      </w:pPr>
      <w:r>
        <w:rPr>
          <w:rFonts w:hint="default" w:ascii="Times New Roman" w:hAnsi="Times New Roman" w:eastAsia="Times New Roman"/>
          <w:color w:val="000000"/>
          <w:sz w:val="21"/>
          <w:szCs w:val="21"/>
          <w:highlight w:val="none"/>
          <w:rPrChange w:id="3295" w:author="lg" w:date="2026-01-14T17:24:29Z">
            <w:rPr>
              <w:rFonts w:hint="default" w:ascii="Times New Roman" w:hAnsi="Times New Roman" w:eastAsia="Times New Roman"/>
              <w:color w:val="000000"/>
              <w:sz w:val="20"/>
              <w:szCs w:val="24"/>
              <w:highlight w:val="none"/>
            </w:rPr>
          </w:rPrChange>
        </w:rPr>
        <w:t xml:space="preserve">[25] </w:t>
      </w:r>
      <w:bookmarkStart w:id="48" w:name="_neb8CA5915A_5AEF_4A79_A8F1_823A563E942E"/>
      <w:r>
        <w:rPr>
          <w:rFonts w:hint="eastAsia" w:ascii="宋体" w:hAnsi="宋体"/>
          <w:color w:val="000000"/>
          <w:sz w:val="21"/>
          <w:szCs w:val="21"/>
          <w:highlight w:val="none"/>
          <w:rPrChange w:id="3296" w:author="lg" w:date="2026-01-14T17:24:29Z">
            <w:rPr>
              <w:rFonts w:hint="eastAsia" w:ascii="宋体" w:hAnsi="宋体"/>
              <w:color w:val="000000"/>
              <w:sz w:val="20"/>
              <w:szCs w:val="24"/>
              <w:highlight w:val="none"/>
            </w:rPr>
          </w:rPrChange>
        </w:rPr>
        <w:t>鲍秀兰</w:t>
      </w:r>
      <w:r>
        <w:rPr>
          <w:rFonts w:hint="default" w:ascii="Times New Roman" w:hAnsi="Times New Roman" w:eastAsia="Times New Roman"/>
          <w:color w:val="000000"/>
          <w:sz w:val="21"/>
          <w:szCs w:val="21"/>
          <w:highlight w:val="none"/>
          <w:rPrChange w:id="3297"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3298" w:author="lg" w:date="2026-01-14T17:24:29Z">
            <w:rPr>
              <w:rFonts w:hint="eastAsia" w:ascii="宋体" w:hAnsi="宋体"/>
              <w:color w:val="000000"/>
              <w:sz w:val="20"/>
              <w:szCs w:val="24"/>
              <w:highlight w:val="none"/>
            </w:rPr>
          </w:rPrChange>
        </w:rPr>
        <w:t>马志涛</w:t>
      </w:r>
      <w:r>
        <w:rPr>
          <w:rFonts w:hint="default" w:ascii="Times New Roman" w:hAnsi="Times New Roman" w:eastAsia="Times New Roman"/>
          <w:color w:val="000000"/>
          <w:sz w:val="21"/>
          <w:szCs w:val="21"/>
          <w:highlight w:val="none"/>
          <w:rPrChange w:id="3299"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3300" w:author="lg" w:date="2026-01-14T17:24:29Z">
            <w:rPr>
              <w:rFonts w:hint="eastAsia" w:ascii="宋体" w:hAnsi="宋体"/>
              <w:color w:val="000000"/>
              <w:sz w:val="20"/>
              <w:szCs w:val="24"/>
              <w:highlight w:val="none"/>
            </w:rPr>
          </w:rPrChange>
        </w:rPr>
        <w:t>马萧杰</w:t>
      </w:r>
      <w:r>
        <w:rPr>
          <w:rFonts w:hint="default" w:ascii="Times New Roman" w:hAnsi="Times New Roman" w:eastAsia="Times New Roman"/>
          <w:color w:val="000000"/>
          <w:sz w:val="21"/>
          <w:szCs w:val="21"/>
          <w:highlight w:val="none"/>
          <w:rPrChange w:id="3301"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3302" w:author="lg" w:date="2026-01-14T17:24:29Z">
            <w:rPr>
              <w:rFonts w:hint="eastAsia" w:ascii="宋体" w:hAnsi="宋体"/>
              <w:color w:val="000000"/>
              <w:sz w:val="20"/>
              <w:szCs w:val="24"/>
              <w:highlight w:val="none"/>
            </w:rPr>
          </w:rPrChange>
        </w:rPr>
        <w:t>等</w:t>
      </w:r>
      <w:r>
        <w:rPr>
          <w:rFonts w:hint="default" w:ascii="Times New Roman" w:hAnsi="Times New Roman" w:eastAsia="Times New Roman"/>
          <w:color w:val="000000"/>
          <w:sz w:val="21"/>
          <w:szCs w:val="21"/>
          <w:highlight w:val="none"/>
          <w:rPrChange w:id="3303" w:author="lg" w:date="2026-01-14T17:24:29Z">
            <w:rPr>
              <w:rFonts w:hint="default" w:ascii="Times New Roman" w:hAnsi="Times New Roman" w:eastAsia="Times New Roman"/>
              <w:color w:val="000000"/>
              <w:sz w:val="20"/>
              <w:szCs w:val="24"/>
              <w:highlight w:val="none"/>
            </w:rPr>
          </w:rPrChange>
        </w:rPr>
        <w:t xml:space="preserve">. </w:t>
      </w:r>
      <w:r>
        <w:rPr>
          <w:rFonts w:hint="eastAsia" w:ascii="宋体" w:hAnsi="宋体"/>
          <w:color w:val="000000"/>
          <w:sz w:val="21"/>
          <w:szCs w:val="21"/>
          <w:highlight w:val="none"/>
          <w:rPrChange w:id="3304" w:author="lg" w:date="2026-01-14T17:24:29Z">
            <w:rPr>
              <w:rFonts w:hint="eastAsia" w:ascii="宋体" w:hAnsi="宋体"/>
              <w:color w:val="000000"/>
              <w:sz w:val="20"/>
              <w:szCs w:val="24"/>
              <w:highlight w:val="none"/>
            </w:rPr>
          </w:rPrChange>
        </w:rPr>
        <w:t>丘陵果园自然环境下柑橘采摘机器人设计与试验</w:t>
      </w:r>
      <w:r>
        <w:rPr>
          <w:rFonts w:hint="default" w:ascii="Times New Roman" w:hAnsi="Times New Roman" w:eastAsia="Times New Roman"/>
          <w:color w:val="000000"/>
          <w:sz w:val="21"/>
          <w:szCs w:val="21"/>
          <w:highlight w:val="none"/>
          <w:rPrChange w:id="3305" w:author="lg" w:date="2026-01-14T17:24:29Z">
            <w:rPr>
              <w:rFonts w:hint="default" w:ascii="Times New Roman" w:hAnsi="Times New Roman" w:eastAsia="Times New Roman"/>
              <w:color w:val="000000"/>
              <w:sz w:val="20"/>
              <w:szCs w:val="24"/>
              <w:highlight w:val="none"/>
            </w:rPr>
          </w:rPrChange>
        </w:rPr>
        <w:t xml:space="preserve">[J]. </w:t>
      </w:r>
      <w:r>
        <w:rPr>
          <w:rFonts w:hint="eastAsia" w:ascii="宋体" w:hAnsi="宋体"/>
          <w:color w:val="000000"/>
          <w:sz w:val="21"/>
          <w:szCs w:val="21"/>
          <w:highlight w:val="none"/>
          <w:rPrChange w:id="3306" w:author="lg" w:date="2026-01-14T17:24:29Z">
            <w:rPr>
              <w:rFonts w:hint="eastAsia" w:ascii="宋体" w:hAnsi="宋体"/>
              <w:color w:val="000000"/>
              <w:sz w:val="20"/>
              <w:szCs w:val="24"/>
              <w:highlight w:val="none"/>
            </w:rPr>
          </w:rPrChange>
        </w:rPr>
        <w:t>农业机械学报</w:t>
      </w:r>
      <w:r>
        <w:rPr>
          <w:rFonts w:hint="default" w:ascii="Times New Roman" w:hAnsi="Times New Roman" w:eastAsia="Times New Roman"/>
          <w:color w:val="000000"/>
          <w:sz w:val="21"/>
          <w:szCs w:val="21"/>
          <w:highlight w:val="none"/>
          <w:rPrChange w:id="3307" w:author="lg" w:date="2026-01-14T17:24:29Z">
            <w:rPr>
              <w:rFonts w:hint="default" w:ascii="Times New Roman" w:hAnsi="Times New Roman" w:eastAsia="Times New Roman"/>
              <w:color w:val="000000"/>
              <w:sz w:val="20"/>
              <w:szCs w:val="24"/>
              <w:highlight w:val="none"/>
            </w:rPr>
          </w:rPrChange>
        </w:rPr>
        <w:t>, 2024,55(04):124-135.</w:t>
      </w:r>
    </w:p>
    <w:p w14:paraId="5E654017">
      <w:pPr>
        <w:wordWrap w:val="0"/>
        <w:spacing w:beforeLines="0" w:afterLines="0"/>
        <w:ind w:left="420"/>
        <w:rPr>
          <w:rFonts w:hint="eastAsia"/>
          <w:sz w:val="21"/>
          <w:szCs w:val="21"/>
          <w:highlight w:val="none"/>
          <w:rPrChange w:id="3308" w:author="lg" w:date="2026-01-14T17:24:29Z">
            <w:rPr>
              <w:rFonts w:hint="eastAsia"/>
              <w:sz w:val="24"/>
              <w:szCs w:val="24"/>
              <w:highlight w:val="none"/>
            </w:rPr>
          </w:rPrChange>
        </w:rPr>
      </w:pPr>
      <w:ins w:id="3309" w:author="lg" w:date="2026-01-13T22:43:18Z">
        <w:r>
          <w:rPr>
            <w:rFonts w:hint="default" w:ascii="Times New Roman" w:hAnsi="Times New Roman" w:eastAsia="Times New Roman"/>
            <w:color w:val="000000"/>
            <w:sz w:val="21"/>
            <w:szCs w:val="21"/>
            <w:highlight w:val="none"/>
            <w:rPrChange w:id="3310" w:author="lg" w:date="2026-01-14T17:24:29Z">
              <w:rPr>
                <w:rFonts w:hint="default" w:ascii="Times New Roman" w:hAnsi="Times New Roman" w:eastAsia="Times New Roman"/>
                <w:color w:val="000000"/>
                <w:sz w:val="20"/>
                <w:szCs w:val="24"/>
                <w:highlight w:val="none"/>
              </w:rPr>
            </w:rPrChange>
          </w:rPr>
          <w:t>B</w:t>
        </w:r>
      </w:ins>
      <w:ins w:id="3311" w:author="lg" w:date="2026-01-13T22:49:57Z">
        <w:r>
          <w:rPr>
            <w:rFonts w:hint="eastAsia" w:eastAsia="宋体"/>
            <w:color w:val="000000"/>
            <w:sz w:val="21"/>
            <w:szCs w:val="21"/>
            <w:highlight w:val="none"/>
            <w:lang w:val="en-US" w:eastAsia="zh-CN"/>
            <w:rPrChange w:id="3312" w:author="lg" w:date="2026-01-14T17:24:29Z">
              <w:rPr>
                <w:rFonts w:hint="eastAsia" w:eastAsia="宋体"/>
                <w:color w:val="000000"/>
                <w:sz w:val="20"/>
                <w:szCs w:val="24"/>
                <w:highlight w:val="none"/>
                <w:lang w:val="en-US" w:eastAsia="zh-CN"/>
              </w:rPr>
            </w:rPrChange>
          </w:rPr>
          <w:t>AO</w:t>
        </w:r>
      </w:ins>
      <w:ins w:id="3313" w:author="lg" w:date="2026-01-13T22:43:22Z">
        <w:r>
          <w:rPr>
            <w:rFonts w:hint="default" w:ascii="Times New Roman" w:hAnsi="Times New Roman" w:eastAsia="Times New Roman"/>
            <w:color w:val="000000"/>
            <w:sz w:val="21"/>
            <w:szCs w:val="21"/>
            <w:highlight w:val="none"/>
            <w:rPrChange w:id="3314" w:author="lg" w:date="2026-01-14T17:24:29Z">
              <w:rPr>
                <w:rFonts w:hint="default" w:ascii="Times New Roman" w:hAnsi="Times New Roman" w:eastAsia="Times New Roman"/>
                <w:color w:val="000000"/>
                <w:sz w:val="20"/>
                <w:szCs w:val="24"/>
                <w:highlight w:val="none"/>
              </w:rPr>
            </w:rPrChange>
          </w:rPr>
          <w:t xml:space="preserve"> </w:t>
        </w:r>
      </w:ins>
      <w:r>
        <w:rPr>
          <w:rFonts w:hint="default" w:ascii="Times New Roman" w:hAnsi="Times New Roman" w:eastAsia="Times New Roman"/>
          <w:color w:val="000000"/>
          <w:sz w:val="21"/>
          <w:szCs w:val="21"/>
          <w:highlight w:val="none"/>
          <w:rPrChange w:id="3315" w:author="lg" w:date="2026-01-14T17:24:29Z">
            <w:rPr>
              <w:rFonts w:hint="default" w:ascii="Times New Roman" w:hAnsi="Times New Roman" w:eastAsia="Times New Roman"/>
              <w:color w:val="000000"/>
              <w:sz w:val="20"/>
              <w:szCs w:val="24"/>
              <w:highlight w:val="none"/>
            </w:rPr>
          </w:rPrChange>
        </w:rPr>
        <w:t>Xiu</w:t>
      </w:r>
      <w:del w:id="3316" w:author="lg" w:date="2026-01-13T22:52:52Z">
        <w:r>
          <w:rPr>
            <w:rFonts w:hint="default" w:ascii="Times New Roman" w:hAnsi="Times New Roman" w:eastAsia="Times New Roman"/>
            <w:color w:val="000000"/>
            <w:sz w:val="21"/>
            <w:szCs w:val="21"/>
            <w:highlight w:val="none"/>
            <w:rPrChange w:id="3317"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3318" w:author="lg" w:date="2026-01-14T17:24:29Z">
            <w:rPr>
              <w:rFonts w:hint="default" w:ascii="Times New Roman" w:hAnsi="Times New Roman" w:eastAsia="Times New Roman"/>
              <w:color w:val="000000"/>
              <w:sz w:val="20"/>
              <w:szCs w:val="24"/>
              <w:highlight w:val="none"/>
            </w:rPr>
          </w:rPrChange>
        </w:rPr>
        <w:t>lan</w:t>
      </w:r>
      <w:del w:id="3319" w:author="lg" w:date="2026-01-13T22:43:18Z">
        <w:r>
          <w:rPr>
            <w:rFonts w:hint="default" w:ascii="Times New Roman" w:hAnsi="Times New Roman" w:eastAsia="Times New Roman"/>
            <w:color w:val="000000"/>
            <w:sz w:val="21"/>
            <w:szCs w:val="21"/>
            <w:highlight w:val="none"/>
            <w:rPrChange w:id="3320" w:author="lg" w:date="2026-01-14T17:24:29Z">
              <w:rPr>
                <w:rFonts w:hint="default" w:ascii="Times New Roman" w:hAnsi="Times New Roman" w:eastAsia="Times New Roman"/>
                <w:color w:val="000000"/>
                <w:sz w:val="20"/>
                <w:szCs w:val="24"/>
                <w:highlight w:val="none"/>
              </w:rPr>
            </w:rPrChange>
          </w:rPr>
          <w:delText xml:space="preserve"> Bao</w:delText>
        </w:r>
      </w:del>
      <w:r>
        <w:rPr>
          <w:rFonts w:hint="default" w:ascii="Times New Roman" w:hAnsi="Times New Roman" w:eastAsia="Times New Roman"/>
          <w:color w:val="000000"/>
          <w:sz w:val="21"/>
          <w:szCs w:val="21"/>
          <w:highlight w:val="none"/>
          <w:rPrChange w:id="3321" w:author="lg" w:date="2026-01-14T17:24:29Z">
            <w:rPr>
              <w:rFonts w:hint="default" w:ascii="Times New Roman" w:hAnsi="Times New Roman" w:eastAsia="Times New Roman"/>
              <w:color w:val="000000"/>
              <w:sz w:val="20"/>
              <w:szCs w:val="24"/>
              <w:highlight w:val="none"/>
            </w:rPr>
          </w:rPrChange>
        </w:rPr>
        <w:t xml:space="preserve">, </w:t>
      </w:r>
      <w:ins w:id="3322" w:author="lg" w:date="2026-01-13T22:43:27Z">
        <w:r>
          <w:rPr>
            <w:rFonts w:hint="default" w:ascii="Times New Roman" w:hAnsi="Times New Roman" w:eastAsia="Times New Roman"/>
            <w:color w:val="000000"/>
            <w:sz w:val="21"/>
            <w:szCs w:val="21"/>
            <w:highlight w:val="none"/>
            <w:rPrChange w:id="3323" w:author="lg" w:date="2026-01-14T17:24:29Z">
              <w:rPr>
                <w:rFonts w:hint="default" w:ascii="Times New Roman" w:hAnsi="Times New Roman" w:eastAsia="Times New Roman"/>
                <w:color w:val="000000"/>
                <w:sz w:val="20"/>
                <w:szCs w:val="24"/>
                <w:highlight w:val="none"/>
              </w:rPr>
            </w:rPrChange>
          </w:rPr>
          <w:t>M</w:t>
        </w:r>
      </w:ins>
      <w:ins w:id="3324" w:author="lg" w:date="2026-01-13T22:49:59Z">
        <w:r>
          <w:rPr>
            <w:rFonts w:hint="eastAsia" w:eastAsia="宋体"/>
            <w:color w:val="000000"/>
            <w:sz w:val="21"/>
            <w:szCs w:val="21"/>
            <w:highlight w:val="none"/>
            <w:lang w:val="en-US" w:eastAsia="zh-CN"/>
            <w:rPrChange w:id="3325" w:author="lg" w:date="2026-01-14T17:24:29Z">
              <w:rPr>
                <w:rFonts w:hint="eastAsia" w:eastAsia="宋体"/>
                <w:color w:val="000000"/>
                <w:sz w:val="20"/>
                <w:szCs w:val="24"/>
                <w:highlight w:val="none"/>
                <w:lang w:val="en-US" w:eastAsia="zh-CN"/>
              </w:rPr>
            </w:rPrChange>
          </w:rPr>
          <w:t>A</w:t>
        </w:r>
      </w:ins>
      <w:ins w:id="3326" w:author="lg" w:date="2026-01-13T22:43:30Z">
        <w:r>
          <w:rPr>
            <w:rFonts w:hint="default" w:ascii="Times New Roman" w:hAnsi="Times New Roman" w:eastAsia="Times New Roman"/>
            <w:color w:val="000000"/>
            <w:sz w:val="21"/>
            <w:szCs w:val="21"/>
            <w:highlight w:val="none"/>
            <w:rPrChange w:id="3327" w:author="lg" w:date="2026-01-14T17:24:29Z">
              <w:rPr>
                <w:rFonts w:hint="default" w:ascii="Times New Roman" w:hAnsi="Times New Roman" w:eastAsia="Times New Roman"/>
                <w:color w:val="000000"/>
                <w:sz w:val="20"/>
                <w:szCs w:val="24"/>
                <w:highlight w:val="none"/>
              </w:rPr>
            </w:rPrChange>
          </w:rPr>
          <w:t xml:space="preserve"> </w:t>
        </w:r>
      </w:ins>
      <w:r>
        <w:rPr>
          <w:rFonts w:hint="default" w:ascii="Times New Roman" w:hAnsi="Times New Roman" w:eastAsia="Times New Roman"/>
          <w:color w:val="000000"/>
          <w:sz w:val="21"/>
          <w:szCs w:val="21"/>
          <w:highlight w:val="none"/>
          <w:rPrChange w:id="3328" w:author="lg" w:date="2026-01-14T17:24:29Z">
            <w:rPr>
              <w:rFonts w:hint="default" w:ascii="Times New Roman" w:hAnsi="Times New Roman" w:eastAsia="Times New Roman"/>
              <w:color w:val="000000"/>
              <w:sz w:val="20"/>
              <w:szCs w:val="24"/>
              <w:highlight w:val="none"/>
            </w:rPr>
          </w:rPrChange>
        </w:rPr>
        <w:t>Zhi</w:t>
      </w:r>
      <w:del w:id="3329" w:author="lg" w:date="2026-01-13T22:52:51Z">
        <w:r>
          <w:rPr>
            <w:rFonts w:hint="default" w:ascii="Times New Roman" w:hAnsi="Times New Roman" w:eastAsia="Times New Roman"/>
            <w:color w:val="000000"/>
            <w:sz w:val="21"/>
            <w:szCs w:val="21"/>
            <w:highlight w:val="none"/>
            <w:rPrChange w:id="3330"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3331" w:author="lg" w:date="2026-01-14T17:24:29Z">
            <w:rPr>
              <w:rFonts w:hint="default" w:ascii="Times New Roman" w:hAnsi="Times New Roman" w:eastAsia="Times New Roman"/>
              <w:color w:val="000000"/>
              <w:sz w:val="20"/>
              <w:szCs w:val="24"/>
              <w:highlight w:val="none"/>
            </w:rPr>
          </w:rPrChange>
        </w:rPr>
        <w:t>tao</w:t>
      </w:r>
      <w:del w:id="3332" w:author="lg" w:date="2026-01-13T22:43:27Z">
        <w:r>
          <w:rPr>
            <w:rFonts w:hint="default" w:ascii="Times New Roman" w:hAnsi="Times New Roman" w:eastAsia="Times New Roman"/>
            <w:color w:val="000000"/>
            <w:sz w:val="21"/>
            <w:szCs w:val="21"/>
            <w:highlight w:val="none"/>
            <w:rPrChange w:id="3333" w:author="lg" w:date="2026-01-14T17:24:29Z">
              <w:rPr>
                <w:rFonts w:hint="default" w:ascii="Times New Roman" w:hAnsi="Times New Roman" w:eastAsia="Times New Roman"/>
                <w:color w:val="000000"/>
                <w:sz w:val="20"/>
                <w:szCs w:val="24"/>
                <w:highlight w:val="none"/>
              </w:rPr>
            </w:rPrChange>
          </w:rPr>
          <w:delText xml:space="preserve"> Ma</w:delText>
        </w:r>
      </w:del>
      <w:r>
        <w:rPr>
          <w:rFonts w:hint="default" w:ascii="Times New Roman" w:hAnsi="Times New Roman" w:eastAsia="Times New Roman"/>
          <w:color w:val="000000"/>
          <w:sz w:val="21"/>
          <w:szCs w:val="21"/>
          <w:highlight w:val="none"/>
          <w:rPrChange w:id="3334" w:author="lg" w:date="2026-01-14T17:24:29Z">
            <w:rPr>
              <w:rFonts w:hint="default" w:ascii="Times New Roman" w:hAnsi="Times New Roman" w:eastAsia="Times New Roman"/>
              <w:color w:val="000000"/>
              <w:sz w:val="20"/>
              <w:szCs w:val="24"/>
              <w:highlight w:val="none"/>
            </w:rPr>
          </w:rPrChange>
        </w:rPr>
        <w:t xml:space="preserve">, </w:t>
      </w:r>
      <w:ins w:id="3335" w:author="lg" w:date="2026-01-13T22:44:00Z">
        <w:r>
          <w:rPr>
            <w:rFonts w:hint="default" w:ascii="Times New Roman" w:hAnsi="Times New Roman" w:eastAsia="Times New Roman"/>
            <w:color w:val="000000"/>
            <w:sz w:val="21"/>
            <w:szCs w:val="21"/>
            <w:highlight w:val="none"/>
            <w:rPrChange w:id="3336" w:author="lg" w:date="2026-01-14T17:24:29Z">
              <w:rPr>
                <w:rFonts w:hint="default" w:ascii="Times New Roman" w:hAnsi="Times New Roman" w:eastAsia="Times New Roman"/>
                <w:color w:val="000000"/>
                <w:sz w:val="20"/>
                <w:szCs w:val="24"/>
                <w:highlight w:val="none"/>
              </w:rPr>
            </w:rPrChange>
          </w:rPr>
          <w:t>M</w:t>
        </w:r>
      </w:ins>
      <w:ins w:id="3337" w:author="lg" w:date="2026-01-13T22:50:00Z">
        <w:r>
          <w:rPr>
            <w:rFonts w:hint="eastAsia" w:eastAsia="宋体"/>
            <w:color w:val="000000"/>
            <w:sz w:val="21"/>
            <w:szCs w:val="21"/>
            <w:highlight w:val="none"/>
            <w:lang w:val="en-US" w:eastAsia="zh-CN"/>
            <w:rPrChange w:id="3338" w:author="lg" w:date="2026-01-14T17:24:29Z">
              <w:rPr>
                <w:rFonts w:hint="eastAsia" w:eastAsia="宋体"/>
                <w:color w:val="000000"/>
                <w:sz w:val="20"/>
                <w:szCs w:val="24"/>
                <w:highlight w:val="none"/>
                <w:lang w:val="en-US" w:eastAsia="zh-CN"/>
              </w:rPr>
            </w:rPrChange>
          </w:rPr>
          <w:t>A</w:t>
        </w:r>
      </w:ins>
      <w:ins w:id="3339" w:author="lg" w:date="2026-01-13T22:44:03Z">
        <w:r>
          <w:rPr>
            <w:rFonts w:hint="default" w:ascii="Times New Roman" w:hAnsi="Times New Roman" w:eastAsia="Times New Roman"/>
            <w:color w:val="000000"/>
            <w:sz w:val="21"/>
            <w:szCs w:val="21"/>
            <w:highlight w:val="none"/>
            <w:rPrChange w:id="3340" w:author="lg" w:date="2026-01-14T17:24:29Z">
              <w:rPr>
                <w:rFonts w:hint="default" w:ascii="Times New Roman" w:hAnsi="Times New Roman" w:eastAsia="Times New Roman"/>
                <w:color w:val="000000"/>
                <w:sz w:val="20"/>
                <w:szCs w:val="24"/>
                <w:highlight w:val="none"/>
              </w:rPr>
            </w:rPrChange>
          </w:rPr>
          <w:t xml:space="preserve"> </w:t>
        </w:r>
      </w:ins>
      <w:r>
        <w:rPr>
          <w:rFonts w:hint="default" w:ascii="Times New Roman" w:hAnsi="Times New Roman" w:eastAsia="Times New Roman"/>
          <w:color w:val="000000"/>
          <w:sz w:val="21"/>
          <w:szCs w:val="21"/>
          <w:highlight w:val="none"/>
          <w:rPrChange w:id="3341" w:author="lg" w:date="2026-01-14T17:24:29Z">
            <w:rPr>
              <w:rFonts w:hint="default" w:ascii="Times New Roman" w:hAnsi="Times New Roman" w:eastAsia="Times New Roman"/>
              <w:color w:val="000000"/>
              <w:sz w:val="20"/>
              <w:szCs w:val="24"/>
              <w:highlight w:val="none"/>
            </w:rPr>
          </w:rPrChange>
        </w:rPr>
        <w:t>Xiao</w:t>
      </w:r>
      <w:del w:id="3342" w:author="lg" w:date="2026-01-13T22:52:49Z">
        <w:r>
          <w:rPr>
            <w:rFonts w:hint="default" w:ascii="Times New Roman" w:hAnsi="Times New Roman" w:eastAsia="Times New Roman"/>
            <w:color w:val="000000"/>
            <w:sz w:val="21"/>
            <w:szCs w:val="21"/>
            <w:highlight w:val="none"/>
            <w:rPrChange w:id="3343"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3344" w:author="lg" w:date="2026-01-14T17:24:29Z">
            <w:rPr>
              <w:rFonts w:hint="default" w:ascii="Times New Roman" w:hAnsi="Times New Roman" w:eastAsia="Times New Roman"/>
              <w:color w:val="000000"/>
              <w:sz w:val="20"/>
              <w:szCs w:val="24"/>
              <w:highlight w:val="none"/>
            </w:rPr>
          </w:rPrChange>
        </w:rPr>
        <w:t>jie</w:t>
      </w:r>
      <w:del w:id="3345" w:author="lg" w:date="2026-01-13T22:44:00Z">
        <w:r>
          <w:rPr>
            <w:rFonts w:hint="default" w:ascii="Times New Roman" w:hAnsi="Times New Roman" w:eastAsia="Times New Roman"/>
            <w:color w:val="000000"/>
            <w:sz w:val="21"/>
            <w:szCs w:val="21"/>
            <w:highlight w:val="none"/>
            <w:rPrChange w:id="3346" w:author="lg" w:date="2026-01-14T17:24:29Z">
              <w:rPr>
                <w:rFonts w:hint="default" w:ascii="Times New Roman" w:hAnsi="Times New Roman" w:eastAsia="Times New Roman"/>
                <w:color w:val="000000"/>
                <w:sz w:val="20"/>
                <w:szCs w:val="24"/>
                <w:highlight w:val="none"/>
              </w:rPr>
            </w:rPrChange>
          </w:rPr>
          <w:delText xml:space="preserve"> Ma</w:delText>
        </w:r>
      </w:del>
      <w:r>
        <w:rPr>
          <w:rFonts w:hint="default" w:ascii="Times New Roman" w:hAnsi="Times New Roman" w:eastAsia="Times New Roman"/>
          <w:color w:val="000000"/>
          <w:sz w:val="21"/>
          <w:szCs w:val="21"/>
          <w:highlight w:val="none"/>
          <w:rPrChange w:id="3347" w:author="lg" w:date="2026-01-14T17:24:29Z">
            <w:rPr>
              <w:rFonts w:hint="default" w:ascii="Times New Roman" w:hAnsi="Times New Roman" w:eastAsia="Times New Roman"/>
              <w:color w:val="000000"/>
              <w:sz w:val="20"/>
              <w:szCs w:val="24"/>
              <w:highlight w:val="none"/>
            </w:rPr>
          </w:rPrChange>
        </w:rPr>
        <w:t xml:space="preserve">, et al.Design and </w:t>
      </w:r>
      <w:r>
        <w:rPr>
          <w:rFonts w:hint="eastAsia"/>
          <w:color w:val="000000"/>
          <w:sz w:val="21"/>
          <w:szCs w:val="21"/>
          <w:highlight w:val="none"/>
          <w:lang w:val="en-US" w:eastAsia="zh-CN"/>
          <w:rPrChange w:id="3348" w:author="lg" w:date="2026-01-14T17:24:29Z">
            <w:rPr>
              <w:rFonts w:hint="eastAsia"/>
              <w:color w:val="000000"/>
              <w:sz w:val="20"/>
              <w:szCs w:val="24"/>
              <w:highlight w:val="none"/>
              <w:lang w:val="en-US" w:eastAsia="zh-CN"/>
            </w:rPr>
          </w:rPrChange>
        </w:rPr>
        <w:t>e</w:t>
      </w:r>
      <w:r>
        <w:rPr>
          <w:rFonts w:hint="default" w:ascii="Times New Roman" w:hAnsi="Times New Roman" w:eastAsia="Times New Roman"/>
          <w:color w:val="000000"/>
          <w:sz w:val="21"/>
          <w:szCs w:val="21"/>
          <w:highlight w:val="none"/>
          <w:rPrChange w:id="3349" w:author="lg" w:date="2026-01-14T17:24:29Z">
            <w:rPr>
              <w:rFonts w:hint="default" w:ascii="Times New Roman" w:hAnsi="Times New Roman" w:eastAsia="Times New Roman"/>
              <w:color w:val="000000"/>
              <w:sz w:val="20"/>
              <w:szCs w:val="24"/>
              <w:highlight w:val="none"/>
            </w:rPr>
          </w:rPrChange>
        </w:rPr>
        <w:t xml:space="preserve">xperiment of </w:t>
      </w:r>
      <w:r>
        <w:rPr>
          <w:rFonts w:hint="eastAsia"/>
          <w:color w:val="000000"/>
          <w:sz w:val="21"/>
          <w:szCs w:val="21"/>
          <w:highlight w:val="none"/>
          <w:lang w:val="en-US" w:eastAsia="zh-CN"/>
          <w:rPrChange w:id="3350" w:author="lg" w:date="2026-01-14T17:24:29Z">
            <w:rPr>
              <w:rFonts w:hint="eastAsia"/>
              <w:color w:val="000000"/>
              <w:sz w:val="20"/>
              <w:szCs w:val="24"/>
              <w:highlight w:val="none"/>
              <w:lang w:val="en-US" w:eastAsia="zh-CN"/>
            </w:rPr>
          </w:rPrChange>
        </w:rPr>
        <w:t>c</w:t>
      </w:r>
      <w:r>
        <w:rPr>
          <w:rFonts w:hint="default" w:ascii="Times New Roman" w:hAnsi="Times New Roman" w:eastAsia="Times New Roman"/>
          <w:color w:val="000000"/>
          <w:sz w:val="21"/>
          <w:szCs w:val="21"/>
          <w:highlight w:val="none"/>
          <w:rPrChange w:id="3351" w:author="lg" w:date="2026-01-14T17:24:29Z">
            <w:rPr>
              <w:rFonts w:hint="default" w:ascii="Times New Roman" w:hAnsi="Times New Roman" w:eastAsia="Times New Roman"/>
              <w:color w:val="000000"/>
              <w:sz w:val="20"/>
              <w:szCs w:val="24"/>
              <w:highlight w:val="none"/>
            </w:rPr>
          </w:rPrChange>
        </w:rPr>
        <w:t xml:space="preserve">itrus </w:t>
      </w:r>
      <w:r>
        <w:rPr>
          <w:rFonts w:hint="eastAsia"/>
          <w:color w:val="000000"/>
          <w:sz w:val="21"/>
          <w:szCs w:val="21"/>
          <w:highlight w:val="none"/>
          <w:lang w:val="en-US" w:eastAsia="zh-CN"/>
          <w:rPrChange w:id="3352" w:author="lg" w:date="2026-01-14T17:24:29Z">
            <w:rPr>
              <w:rFonts w:hint="eastAsia"/>
              <w:color w:val="000000"/>
              <w:sz w:val="20"/>
              <w:szCs w:val="24"/>
              <w:highlight w:val="none"/>
              <w:lang w:val="en-US" w:eastAsia="zh-CN"/>
            </w:rPr>
          </w:rPrChange>
        </w:rPr>
        <w:t>p</w:t>
      </w:r>
      <w:r>
        <w:rPr>
          <w:rFonts w:hint="default" w:ascii="Times New Roman" w:hAnsi="Times New Roman" w:eastAsia="Times New Roman"/>
          <w:color w:val="000000"/>
          <w:sz w:val="21"/>
          <w:szCs w:val="21"/>
          <w:highlight w:val="none"/>
          <w:rPrChange w:id="3353" w:author="lg" w:date="2026-01-14T17:24:29Z">
            <w:rPr>
              <w:rFonts w:hint="default" w:ascii="Times New Roman" w:hAnsi="Times New Roman" w:eastAsia="Times New Roman"/>
              <w:color w:val="000000"/>
              <w:sz w:val="20"/>
              <w:szCs w:val="24"/>
              <w:highlight w:val="none"/>
            </w:rPr>
          </w:rPrChange>
        </w:rPr>
        <w:t xml:space="preserve">icking </w:t>
      </w:r>
      <w:r>
        <w:rPr>
          <w:rFonts w:hint="eastAsia"/>
          <w:color w:val="000000"/>
          <w:sz w:val="21"/>
          <w:szCs w:val="21"/>
          <w:highlight w:val="none"/>
          <w:lang w:val="en-US" w:eastAsia="zh-CN"/>
          <w:rPrChange w:id="3354" w:author="lg" w:date="2026-01-14T17:24:29Z">
            <w:rPr>
              <w:rFonts w:hint="eastAsia"/>
              <w:color w:val="000000"/>
              <w:sz w:val="20"/>
              <w:szCs w:val="24"/>
              <w:highlight w:val="none"/>
              <w:lang w:val="en-US" w:eastAsia="zh-CN"/>
            </w:rPr>
          </w:rPrChange>
        </w:rPr>
        <w:t>r</w:t>
      </w:r>
      <w:r>
        <w:rPr>
          <w:rFonts w:hint="default" w:ascii="Times New Roman" w:hAnsi="Times New Roman" w:eastAsia="Times New Roman"/>
          <w:color w:val="000000"/>
          <w:sz w:val="21"/>
          <w:szCs w:val="21"/>
          <w:highlight w:val="none"/>
          <w:rPrChange w:id="3355" w:author="lg" w:date="2026-01-14T17:24:29Z">
            <w:rPr>
              <w:rFonts w:hint="default" w:ascii="Times New Roman" w:hAnsi="Times New Roman" w:eastAsia="Times New Roman"/>
              <w:color w:val="000000"/>
              <w:sz w:val="20"/>
              <w:szCs w:val="24"/>
              <w:highlight w:val="none"/>
            </w:rPr>
          </w:rPrChange>
        </w:rPr>
        <w:t xml:space="preserve">obot in </w:t>
      </w:r>
      <w:r>
        <w:rPr>
          <w:rFonts w:hint="eastAsia"/>
          <w:color w:val="000000"/>
          <w:sz w:val="21"/>
          <w:szCs w:val="21"/>
          <w:highlight w:val="none"/>
          <w:lang w:val="en-US" w:eastAsia="zh-CN"/>
          <w:rPrChange w:id="3356" w:author="lg" w:date="2026-01-14T17:24:29Z">
            <w:rPr>
              <w:rFonts w:hint="eastAsia"/>
              <w:color w:val="000000"/>
              <w:sz w:val="20"/>
              <w:szCs w:val="24"/>
              <w:highlight w:val="none"/>
              <w:lang w:val="en-US" w:eastAsia="zh-CN"/>
            </w:rPr>
          </w:rPrChange>
        </w:rPr>
        <w:t>h</w:t>
      </w:r>
      <w:r>
        <w:rPr>
          <w:rFonts w:hint="default" w:ascii="Times New Roman" w:hAnsi="Times New Roman" w:eastAsia="Times New Roman"/>
          <w:color w:val="000000"/>
          <w:sz w:val="21"/>
          <w:szCs w:val="21"/>
          <w:highlight w:val="none"/>
          <w:rPrChange w:id="3357" w:author="lg" w:date="2026-01-14T17:24:29Z">
            <w:rPr>
              <w:rFonts w:hint="default" w:ascii="Times New Roman" w:hAnsi="Times New Roman" w:eastAsia="Times New Roman"/>
              <w:color w:val="000000"/>
              <w:sz w:val="20"/>
              <w:szCs w:val="24"/>
              <w:highlight w:val="none"/>
            </w:rPr>
          </w:rPrChange>
        </w:rPr>
        <w:t xml:space="preserve">illy </w:t>
      </w:r>
      <w:r>
        <w:rPr>
          <w:rFonts w:hint="eastAsia"/>
          <w:color w:val="000000"/>
          <w:sz w:val="21"/>
          <w:szCs w:val="21"/>
          <w:highlight w:val="none"/>
          <w:lang w:val="en-US" w:eastAsia="zh-CN"/>
          <w:rPrChange w:id="3358" w:author="lg" w:date="2026-01-14T17:24:29Z">
            <w:rPr>
              <w:rFonts w:hint="eastAsia"/>
              <w:color w:val="000000"/>
              <w:sz w:val="20"/>
              <w:szCs w:val="24"/>
              <w:highlight w:val="none"/>
              <w:lang w:val="en-US" w:eastAsia="zh-CN"/>
            </w:rPr>
          </w:rPrChange>
        </w:rPr>
        <w:t>o</w:t>
      </w:r>
      <w:r>
        <w:rPr>
          <w:rFonts w:hint="default" w:ascii="Times New Roman" w:hAnsi="Times New Roman" w:eastAsia="Times New Roman"/>
          <w:color w:val="000000"/>
          <w:sz w:val="21"/>
          <w:szCs w:val="21"/>
          <w:highlight w:val="none"/>
          <w:rPrChange w:id="3359" w:author="lg" w:date="2026-01-14T17:24:29Z">
            <w:rPr>
              <w:rFonts w:hint="default" w:ascii="Times New Roman" w:hAnsi="Times New Roman" w:eastAsia="Times New Roman"/>
              <w:color w:val="000000"/>
              <w:sz w:val="20"/>
              <w:szCs w:val="24"/>
              <w:highlight w:val="none"/>
            </w:rPr>
          </w:rPrChange>
        </w:rPr>
        <w:t xml:space="preserve">rchard </w:t>
      </w:r>
      <w:r>
        <w:rPr>
          <w:rFonts w:hint="eastAsia"/>
          <w:color w:val="000000"/>
          <w:sz w:val="21"/>
          <w:szCs w:val="21"/>
          <w:highlight w:val="none"/>
          <w:lang w:val="en-US" w:eastAsia="zh-CN"/>
          <w:rPrChange w:id="3360" w:author="lg" w:date="2026-01-14T17:24:29Z">
            <w:rPr>
              <w:rFonts w:hint="eastAsia"/>
              <w:color w:val="000000"/>
              <w:sz w:val="20"/>
              <w:szCs w:val="24"/>
              <w:highlight w:val="none"/>
              <w:lang w:val="en-US" w:eastAsia="zh-CN"/>
            </w:rPr>
          </w:rPrChange>
        </w:rPr>
        <w:t>n</w:t>
      </w:r>
      <w:r>
        <w:rPr>
          <w:rFonts w:hint="default" w:ascii="Times New Roman" w:hAnsi="Times New Roman" w:eastAsia="Times New Roman"/>
          <w:color w:val="000000"/>
          <w:sz w:val="21"/>
          <w:szCs w:val="21"/>
          <w:highlight w:val="none"/>
          <w:rPrChange w:id="3361" w:author="lg" w:date="2026-01-14T17:24:29Z">
            <w:rPr>
              <w:rFonts w:hint="default" w:ascii="Times New Roman" w:hAnsi="Times New Roman" w:eastAsia="Times New Roman"/>
              <w:color w:val="000000"/>
              <w:sz w:val="20"/>
              <w:szCs w:val="24"/>
              <w:highlight w:val="none"/>
            </w:rPr>
          </w:rPrChange>
        </w:rPr>
        <w:t xml:space="preserve">atural </w:t>
      </w:r>
      <w:r>
        <w:rPr>
          <w:rFonts w:hint="eastAsia"/>
          <w:color w:val="000000"/>
          <w:sz w:val="21"/>
          <w:szCs w:val="21"/>
          <w:highlight w:val="none"/>
          <w:lang w:val="en-US" w:eastAsia="zh-CN"/>
          <w:rPrChange w:id="3362" w:author="lg" w:date="2026-01-14T17:24:29Z">
            <w:rPr>
              <w:rFonts w:hint="eastAsia"/>
              <w:color w:val="000000"/>
              <w:sz w:val="20"/>
              <w:szCs w:val="24"/>
              <w:highlight w:val="none"/>
              <w:lang w:val="en-US" w:eastAsia="zh-CN"/>
            </w:rPr>
          </w:rPrChange>
        </w:rPr>
        <w:t>e</w:t>
      </w:r>
      <w:r>
        <w:rPr>
          <w:rFonts w:hint="default" w:ascii="Times New Roman" w:hAnsi="Times New Roman" w:eastAsia="Times New Roman"/>
          <w:color w:val="000000"/>
          <w:sz w:val="21"/>
          <w:szCs w:val="21"/>
          <w:highlight w:val="none"/>
          <w:rPrChange w:id="3363" w:author="lg" w:date="2026-01-14T17:24:29Z">
            <w:rPr>
              <w:rFonts w:hint="default" w:ascii="Times New Roman" w:hAnsi="Times New Roman" w:eastAsia="Times New Roman"/>
              <w:color w:val="000000"/>
              <w:sz w:val="20"/>
              <w:szCs w:val="24"/>
              <w:highlight w:val="none"/>
            </w:rPr>
          </w:rPrChange>
        </w:rPr>
        <w:t>nvironment</w:t>
      </w:r>
      <w:r>
        <w:rPr>
          <w:rFonts w:ascii="Times New Roman" w:hAnsi="Times New Roman" w:eastAsia="宋体" w:cs="Times New Roman"/>
          <w:color w:val="000000"/>
          <w:kern w:val="0"/>
          <w:sz w:val="21"/>
          <w:szCs w:val="21"/>
          <w:highlight w:val="none"/>
          <w:rPrChange w:id="3364" w:author="lg" w:date="2026-01-14T17:24:29Z">
            <w:rPr>
              <w:rFonts w:ascii="Times New Roman" w:hAnsi="Times New Roman" w:eastAsia="宋体" w:cs="Times New Roman"/>
              <w:color w:val="000000"/>
              <w:kern w:val="0"/>
              <w:sz w:val="20"/>
              <w:szCs w:val="20"/>
              <w:highlight w:val="none"/>
            </w:rPr>
          </w:rPrChange>
        </w:rPr>
        <w:t>[J]. Transactions of the Chinese Society for Agricultural Machinery,</w:t>
      </w:r>
      <w:r>
        <w:rPr>
          <w:rFonts w:hint="default" w:ascii="Times New Roman" w:hAnsi="Times New Roman" w:eastAsia="Times New Roman"/>
          <w:color w:val="000000"/>
          <w:sz w:val="21"/>
          <w:szCs w:val="21"/>
          <w:highlight w:val="none"/>
          <w:rPrChange w:id="3365" w:author="lg" w:date="2026-01-14T17:24:29Z">
            <w:rPr>
              <w:rFonts w:hint="default" w:ascii="Times New Roman" w:hAnsi="Times New Roman" w:eastAsia="Times New Roman"/>
              <w:color w:val="000000"/>
              <w:sz w:val="20"/>
              <w:szCs w:val="24"/>
              <w:highlight w:val="none"/>
            </w:rPr>
          </w:rPrChange>
        </w:rPr>
        <w:t xml:space="preserve"> 2024,55(04):124-135.(in Chinese</w:t>
      </w:r>
      <w:del w:id="3366" w:author="lg" w:date="2026-01-13T22:45:34Z">
        <w:r>
          <w:rPr>
            <w:rFonts w:hint="default" w:ascii="Times New Roman" w:hAnsi="Times New Roman" w:eastAsia="Times New Roman"/>
            <w:color w:val="000000"/>
            <w:sz w:val="21"/>
            <w:szCs w:val="21"/>
            <w:highlight w:val="none"/>
            <w:rPrChange w:id="3367" w:author="lg" w:date="2026-01-14T17:24:29Z">
              <w:rPr>
                <w:rFonts w:hint="default" w:ascii="Times New Roman" w:hAnsi="Times New Roman" w:eastAsia="Times New Roman"/>
                <w:color w:val="000000"/>
                <w:sz w:val="20"/>
                <w:szCs w:val="24"/>
                <w:highlight w:val="none"/>
              </w:rPr>
            </w:rPrChange>
          </w:rPr>
          <w:delText xml:space="preserve"> with English abstract</w:delText>
        </w:r>
      </w:del>
      <w:r>
        <w:rPr>
          <w:rFonts w:hint="default" w:ascii="Times New Roman" w:hAnsi="Times New Roman" w:eastAsia="Times New Roman"/>
          <w:color w:val="000000"/>
          <w:sz w:val="21"/>
          <w:szCs w:val="21"/>
          <w:highlight w:val="none"/>
          <w:rPrChange w:id="3368" w:author="lg" w:date="2026-01-14T17:24:29Z">
            <w:rPr>
              <w:rFonts w:hint="default" w:ascii="Times New Roman" w:hAnsi="Times New Roman" w:eastAsia="Times New Roman"/>
              <w:color w:val="000000"/>
              <w:sz w:val="20"/>
              <w:szCs w:val="24"/>
              <w:highlight w:val="none"/>
            </w:rPr>
          </w:rPrChange>
        </w:rPr>
        <w:t>)</w:t>
      </w:r>
      <w:bookmarkEnd w:id="48"/>
      <w:r>
        <w:rPr>
          <w:rFonts w:hint="eastAsia"/>
          <w:color w:val="000000"/>
          <w:sz w:val="21"/>
          <w:szCs w:val="21"/>
          <w:highlight w:val="none"/>
          <w:lang w:val="en-US" w:eastAsia="zh-CN"/>
          <w:rPrChange w:id="3369" w:author="lg" w:date="2026-01-14T17:24:29Z">
            <w:rPr>
              <w:rFonts w:hint="eastAsia"/>
              <w:color w:val="000000"/>
              <w:sz w:val="20"/>
              <w:szCs w:val="24"/>
              <w:highlight w:val="none"/>
              <w:lang w:val="en-US" w:eastAsia="zh-CN"/>
            </w:rPr>
          </w:rPrChange>
        </w:rPr>
        <w:t xml:space="preserve"> </w:t>
      </w:r>
    </w:p>
    <w:p w14:paraId="2A16E864">
      <w:pPr>
        <w:spacing w:beforeLines="0" w:afterLines="0"/>
        <w:ind w:left="420" w:hanging="420"/>
        <w:rPr>
          <w:rFonts w:hint="default"/>
          <w:sz w:val="21"/>
          <w:szCs w:val="21"/>
          <w:rPrChange w:id="3370" w:author="lg" w:date="2026-01-14T17:24:29Z">
            <w:rPr>
              <w:rFonts w:hint="default"/>
              <w:sz w:val="24"/>
              <w:szCs w:val="24"/>
            </w:rPr>
          </w:rPrChange>
        </w:rPr>
      </w:pPr>
      <w:r>
        <w:rPr>
          <w:rFonts w:ascii="Times New Roman" w:hAnsi="Times New Roman" w:eastAsia="微软雅黑"/>
          <w:color w:val="666666"/>
          <w:szCs w:val="21"/>
          <w:highlight w:val="none"/>
          <w:shd w:val="clear" w:color="auto" w:fill="FFFFFF"/>
          <w:rPrChange w:id="3371" w:author="lg" w:date="2026-01-14T17:24:29Z">
            <w:rPr>
              <w:rFonts w:ascii="Times New Roman" w:hAnsi="Times New Roman" w:eastAsia="微软雅黑"/>
              <w:color w:val="666666"/>
              <w:szCs w:val="18"/>
              <w:highlight w:val="none"/>
              <w:shd w:val="clear" w:color="auto" w:fill="FFFFFF"/>
            </w:rPr>
          </w:rPrChange>
        </w:rPr>
        <w:fldChar w:fldCharType="end"/>
      </w:r>
      <w:r>
        <w:rPr>
          <w:rFonts w:hint="default" w:ascii="Times New Roman" w:hAnsi="Times New Roman" w:eastAsia="Times New Roman"/>
          <w:color w:val="000000"/>
          <w:sz w:val="21"/>
          <w:szCs w:val="21"/>
          <w:rPrChange w:id="3372" w:author="lg" w:date="2026-01-14T17:24:29Z">
            <w:rPr>
              <w:rFonts w:hint="default" w:ascii="Times New Roman" w:hAnsi="Times New Roman" w:eastAsia="Times New Roman"/>
              <w:color w:val="000000"/>
              <w:sz w:val="20"/>
              <w:szCs w:val="24"/>
            </w:rPr>
          </w:rPrChange>
        </w:rPr>
        <w:t xml:space="preserve">[26] </w:t>
      </w:r>
      <w:r>
        <w:rPr>
          <w:rFonts w:hint="eastAsia" w:ascii="宋体" w:hAnsi="宋体"/>
          <w:color w:val="000000"/>
          <w:sz w:val="21"/>
          <w:szCs w:val="21"/>
          <w:rPrChange w:id="3373" w:author="lg" w:date="2026-01-14T17:24:29Z">
            <w:rPr>
              <w:rFonts w:hint="eastAsia" w:ascii="宋体" w:hAnsi="宋体"/>
              <w:color w:val="000000"/>
              <w:sz w:val="20"/>
              <w:szCs w:val="24"/>
            </w:rPr>
          </w:rPrChange>
        </w:rPr>
        <w:t>徐向宏</w:t>
      </w:r>
      <w:r>
        <w:rPr>
          <w:rFonts w:hint="default" w:ascii="Times New Roman" w:hAnsi="Times New Roman" w:eastAsia="Times New Roman"/>
          <w:color w:val="000000"/>
          <w:sz w:val="21"/>
          <w:szCs w:val="21"/>
          <w:rPrChange w:id="3374" w:author="lg" w:date="2026-01-14T17:24:29Z">
            <w:rPr>
              <w:rFonts w:hint="default" w:ascii="Times New Roman" w:hAnsi="Times New Roman" w:eastAsia="Times New Roman"/>
              <w:color w:val="000000"/>
              <w:sz w:val="20"/>
              <w:szCs w:val="24"/>
            </w:rPr>
          </w:rPrChange>
        </w:rPr>
        <w:t xml:space="preserve">, </w:t>
      </w:r>
      <w:r>
        <w:rPr>
          <w:rFonts w:hint="eastAsia" w:ascii="宋体" w:hAnsi="宋体"/>
          <w:color w:val="000000"/>
          <w:sz w:val="21"/>
          <w:szCs w:val="21"/>
          <w:rPrChange w:id="3375" w:author="lg" w:date="2026-01-14T17:24:29Z">
            <w:rPr>
              <w:rFonts w:hint="eastAsia" w:ascii="宋体" w:hAnsi="宋体"/>
              <w:color w:val="000000"/>
              <w:sz w:val="20"/>
              <w:szCs w:val="24"/>
            </w:rPr>
          </w:rPrChange>
        </w:rPr>
        <w:t>何明珠</w:t>
      </w:r>
      <w:r>
        <w:rPr>
          <w:rFonts w:hint="default" w:ascii="Times New Roman" w:hAnsi="Times New Roman" w:eastAsia="Times New Roman"/>
          <w:color w:val="000000"/>
          <w:sz w:val="21"/>
          <w:szCs w:val="21"/>
          <w:rPrChange w:id="3376" w:author="lg" w:date="2026-01-14T17:24:29Z">
            <w:rPr>
              <w:rFonts w:hint="default" w:ascii="Times New Roman" w:hAnsi="Times New Roman" w:eastAsia="Times New Roman"/>
              <w:color w:val="000000"/>
              <w:sz w:val="20"/>
              <w:szCs w:val="24"/>
            </w:rPr>
          </w:rPrChange>
        </w:rPr>
        <w:t xml:space="preserve">. </w:t>
      </w:r>
      <w:r>
        <w:rPr>
          <w:rFonts w:hint="eastAsia" w:ascii="宋体" w:hAnsi="宋体"/>
          <w:color w:val="000000"/>
          <w:sz w:val="21"/>
          <w:szCs w:val="21"/>
          <w:rPrChange w:id="3377" w:author="lg" w:date="2026-01-14T17:24:29Z">
            <w:rPr>
              <w:rFonts w:hint="eastAsia" w:ascii="宋体" w:hAnsi="宋体"/>
              <w:color w:val="000000"/>
              <w:sz w:val="20"/>
              <w:szCs w:val="24"/>
            </w:rPr>
          </w:rPrChange>
        </w:rPr>
        <w:t>试验设计与</w:t>
      </w:r>
      <w:r>
        <w:rPr>
          <w:rFonts w:hint="default" w:ascii="Times New Roman" w:hAnsi="Times New Roman" w:eastAsia="Times New Roman"/>
          <w:color w:val="000000"/>
          <w:sz w:val="21"/>
          <w:szCs w:val="21"/>
          <w:rPrChange w:id="3378" w:author="lg" w:date="2026-01-14T17:24:29Z">
            <w:rPr>
              <w:rFonts w:hint="default" w:ascii="Times New Roman" w:hAnsi="Times New Roman" w:eastAsia="Times New Roman"/>
              <w:color w:val="000000"/>
              <w:sz w:val="20"/>
              <w:szCs w:val="24"/>
            </w:rPr>
          </w:rPrChange>
        </w:rPr>
        <w:t>Design-Expert</w:t>
      </w:r>
      <w:r>
        <w:rPr>
          <w:rFonts w:hint="eastAsia" w:ascii="宋体" w:hAnsi="宋体"/>
          <w:color w:val="000000"/>
          <w:sz w:val="21"/>
          <w:szCs w:val="21"/>
          <w:rPrChange w:id="3379" w:author="lg" w:date="2026-01-14T17:24:29Z">
            <w:rPr>
              <w:rFonts w:hint="eastAsia" w:ascii="宋体" w:hAnsi="宋体"/>
              <w:color w:val="000000"/>
              <w:sz w:val="20"/>
              <w:szCs w:val="24"/>
            </w:rPr>
          </w:rPrChange>
        </w:rPr>
        <w:t>、</w:t>
      </w:r>
      <w:r>
        <w:rPr>
          <w:rFonts w:hint="default" w:ascii="Times New Roman" w:hAnsi="Times New Roman" w:eastAsia="Times New Roman"/>
          <w:color w:val="000000"/>
          <w:sz w:val="21"/>
          <w:szCs w:val="21"/>
          <w:rPrChange w:id="3380" w:author="lg" w:date="2026-01-14T17:24:29Z">
            <w:rPr>
              <w:rFonts w:hint="default" w:ascii="Times New Roman" w:hAnsi="Times New Roman" w:eastAsia="Times New Roman"/>
              <w:color w:val="000000"/>
              <w:sz w:val="20"/>
              <w:szCs w:val="24"/>
            </w:rPr>
          </w:rPrChange>
        </w:rPr>
        <w:t>SPSS</w:t>
      </w:r>
      <w:r>
        <w:rPr>
          <w:rFonts w:hint="eastAsia" w:ascii="宋体" w:hAnsi="宋体"/>
          <w:color w:val="000000"/>
          <w:sz w:val="21"/>
          <w:szCs w:val="21"/>
          <w:rPrChange w:id="3381" w:author="lg" w:date="2026-01-14T17:24:29Z">
            <w:rPr>
              <w:rFonts w:hint="eastAsia" w:ascii="宋体" w:hAnsi="宋体"/>
              <w:color w:val="000000"/>
              <w:sz w:val="20"/>
              <w:szCs w:val="24"/>
            </w:rPr>
          </w:rPrChange>
        </w:rPr>
        <w:t>应用</w:t>
      </w:r>
      <w:r>
        <w:rPr>
          <w:rFonts w:hint="default" w:ascii="Times New Roman" w:hAnsi="Times New Roman" w:eastAsia="Times New Roman"/>
          <w:color w:val="000000"/>
          <w:sz w:val="21"/>
          <w:szCs w:val="21"/>
          <w:rPrChange w:id="3382" w:author="lg" w:date="2026-01-14T17:24:29Z">
            <w:rPr>
              <w:rFonts w:hint="default" w:ascii="Times New Roman" w:hAnsi="Times New Roman" w:eastAsia="Times New Roman"/>
              <w:color w:val="000000"/>
              <w:sz w:val="20"/>
              <w:szCs w:val="24"/>
            </w:rPr>
          </w:rPrChange>
        </w:rPr>
        <w:t>[</w:t>
      </w:r>
      <w:r>
        <w:rPr>
          <w:rFonts w:hint="eastAsia"/>
          <w:color w:val="000000"/>
          <w:sz w:val="21"/>
          <w:szCs w:val="21"/>
          <w:lang w:val="en-US" w:eastAsia="zh-CN"/>
          <w:rPrChange w:id="3383" w:author="lg" w:date="2026-01-14T17:24:29Z">
            <w:rPr>
              <w:rFonts w:hint="eastAsia"/>
              <w:color w:val="000000"/>
              <w:sz w:val="20"/>
              <w:szCs w:val="24"/>
              <w:lang w:val="en-US" w:eastAsia="zh-CN"/>
            </w:rPr>
          </w:rPrChange>
        </w:rPr>
        <w:t>M</w:t>
      </w:r>
      <w:r>
        <w:rPr>
          <w:rFonts w:hint="default" w:ascii="Times New Roman" w:hAnsi="Times New Roman" w:eastAsia="Times New Roman"/>
          <w:color w:val="000000"/>
          <w:sz w:val="21"/>
          <w:szCs w:val="21"/>
          <w:rPrChange w:id="3384" w:author="lg" w:date="2026-01-14T17:24:29Z">
            <w:rPr>
              <w:rFonts w:hint="default" w:ascii="Times New Roman" w:hAnsi="Times New Roman" w:eastAsia="Times New Roman"/>
              <w:color w:val="000000"/>
              <w:sz w:val="20"/>
              <w:szCs w:val="24"/>
            </w:rPr>
          </w:rPrChange>
        </w:rPr>
        <w:t xml:space="preserve">]. </w:t>
      </w:r>
      <w:r>
        <w:rPr>
          <w:rFonts w:hint="eastAsia" w:ascii="宋体" w:hAnsi="宋体"/>
          <w:color w:val="000000"/>
          <w:sz w:val="21"/>
          <w:szCs w:val="21"/>
          <w:rPrChange w:id="3385" w:author="lg" w:date="2026-01-14T17:24:29Z">
            <w:rPr>
              <w:rFonts w:hint="eastAsia" w:ascii="宋体" w:hAnsi="宋体"/>
              <w:color w:val="000000"/>
              <w:sz w:val="20"/>
              <w:szCs w:val="24"/>
            </w:rPr>
          </w:rPrChange>
        </w:rPr>
        <w:t>北京</w:t>
      </w:r>
      <w:r>
        <w:rPr>
          <w:rFonts w:hint="default" w:ascii="Times New Roman" w:hAnsi="Times New Roman" w:eastAsia="Times New Roman"/>
          <w:color w:val="000000"/>
          <w:sz w:val="21"/>
          <w:szCs w:val="21"/>
          <w:rPrChange w:id="3386" w:author="lg" w:date="2026-01-14T17:24:29Z">
            <w:rPr>
              <w:rFonts w:hint="default" w:ascii="Times New Roman" w:hAnsi="Times New Roman" w:eastAsia="Times New Roman"/>
              <w:color w:val="000000"/>
              <w:sz w:val="20"/>
              <w:szCs w:val="24"/>
            </w:rPr>
          </w:rPrChange>
        </w:rPr>
        <w:t xml:space="preserve">: </w:t>
      </w:r>
      <w:r>
        <w:rPr>
          <w:rFonts w:hint="eastAsia" w:ascii="宋体" w:hAnsi="宋体"/>
          <w:color w:val="000000"/>
          <w:sz w:val="21"/>
          <w:szCs w:val="21"/>
          <w:rPrChange w:id="3387" w:author="lg" w:date="2026-01-14T17:24:29Z">
            <w:rPr>
              <w:rFonts w:hint="eastAsia" w:ascii="宋体" w:hAnsi="宋体"/>
              <w:color w:val="000000"/>
              <w:sz w:val="20"/>
              <w:szCs w:val="24"/>
            </w:rPr>
          </w:rPrChange>
        </w:rPr>
        <w:t>科学出版社</w:t>
      </w:r>
      <w:r>
        <w:rPr>
          <w:rFonts w:hint="default" w:ascii="Times New Roman" w:hAnsi="Times New Roman" w:eastAsia="Times New Roman"/>
          <w:color w:val="000000"/>
          <w:sz w:val="21"/>
          <w:szCs w:val="21"/>
          <w:rPrChange w:id="3388" w:author="lg" w:date="2026-01-14T17:24:29Z">
            <w:rPr>
              <w:rFonts w:hint="default" w:ascii="Times New Roman" w:hAnsi="Times New Roman" w:eastAsia="Times New Roman"/>
              <w:color w:val="000000"/>
              <w:sz w:val="20"/>
              <w:szCs w:val="24"/>
            </w:rPr>
          </w:rPrChange>
        </w:rPr>
        <w:t>, 2010.</w:t>
      </w:r>
    </w:p>
    <w:p w14:paraId="21ADF8CE">
      <w:pPr>
        <w:spacing w:beforeLines="0" w:afterLines="0"/>
        <w:ind w:left="420"/>
        <w:rPr>
          <w:rFonts w:hint="default"/>
          <w:sz w:val="21"/>
          <w:szCs w:val="21"/>
          <w:rPrChange w:id="3389" w:author="lg" w:date="2026-01-14T17:24:29Z">
            <w:rPr>
              <w:rFonts w:hint="default"/>
              <w:sz w:val="24"/>
              <w:szCs w:val="24"/>
            </w:rPr>
          </w:rPrChange>
        </w:rPr>
      </w:pPr>
      <w:ins w:id="3390" w:author="lg" w:date="2026-01-13T22:44:10Z">
        <w:r>
          <w:rPr>
            <w:rFonts w:hint="default" w:ascii="Times New Roman" w:hAnsi="Times New Roman" w:eastAsia="Times New Roman"/>
            <w:color w:val="000000"/>
            <w:sz w:val="21"/>
            <w:szCs w:val="21"/>
            <w:highlight w:val="none"/>
            <w:rPrChange w:id="3391" w:author="lg" w:date="2026-01-14T17:24:29Z">
              <w:rPr>
                <w:rFonts w:hint="default" w:ascii="Times New Roman" w:hAnsi="Times New Roman" w:eastAsia="Times New Roman"/>
                <w:color w:val="000000"/>
                <w:sz w:val="20"/>
                <w:szCs w:val="24"/>
                <w:highlight w:val="none"/>
              </w:rPr>
            </w:rPrChange>
          </w:rPr>
          <w:t>X</w:t>
        </w:r>
      </w:ins>
      <w:ins w:id="3392" w:author="lg" w:date="2026-01-13T22:50:04Z">
        <w:r>
          <w:rPr>
            <w:rFonts w:hint="eastAsia" w:eastAsia="宋体"/>
            <w:color w:val="000000"/>
            <w:sz w:val="21"/>
            <w:szCs w:val="21"/>
            <w:highlight w:val="none"/>
            <w:lang w:val="en-US" w:eastAsia="zh-CN"/>
            <w:rPrChange w:id="3393" w:author="lg" w:date="2026-01-14T17:24:29Z">
              <w:rPr>
                <w:rFonts w:hint="eastAsia" w:eastAsia="宋体"/>
                <w:color w:val="000000"/>
                <w:sz w:val="20"/>
                <w:szCs w:val="24"/>
                <w:highlight w:val="none"/>
                <w:lang w:val="en-US" w:eastAsia="zh-CN"/>
              </w:rPr>
            </w:rPrChange>
          </w:rPr>
          <w:t>U</w:t>
        </w:r>
      </w:ins>
      <w:ins w:id="3394" w:author="lg" w:date="2026-01-13T22:50:28Z">
        <w:r>
          <w:rPr>
            <w:rFonts w:hint="eastAsia" w:eastAsia="宋体"/>
            <w:color w:val="000000"/>
            <w:sz w:val="21"/>
            <w:szCs w:val="21"/>
            <w:highlight w:val="none"/>
            <w:lang w:val="en-US" w:eastAsia="zh-CN"/>
            <w:rPrChange w:id="3395" w:author="lg" w:date="2026-01-14T17:24:29Z">
              <w:rPr>
                <w:rFonts w:hint="eastAsia" w:eastAsia="宋体"/>
                <w:color w:val="000000"/>
                <w:sz w:val="20"/>
                <w:szCs w:val="24"/>
                <w:highlight w:val="none"/>
                <w:lang w:val="en-US" w:eastAsia="zh-CN"/>
              </w:rPr>
            </w:rPrChange>
          </w:rPr>
          <w:t xml:space="preserve"> </w:t>
        </w:r>
      </w:ins>
      <w:r>
        <w:rPr>
          <w:rFonts w:hint="default" w:ascii="Times New Roman" w:hAnsi="Times New Roman" w:eastAsia="Times New Roman"/>
          <w:color w:val="000000"/>
          <w:sz w:val="21"/>
          <w:szCs w:val="21"/>
          <w:highlight w:val="none"/>
          <w:rPrChange w:id="3396" w:author="lg" w:date="2026-01-14T17:24:29Z">
            <w:rPr>
              <w:rFonts w:hint="default" w:ascii="Times New Roman" w:hAnsi="Times New Roman" w:eastAsia="Times New Roman"/>
              <w:color w:val="000000"/>
              <w:sz w:val="20"/>
              <w:szCs w:val="24"/>
              <w:highlight w:val="none"/>
            </w:rPr>
          </w:rPrChange>
        </w:rPr>
        <w:t>Xiang</w:t>
      </w:r>
      <w:del w:id="3397" w:author="lg" w:date="2026-01-13T22:52:43Z">
        <w:r>
          <w:rPr>
            <w:rFonts w:hint="default" w:ascii="Times New Roman" w:hAnsi="Times New Roman" w:eastAsia="Times New Roman"/>
            <w:color w:val="000000"/>
            <w:sz w:val="21"/>
            <w:szCs w:val="21"/>
            <w:highlight w:val="none"/>
            <w:rPrChange w:id="3398" w:author="lg" w:date="2026-01-14T17:24:29Z">
              <w:rPr>
                <w:rFonts w:hint="default" w:ascii="Times New Roman" w:hAnsi="Times New Roman" w:eastAsia="Times New Roman"/>
                <w:color w:val="000000"/>
                <w:sz w:val="20"/>
                <w:szCs w:val="24"/>
                <w:highlight w:val="none"/>
              </w:rPr>
            </w:rPrChange>
          </w:rPr>
          <w:delText xml:space="preserve"> </w:delText>
        </w:r>
      </w:del>
      <w:r>
        <w:rPr>
          <w:rFonts w:hint="default" w:ascii="Times New Roman" w:hAnsi="Times New Roman" w:eastAsia="Times New Roman"/>
          <w:color w:val="000000"/>
          <w:sz w:val="21"/>
          <w:szCs w:val="21"/>
          <w:highlight w:val="none"/>
          <w:rPrChange w:id="3399" w:author="lg" w:date="2026-01-14T17:24:29Z">
            <w:rPr>
              <w:rFonts w:hint="default" w:ascii="Times New Roman" w:hAnsi="Times New Roman" w:eastAsia="Times New Roman"/>
              <w:color w:val="000000"/>
              <w:sz w:val="20"/>
              <w:szCs w:val="24"/>
              <w:highlight w:val="none"/>
            </w:rPr>
          </w:rPrChange>
        </w:rPr>
        <w:t>hong</w:t>
      </w:r>
      <w:del w:id="3400" w:author="lg" w:date="2026-01-13T22:44:10Z">
        <w:r>
          <w:rPr>
            <w:rFonts w:hint="default" w:ascii="Times New Roman" w:hAnsi="Times New Roman" w:eastAsia="Times New Roman"/>
            <w:color w:val="000000"/>
            <w:sz w:val="21"/>
            <w:szCs w:val="21"/>
            <w:highlight w:val="none"/>
            <w:rPrChange w:id="3401" w:author="lg" w:date="2026-01-14T17:24:29Z">
              <w:rPr>
                <w:rFonts w:hint="default" w:ascii="Times New Roman" w:hAnsi="Times New Roman" w:eastAsia="Times New Roman"/>
                <w:color w:val="000000"/>
                <w:sz w:val="20"/>
                <w:szCs w:val="24"/>
                <w:highlight w:val="none"/>
              </w:rPr>
            </w:rPrChange>
          </w:rPr>
          <w:delText xml:space="preserve"> Xu</w:delText>
        </w:r>
      </w:del>
      <w:r>
        <w:rPr>
          <w:rFonts w:hint="default" w:ascii="Times New Roman" w:hAnsi="Times New Roman" w:eastAsia="Times New Roman"/>
          <w:color w:val="000000"/>
          <w:sz w:val="21"/>
          <w:szCs w:val="21"/>
          <w:rPrChange w:id="3402" w:author="lg" w:date="2026-01-14T17:24:29Z">
            <w:rPr>
              <w:rFonts w:hint="default" w:ascii="Times New Roman" w:hAnsi="Times New Roman" w:eastAsia="Times New Roman"/>
              <w:color w:val="000000"/>
              <w:sz w:val="20"/>
              <w:szCs w:val="24"/>
            </w:rPr>
          </w:rPrChange>
        </w:rPr>
        <w:t xml:space="preserve">, </w:t>
      </w:r>
      <w:ins w:id="3403" w:author="lg" w:date="2026-01-13T22:44:18Z">
        <w:r>
          <w:rPr>
            <w:rFonts w:hint="default" w:ascii="Times New Roman" w:hAnsi="Times New Roman" w:eastAsia="Times New Roman"/>
            <w:color w:val="000000"/>
            <w:sz w:val="21"/>
            <w:szCs w:val="21"/>
            <w:rPrChange w:id="3404" w:author="lg" w:date="2026-01-14T17:24:29Z">
              <w:rPr>
                <w:rFonts w:hint="default" w:ascii="Times New Roman" w:hAnsi="Times New Roman" w:eastAsia="Times New Roman"/>
                <w:color w:val="000000"/>
                <w:sz w:val="20"/>
                <w:szCs w:val="24"/>
              </w:rPr>
            </w:rPrChange>
          </w:rPr>
          <w:t>H</w:t>
        </w:r>
      </w:ins>
      <w:ins w:id="3405" w:author="lg" w:date="2026-01-13T22:50:07Z">
        <w:r>
          <w:rPr>
            <w:rFonts w:hint="eastAsia" w:eastAsia="宋体"/>
            <w:color w:val="000000"/>
            <w:sz w:val="21"/>
            <w:szCs w:val="21"/>
            <w:lang w:val="en-US" w:eastAsia="zh-CN"/>
            <w:rPrChange w:id="3406" w:author="lg" w:date="2026-01-14T17:24:29Z">
              <w:rPr>
                <w:rFonts w:hint="eastAsia" w:eastAsia="宋体"/>
                <w:color w:val="000000"/>
                <w:sz w:val="20"/>
                <w:szCs w:val="24"/>
                <w:lang w:val="en-US" w:eastAsia="zh-CN"/>
              </w:rPr>
            </w:rPrChange>
          </w:rPr>
          <w:t>E</w:t>
        </w:r>
      </w:ins>
      <w:ins w:id="3407" w:author="lg" w:date="2026-01-13T22:50:22Z">
        <w:r>
          <w:rPr>
            <w:rFonts w:hint="eastAsia" w:eastAsia="宋体"/>
            <w:color w:val="000000"/>
            <w:sz w:val="21"/>
            <w:szCs w:val="21"/>
            <w:lang w:val="en-US" w:eastAsia="zh-CN"/>
            <w:rPrChange w:id="3408" w:author="lg" w:date="2026-01-14T17:24:29Z">
              <w:rPr>
                <w:rFonts w:hint="eastAsia" w:eastAsia="宋体"/>
                <w:color w:val="000000"/>
                <w:sz w:val="20"/>
                <w:szCs w:val="24"/>
                <w:lang w:val="en-US" w:eastAsia="zh-CN"/>
              </w:rPr>
            </w:rPrChange>
          </w:rPr>
          <w:t xml:space="preserve"> </w:t>
        </w:r>
      </w:ins>
      <w:r>
        <w:rPr>
          <w:rFonts w:hint="default" w:ascii="Times New Roman" w:hAnsi="Times New Roman" w:eastAsia="Times New Roman"/>
          <w:color w:val="000000"/>
          <w:sz w:val="21"/>
          <w:szCs w:val="21"/>
          <w:rPrChange w:id="3409" w:author="lg" w:date="2026-01-14T17:24:29Z">
            <w:rPr>
              <w:rFonts w:hint="default" w:ascii="Times New Roman" w:hAnsi="Times New Roman" w:eastAsia="Times New Roman"/>
              <w:color w:val="000000"/>
              <w:sz w:val="20"/>
              <w:szCs w:val="24"/>
            </w:rPr>
          </w:rPrChange>
        </w:rPr>
        <w:t>Ming</w:t>
      </w:r>
      <w:del w:id="3410" w:author="lg" w:date="2026-01-13T22:52:45Z">
        <w:r>
          <w:rPr>
            <w:rFonts w:hint="eastAsia" w:eastAsia="宋体"/>
            <w:color w:val="000000"/>
            <w:sz w:val="21"/>
            <w:szCs w:val="21"/>
            <w:lang w:val="en-US" w:eastAsia="zh-CN"/>
            <w:rPrChange w:id="3411" w:author="lg" w:date="2026-01-14T17:24:29Z">
              <w:rPr>
                <w:rFonts w:hint="eastAsia" w:eastAsia="宋体"/>
                <w:color w:val="000000"/>
                <w:sz w:val="20"/>
                <w:szCs w:val="24"/>
                <w:lang w:val="en-US" w:eastAsia="zh-CN"/>
              </w:rPr>
            </w:rPrChange>
          </w:rPr>
          <w:delText xml:space="preserve"> </w:delText>
        </w:r>
      </w:del>
      <w:r>
        <w:rPr>
          <w:rFonts w:hint="default" w:ascii="Times New Roman" w:hAnsi="Times New Roman" w:eastAsia="Times New Roman"/>
          <w:color w:val="000000"/>
          <w:sz w:val="21"/>
          <w:szCs w:val="21"/>
          <w:rPrChange w:id="3412" w:author="lg" w:date="2026-01-14T17:24:29Z">
            <w:rPr>
              <w:rFonts w:hint="default" w:ascii="Times New Roman" w:hAnsi="Times New Roman" w:eastAsia="Times New Roman"/>
              <w:color w:val="000000"/>
              <w:sz w:val="20"/>
              <w:szCs w:val="24"/>
            </w:rPr>
          </w:rPrChange>
        </w:rPr>
        <w:t>zhu</w:t>
      </w:r>
      <w:del w:id="3413" w:author="lg" w:date="2026-01-13T22:44:18Z">
        <w:r>
          <w:rPr>
            <w:rFonts w:hint="default" w:ascii="Times New Roman" w:hAnsi="Times New Roman" w:eastAsia="Times New Roman"/>
            <w:color w:val="000000"/>
            <w:sz w:val="21"/>
            <w:szCs w:val="21"/>
            <w:rPrChange w:id="3414" w:author="lg" w:date="2026-01-14T17:24:29Z">
              <w:rPr>
                <w:rFonts w:hint="default" w:ascii="Times New Roman" w:hAnsi="Times New Roman" w:eastAsia="Times New Roman"/>
                <w:color w:val="000000"/>
                <w:sz w:val="20"/>
                <w:szCs w:val="24"/>
              </w:rPr>
            </w:rPrChange>
          </w:rPr>
          <w:delText xml:space="preserve"> He</w:delText>
        </w:r>
      </w:del>
      <w:r>
        <w:rPr>
          <w:rFonts w:hint="default" w:ascii="Times New Roman" w:hAnsi="Times New Roman" w:eastAsia="Times New Roman"/>
          <w:color w:val="000000"/>
          <w:sz w:val="21"/>
          <w:szCs w:val="21"/>
          <w:rPrChange w:id="3415" w:author="lg" w:date="2026-01-14T17:24:29Z">
            <w:rPr>
              <w:rFonts w:hint="default" w:ascii="Times New Roman" w:hAnsi="Times New Roman" w:eastAsia="Times New Roman"/>
              <w:color w:val="000000"/>
              <w:sz w:val="20"/>
              <w:szCs w:val="24"/>
            </w:rPr>
          </w:rPrChange>
        </w:rPr>
        <w:t>.Experimental design and the application of Design-Expert and SPSS[</w:t>
      </w:r>
      <w:r>
        <w:rPr>
          <w:rFonts w:hint="eastAsia"/>
          <w:color w:val="000000"/>
          <w:sz w:val="21"/>
          <w:szCs w:val="21"/>
          <w:lang w:val="en-US" w:eastAsia="zh-CN"/>
          <w:rPrChange w:id="3416" w:author="lg" w:date="2026-01-14T17:24:29Z">
            <w:rPr>
              <w:rFonts w:hint="eastAsia"/>
              <w:color w:val="000000"/>
              <w:sz w:val="20"/>
              <w:szCs w:val="24"/>
              <w:lang w:val="en-US" w:eastAsia="zh-CN"/>
            </w:rPr>
          </w:rPrChange>
        </w:rPr>
        <w:t>M</w:t>
      </w:r>
      <w:r>
        <w:rPr>
          <w:rFonts w:hint="default" w:ascii="Times New Roman" w:hAnsi="Times New Roman" w:eastAsia="Times New Roman"/>
          <w:color w:val="000000"/>
          <w:sz w:val="21"/>
          <w:szCs w:val="21"/>
          <w:rPrChange w:id="3417" w:author="lg" w:date="2026-01-14T17:24:29Z">
            <w:rPr>
              <w:rFonts w:hint="default" w:ascii="Times New Roman" w:hAnsi="Times New Roman" w:eastAsia="Times New Roman"/>
              <w:color w:val="000000"/>
              <w:sz w:val="20"/>
              <w:szCs w:val="24"/>
            </w:rPr>
          </w:rPrChange>
        </w:rPr>
        <w:t>].</w:t>
      </w:r>
      <w:r>
        <w:rPr>
          <w:rFonts w:hint="eastAsia"/>
          <w:color w:val="000000"/>
          <w:sz w:val="21"/>
          <w:szCs w:val="21"/>
          <w:lang w:val="en-US" w:eastAsia="zh-CN"/>
          <w:rPrChange w:id="3418" w:author="lg" w:date="2026-01-14T17:24:29Z">
            <w:rPr>
              <w:rFonts w:hint="eastAsia"/>
              <w:color w:val="000000"/>
              <w:sz w:val="20"/>
              <w:szCs w:val="24"/>
              <w:lang w:val="en-US" w:eastAsia="zh-CN"/>
            </w:rPr>
          </w:rPrChange>
        </w:rPr>
        <w:t xml:space="preserve"> Beijing: Science Press, </w:t>
      </w:r>
      <w:r>
        <w:rPr>
          <w:rFonts w:hint="default" w:ascii="Times New Roman" w:hAnsi="Times New Roman" w:eastAsia="Times New Roman"/>
          <w:color w:val="000000"/>
          <w:sz w:val="21"/>
          <w:szCs w:val="21"/>
          <w:rPrChange w:id="3419" w:author="lg" w:date="2026-01-14T17:24:29Z">
            <w:rPr>
              <w:rFonts w:hint="default" w:ascii="Times New Roman" w:hAnsi="Times New Roman" w:eastAsia="Times New Roman"/>
              <w:color w:val="000000"/>
              <w:sz w:val="20"/>
              <w:szCs w:val="24"/>
            </w:rPr>
          </w:rPrChange>
        </w:rPr>
        <w:t>2010.(in Chinese</w:t>
      </w:r>
      <w:del w:id="3420" w:author="lg" w:date="2026-01-13T22:45:38Z">
        <w:r>
          <w:rPr>
            <w:rFonts w:hint="default" w:ascii="Times New Roman" w:hAnsi="Times New Roman" w:eastAsia="Times New Roman"/>
            <w:color w:val="000000"/>
            <w:sz w:val="21"/>
            <w:szCs w:val="21"/>
            <w:rPrChange w:id="3421" w:author="lg" w:date="2026-01-14T17:24:29Z">
              <w:rPr>
                <w:rFonts w:hint="default" w:ascii="Times New Roman" w:hAnsi="Times New Roman" w:eastAsia="Times New Roman"/>
                <w:color w:val="000000"/>
                <w:sz w:val="20"/>
                <w:szCs w:val="24"/>
              </w:rPr>
            </w:rPrChange>
          </w:rPr>
          <w:delText xml:space="preserve"> with English abstract</w:delText>
        </w:r>
      </w:del>
      <w:r>
        <w:rPr>
          <w:rFonts w:hint="default" w:ascii="Times New Roman" w:hAnsi="Times New Roman" w:eastAsia="Times New Roman"/>
          <w:color w:val="000000"/>
          <w:sz w:val="21"/>
          <w:szCs w:val="21"/>
          <w:rPrChange w:id="3422" w:author="lg" w:date="2026-01-14T17:24:29Z">
            <w:rPr>
              <w:rFonts w:hint="default" w:ascii="Times New Roman" w:hAnsi="Times New Roman" w:eastAsia="Times New Roman"/>
              <w:color w:val="000000"/>
              <w:sz w:val="20"/>
              <w:szCs w:val="24"/>
            </w:rPr>
          </w:rPrChange>
        </w:rPr>
        <w:t>)</w:t>
      </w:r>
    </w:p>
    <w:p w14:paraId="429A1100">
      <w:pPr>
        <w:spacing w:beforeLines="0" w:afterLines="0"/>
        <w:ind w:left="420"/>
        <w:rPr>
          <w:rFonts w:hint="default"/>
          <w:sz w:val="24"/>
          <w:szCs w:val="24"/>
        </w:rPr>
      </w:pPr>
    </w:p>
    <w:p w14:paraId="0485D01E">
      <w:pPr>
        <w:spacing w:before="25"/>
        <w:ind w:left="219"/>
        <w:jc w:val="center"/>
        <w:rPr>
          <w:ins w:id="3423" w:author="lg" w:date="2026-01-14T20:45:24Z"/>
          <w:rFonts w:hint="eastAsia" w:ascii="黑体" w:hAnsi="黑体" w:eastAsia="黑体" w:cs="黑体"/>
          <w:sz w:val="28"/>
          <w:szCs w:val="28"/>
          <w:lang w:eastAsia="zh-CN"/>
        </w:rPr>
      </w:pPr>
    </w:p>
    <w:p w14:paraId="434CE464">
      <w:pPr>
        <w:spacing w:before="25"/>
        <w:ind w:left="219"/>
        <w:jc w:val="center"/>
        <w:rPr>
          <w:ins w:id="3424" w:author="lg" w:date="2026-01-14T20:45:25Z"/>
          <w:rFonts w:hint="eastAsia" w:ascii="黑体" w:hAnsi="黑体" w:eastAsia="黑体" w:cs="黑体"/>
          <w:sz w:val="28"/>
          <w:szCs w:val="28"/>
          <w:lang w:eastAsia="zh-CN"/>
        </w:rPr>
      </w:pPr>
    </w:p>
    <w:p w14:paraId="0CA6EA1C">
      <w:pPr>
        <w:spacing w:before="25"/>
        <w:ind w:left="219"/>
        <w:jc w:val="center"/>
        <w:rPr>
          <w:ins w:id="3425" w:author="lg" w:date="2026-01-14T15:56:11Z"/>
          <w:rFonts w:hint="eastAsia" w:ascii="黑体" w:hAnsi="黑体" w:eastAsia="黑体" w:cs="黑体"/>
          <w:sz w:val="21"/>
          <w:szCs w:val="21"/>
          <w:lang w:eastAsia="zh-CN"/>
        </w:rPr>
      </w:pPr>
      <w:ins w:id="3426" w:author="lg" w:date="2026-01-14T15:56:11Z">
        <w:r>
          <w:rPr>
            <w:rFonts w:hint="eastAsia" w:ascii="黑体" w:hAnsi="黑体" w:eastAsia="黑体" w:cs="黑体"/>
            <w:sz w:val="28"/>
            <w:szCs w:val="28"/>
            <w:lang w:eastAsia="zh-CN"/>
          </w:rPr>
          <w:t>文中变量表</w:t>
        </w:r>
      </w:ins>
    </w:p>
    <w:tbl>
      <w:tblPr>
        <w:tblStyle w:val="14"/>
        <w:tblW w:w="779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3427" w:author="lg" w:date="2026-01-14T21:39:05Z">
          <w:tblPr>
            <w:tblStyle w:val="14"/>
            <w:tblW w:w="7798" w:type="dxa"/>
            <w:tblInd w:w="2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PrChange>
      </w:tblPr>
      <w:tblGrid>
        <w:gridCol w:w="1715"/>
        <w:gridCol w:w="3841"/>
        <w:gridCol w:w="1426"/>
        <w:gridCol w:w="816"/>
        <w:tblGridChange w:id="3428">
          <w:tblGrid>
            <w:gridCol w:w="1715"/>
            <w:gridCol w:w="2713"/>
            <w:gridCol w:w="429"/>
            <w:gridCol w:w="2125"/>
            <w:gridCol w:w="816"/>
          </w:tblGrid>
        </w:tblGridChange>
      </w:tblGrid>
      <w:tr w14:paraId="0196D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430"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604" w:hRule="atLeast"/>
          <w:jc w:val="center"/>
          <w:ins w:id="3429" w:author="lg" w:date="2026-01-14T16:29:02Z"/>
          <w:trPrChange w:id="3430" w:author="lg" w:date="2026-01-14T21:39:05Z">
            <w:trPr>
              <w:trHeight w:val="604" w:hRule="atLeast"/>
            </w:trPr>
          </w:trPrChange>
        </w:trPr>
        <w:tc>
          <w:tcPr>
            <w:tcW w:w="1715" w:type="dxa"/>
            <w:noWrap w:val="0"/>
            <w:vAlign w:val="top"/>
            <w:tcPrChange w:id="3431" w:author="lg" w:date="2026-01-14T21:39:05Z">
              <w:tcPr>
                <w:tcW w:w="1715" w:type="dxa"/>
                <w:noWrap w:val="0"/>
                <w:vAlign w:val="top"/>
              </w:tcPr>
            </w:tcPrChange>
          </w:tcPr>
          <w:p w14:paraId="72B2735A">
            <w:pPr>
              <w:spacing w:before="0"/>
              <w:jc w:val="center"/>
              <w:rPr>
                <w:ins w:id="3433" w:author="lg" w:date="2026-01-14T16:29:02Z"/>
                <w:rFonts w:hint="eastAsia"/>
                <w:lang w:eastAsia="zh-CN"/>
              </w:rPr>
              <w:pPrChange w:id="3432" w:author="lg" w:date="2026-01-14T21:37:31Z">
                <w:pPr>
                  <w:spacing w:before="25"/>
                  <w:jc w:val="center"/>
                </w:pPr>
              </w:pPrChange>
            </w:pPr>
            <w:ins w:id="3434" w:author="lg" w:date="2026-01-14T16:29:02Z">
              <w:r>
                <w:rPr>
                  <w:rFonts w:hint="eastAsia"/>
                  <w:lang w:eastAsia="zh-CN"/>
                </w:rPr>
                <w:t>变量符号</w:t>
              </w:r>
            </w:ins>
          </w:p>
          <w:p w14:paraId="3852586E">
            <w:pPr>
              <w:spacing w:before="0"/>
              <w:jc w:val="center"/>
              <w:rPr>
                <w:ins w:id="3436" w:author="lg" w:date="2026-01-14T16:29:02Z"/>
                <w:rFonts w:hint="eastAsia"/>
                <w:lang w:eastAsia="zh-CN"/>
              </w:rPr>
              <w:pPrChange w:id="3435" w:author="lg" w:date="2026-01-14T21:37:31Z">
                <w:pPr>
                  <w:spacing w:before="25"/>
                  <w:jc w:val="center"/>
                </w:pPr>
              </w:pPrChange>
            </w:pPr>
            <w:ins w:id="3437" w:author="lg" w:date="2026-01-14T16:29:02Z">
              <w:r>
                <w:rPr>
                  <w:rFonts w:hint="eastAsia"/>
                  <w:lang w:eastAsia="zh-CN"/>
                </w:rPr>
                <w:t>（按字母升序）</w:t>
              </w:r>
            </w:ins>
          </w:p>
        </w:tc>
        <w:tc>
          <w:tcPr>
            <w:tcW w:w="3841" w:type="dxa"/>
            <w:noWrap w:val="0"/>
            <w:vAlign w:val="top"/>
            <w:tcPrChange w:id="3438" w:author="lg" w:date="2026-01-14T21:39:05Z">
              <w:tcPr>
                <w:tcW w:w="2713" w:type="dxa"/>
                <w:noWrap w:val="0"/>
                <w:vAlign w:val="top"/>
              </w:tcPr>
            </w:tcPrChange>
          </w:tcPr>
          <w:p w14:paraId="6C160289">
            <w:pPr>
              <w:spacing w:before="0"/>
              <w:jc w:val="center"/>
              <w:rPr>
                <w:ins w:id="3440" w:author="lg" w:date="2026-01-14T16:29:02Z"/>
                <w:rFonts w:hint="eastAsia"/>
                <w:lang w:eastAsia="zh-CN"/>
              </w:rPr>
              <w:pPrChange w:id="3439" w:author="lg" w:date="2026-01-14T21:37:31Z">
                <w:pPr>
                  <w:spacing w:before="25"/>
                  <w:jc w:val="center"/>
                </w:pPr>
              </w:pPrChange>
            </w:pPr>
            <w:ins w:id="3441" w:author="lg" w:date="2026-01-14T16:29:02Z">
              <w:r>
                <w:rPr>
                  <w:rFonts w:hint="eastAsia"/>
                  <w:lang w:eastAsia="zh-CN"/>
                </w:rPr>
                <w:t>变量名称</w:t>
              </w:r>
            </w:ins>
          </w:p>
        </w:tc>
        <w:tc>
          <w:tcPr>
            <w:tcW w:w="1426" w:type="dxa"/>
            <w:noWrap w:val="0"/>
            <w:vAlign w:val="top"/>
            <w:tcPrChange w:id="3442" w:author="lg" w:date="2026-01-14T21:39:05Z">
              <w:tcPr>
                <w:tcW w:w="2554" w:type="dxa"/>
                <w:gridSpan w:val="2"/>
                <w:noWrap w:val="0"/>
                <w:vAlign w:val="top"/>
              </w:tcPr>
            </w:tcPrChange>
          </w:tcPr>
          <w:p w14:paraId="05DB003C">
            <w:pPr>
              <w:spacing w:before="0"/>
              <w:jc w:val="center"/>
              <w:rPr>
                <w:ins w:id="3444" w:author="lg" w:date="2026-01-14T16:29:02Z"/>
                <w:rFonts w:hint="eastAsia"/>
                <w:lang w:eastAsia="zh-CN"/>
              </w:rPr>
              <w:pPrChange w:id="3443" w:author="lg" w:date="2026-01-14T21:37:31Z">
                <w:pPr>
                  <w:spacing w:before="25"/>
                  <w:jc w:val="center"/>
                </w:pPr>
              </w:pPrChange>
            </w:pPr>
            <w:ins w:id="3445" w:author="lg" w:date="2026-01-14T16:29:02Z">
              <w:r>
                <w:rPr>
                  <w:rFonts w:hint="eastAsia"/>
                  <w:lang w:eastAsia="zh-CN"/>
                </w:rPr>
                <w:t>量纲（单位）</w:t>
              </w:r>
            </w:ins>
          </w:p>
        </w:tc>
        <w:tc>
          <w:tcPr>
            <w:tcW w:w="816" w:type="dxa"/>
            <w:noWrap w:val="0"/>
            <w:vAlign w:val="top"/>
            <w:tcPrChange w:id="3446" w:author="lg" w:date="2026-01-14T21:39:05Z">
              <w:tcPr>
                <w:tcW w:w="816" w:type="dxa"/>
                <w:noWrap w:val="0"/>
                <w:vAlign w:val="top"/>
              </w:tcPr>
            </w:tcPrChange>
          </w:tcPr>
          <w:p w14:paraId="1AFFB7CC">
            <w:pPr>
              <w:spacing w:before="0"/>
              <w:jc w:val="center"/>
              <w:rPr>
                <w:ins w:id="3448" w:author="lg" w:date="2026-01-14T16:29:02Z"/>
                <w:rFonts w:hint="eastAsia"/>
                <w:lang w:eastAsia="zh-CN"/>
              </w:rPr>
              <w:pPrChange w:id="3447" w:author="lg" w:date="2026-01-14T21:37:31Z">
                <w:pPr>
                  <w:spacing w:before="25"/>
                  <w:jc w:val="center"/>
                </w:pPr>
              </w:pPrChange>
            </w:pPr>
            <w:ins w:id="3449" w:author="lg" w:date="2026-01-14T16:29:02Z">
              <w:r>
                <w:rPr>
                  <w:rFonts w:hint="eastAsia"/>
                  <w:lang w:eastAsia="zh-CN"/>
                </w:rPr>
                <w:t>备注</w:t>
              </w:r>
            </w:ins>
          </w:p>
        </w:tc>
      </w:tr>
      <w:tr w14:paraId="50EF73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451"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450" w:author="lg" w:date="2026-01-14T16:29:02Z"/>
          <w:trPrChange w:id="3451" w:author="lg" w:date="2026-01-14T21:39:05Z">
            <w:trPr>
              <w:trHeight w:val="307" w:hRule="atLeast"/>
            </w:trPr>
          </w:trPrChange>
        </w:trPr>
        <w:tc>
          <w:tcPr>
            <w:tcW w:w="1715" w:type="dxa"/>
            <w:noWrap w:val="0"/>
            <w:vAlign w:val="top"/>
            <w:tcPrChange w:id="3452" w:author="lg" w:date="2026-01-14T21:39:05Z">
              <w:tcPr>
                <w:tcW w:w="1715" w:type="dxa"/>
                <w:noWrap w:val="0"/>
                <w:vAlign w:val="top"/>
              </w:tcPr>
            </w:tcPrChange>
          </w:tcPr>
          <w:p w14:paraId="193A01F0">
            <w:pPr>
              <w:spacing w:before="0"/>
              <w:jc w:val="center"/>
              <w:rPr>
                <w:ins w:id="3454" w:author="lg" w:date="2026-01-14T16:29:02Z"/>
                <w:rFonts w:hint="default"/>
                <w:lang w:val="en-US" w:eastAsia="zh-CN"/>
              </w:rPr>
              <w:pPrChange w:id="3453" w:author="lg" w:date="2026-01-14T21:37:31Z">
                <w:pPr>
                  <w:spacing w:before="25"/>
                  <w:jc w:val="center"/>
                </w:pPr>
              </w:pPrChange>
            </w:pPr>
            <w:ins w:id="3455" w:author="lg" w:date="2026-01-14T21:19:40Z">
              <w:r>
                <w:rPr>
                  <w:rFonts w:hint="eastAsia"/>
                  <w:lang w:val="en-US" w:eastAsia="zh-CN"/>
                </w:rPr>
                <w:t>a(t)</w:t>
              </w:r>
            </w:ins>
          </w:p>
        </w:tc>
        <w:tc>
          <w:tcPr>
            <w:tcW w:w="3841" w:type="dxa"/>
            <w:noWrap w:val="0"/>
            <w:vAlign w:val="top"/>
            <w:tcPrChange w:id="3456" w:author="lg" w:date="2026-01-14T21:39:05Z">
              <w:tcPr>
                <w:tcW w:w="2713" w:type="dxa"/>
                <w:noWrap w:val="0"/>
                <w:vAlign w:val="top"/>
              </w:tcPr>
            </w:tcPrChange>
          </w:tcPr>
          <w:p w14:paraId="490111E2">
            <w:pPr>
              <w:spacing w:before="0"/>
              <w:jc w:val="center"/>
              <w:rPr>
                <w:ins w:id="3458" w:author="lg" w:date="2026-01-14T16:29:02Z"/>
                <w:rFonts w:hint="eastAsia"/>
                <w:lang w:eastAsia="zh-CN"/>
              </w:rPr>
              <w:pPrChange w:id="3457" w:author="lg" w:date="2026-01-14T21:37:31Z">
                <w:pPr>
                  <w:spacing w:before="25"/>
                  <w:jc w:val="center"/>
                </w:pPr>
              </w:pPrChange>
            </w:pPr>
            <w:ins w:id="3459" w:author="lg" w:date="2026-01-14T21:19:49Z">
              <w:r>
                <w:rPr>
                  <w:rFonts w:hint="eastAsia"/>
                  <w:lang w:val="en-US" w:eastAsia="zh-CN"/>
                </w:rPr>
                <w:t>夹剪点E的合成加速度</w:t>
              </w:r>
            </w:ins>
          </w:p>
        </w:tc>
        <w:tc>
          <w:tcPr>
            <w:tcW w:w="1426" w:type="dxa"/>
            <w:noWrap w:val="0"/>
            <w:vAlign w:val="top"/>
            <w:tcPrChange w:id="3460" w:author="lg" w:date="2026-01-14T21:39:05Z">
              <w:tcPr>
                <w:tcW w:w="2554" w:type="dxa"/>
                <w:gridSpan w:val="2"/>
                <w:noWrap w:val="0"/>
                <w:vAlign w:val="top"/>
              </w:tcPr>
            </w:tcPrChange>
          </w:tcPr>
          <w:p w14:paraId="64757747">
            <w:pPr>
              <w:spacing w:before="0"/>
              <w:jc w:val="center"/>
              <w:rPr>
                <w:ins w:id="3462" w:author="lg" w:date="2026-01-14T16:29:02Z"/>
                <w:rFonts w:hint="default"/>
                <w:lang w:val="en-US" w:eastAsia="zh-CN"/>
              </w:rPr>
              <w:pPrChange w:id="3461" w:author="lg" w:date="2026-01-14T21:37:31Z">
                <w:pPr>
                  <w:spacing w:before="25"/>
                  <w:jc w:val="center"/>
                </w:pPr>
              </w:pPrChange>
            </w:pPr>
            <w:ins w:id="3463" w:author="lg" w:date="2026-01-14T16:29:02Z">
              <w:r>
                <w:rPr>
                  <w:rFonts w:hint="eastAsia"/>
                  <w:lang w:val="en-US" w:eastAsia="zh-CN"/>
                </w:rPr>
                <w:t>m/s</w:t>
              </w:r>
            </w:ins>
            <w:ins w:id="3464" w:author="lg" w:date="2026-01-14T16:29:02Z">
              <w:r>
                <w:rPr>
                  <w:rFonts w:hint="eastAsia"/>
                  <w:vertAlign w:val="superscript"/>
                  <w:lang w:val="en-US" w:eastAsia="zh-CN"/>
                  <w:rPrChange w:id="3465" w:author="lg" w:date="2026-01-14T21:37:47Z">
                    <w:rPr>
                      <w:rFonts w:hint="eastAsia"/>
                      <w:lang w:val="en-US" w:eastAsia="zh-CN"/>
                    </w:rPr>
                  </w:rPrChange>
                </w:rPr>
                <w:t>2</w:t>
              </w:r>
            </w:ins>
          </w:p>
        </w:tc>
        <w:tc>
          <w:tcPr>
            <w:tcW w:w="816" w:type="dxa"/>
            <w:noWrap w:val="0"/>
            <w:vAlign w:val="top"/>
            <w:tcPrChange w:id="3466" w:author="lg" w:date="2026-01-14T21:39:05Z">
              <w:tcPr>
                <w:tcW w:w="816" w:type="dxa"/>
                <w:noWrap w:val="0"/>
                <w:vAlign w:val="top"/>
              </w:tcPr>
            </w:tcPrChange>
          </w:tcPr>
          <w:p w14:paraId="7104136E">
            <w:pPr>
              <w:spacing w:before="0"/>
              <w:jc w:val="center"/>
              <w:rPr>
                <w:ins w:id="3468" w:author="lg" w:date="2026-01-14T16:29:02Z"/>
                <w:rFonts w:hint="eastAsia"/>
                <w:lang w:eastAsia="zh-CN"/>
              </w:rPr>
              <w:pPrChange w:id="3467" w:author="lg" w:date="2026-01-14T21:37:31Z">
                <w:pPr>
                  <w:spacing w:before="25"/>
                  <w:jc w:val="center"/>
                </w:pPr>
              </w:pPrChange>
            </w:pPr>
          </w:p>
        </w:tc>
      </w:tr>
      <w:tr w14:paraId="120800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470"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294" w:hRule="atLeast"/>
          <w:jc w:val="center"/>
          <w:ins w:id="3469" w:author="lg" w:date="2026-01-14T16:29:02Z"/>
          <w:trPrChange w:id="3470" w:author="lg" w:date="2026-01-14T21:39:05Z">
            <w:trPr>
              <w:trHeight w:val="294" w:hRule="atLeast"/>
            </w:trPr>
          </w:trPrChange>
        </w:trPr>
        <w:tc>
          <w:tcPr>
            <w:tcW w:w="1715" w:type="dxa"/>
            <w:shd w:val="clear" w:color="auto" w:fill="auto"/>
            <w:noWrap w:val="0"/>
            <w:vAlign w:val="top"/>
            <w:tcPrChange w:id="3471" w:author="lg" w:date="2026-01-14T21:39:05Z">
              <w:tcPr>
                <w:tcW w:w="1715" w:type="dxa"/>
                <w:shd w:val="clear" w:color="auto" w:fill="auto"/>
                <w:noWrap w:val="0"/>
                <w:vAlign w:val="top"/>
              </w:tcPr>
            </w:tcPrChange>
          </w:tcPr>
          <w:p w14:paraId="7319C707">
            <w:pPr>
              <w:spacing w:before="0"/>
              <w:jc w:val="center"/>
              <w:rPr>
                <w:ins w:id="3473" w:author="lg" w:date="2026-01-14T16:29:02Z"/>
                <w:rFonts w:hint="default"/>
                <w:lang w:val="en-US" w:eastAsia="zh-CN"/>
              </w:rPr>
              <w:pPrChange w:id="3472" w:author="lg" w:date="2026-01-14T21:37:31Z">
                <w:pPr>
                  <w:spacing w:before="25"/>
                  <w:jc w:val="center"/>
                </w:pPr>
              </w:pPrChange>
            </w:pPr>
            <w:ins w:id="3474" w:author="lg" w:date="2026-01-14T21:34:54Z">
              <w:r>
                <w:rPr>
                  <w:rFonts w:hint="eastAsia"/>
                  <w:lang w:val="en-US" w:eastAsia="zh-CN"/>
                </w:rPr>
                <w:t>c</w:t>
              </w:r>
            </w:ins>
          </w:p>
        </w:tc>
        <w:tc>
          <w:tcPr>
            <w:tcW w:w="3841" w:type="dxa"/>
            <w:shd w:val="clear" w:color="auto" w:fill="auto"/>
            <w:noWrap w:val="0"/>
            <w:vAlign w:val="top"/>
            <w:tcPrChange w:id="3475" w:author="lg" w:date="2026-01-14T21:39:05Z">
              <w:tcPr>
                <w:tcW w:w="2713" w:type="dxa"/>
                <w:shd w:val="clear" w:color="auto" w:fill="auto"/>
                <w:noWrap w:val="0"/>
                <w:vAlign w:val="top"/>
              </w:tcPr>
            </w:tcPrChange>
          </w:tcPr>
          <w:p w14:paraId="0302D3E7">
            <w:pPr>
              <w:spacing w:before="0"/>
              <w:jc w:val="center"/>
              <w:rPr>
                <w:ins w:id="3477" w:author="lg" w:date="2026-01-14T16:29:02Z"/>
                <w:rFonts w:hint="default"/>
                <w:lang w:val="en-US" w:eastAsia="zh-CN"/>
              </w:rPr>
              <w:pPrChange w:id="3476" w:author="lg" w:date="2026-01-14T21:37:31Z">
                <w:pPr>
                  <w:spacing w:before="25"/>
                  <w:jc w:val="center"/>
                </w:pPr>
              </w:pPrChange>
            </w:pPr>
            <w:ins w:id="3478" w:author="lg" w:date="2026-01-14T21:34:54Z">
              <w:r>
                <w:rPr>
                  <w:rFonts w:hint="eastAsia"/>
                  <w:lang w:val="en-US" w:eastAsia="zh-CN"/>
                </w:rPr>
                <w:t>运动学方程中间变量</w:t>
              </w:r>
            </w:ins>
          </w:p>
        </w:tc>
        <w:tc>
          <w:tcPr>
            <w:tcW w:w="1426" w:type="dxa"/>
            <w:shd w:val="clear" w:color="auto" w:fill="auto"/>
            <w:noWrap w:val="0"/>
            <w:vAlign w:val="top"/>
            <w:tcPrChange w:id="3479" w:author="lg" w:date="2026-01-14T21:39:05Z">
              <w:tcPr>
                <w:tcW w:w="2554" w:type="dxa"/>
                <w:gridSpan w:val="2"/>
                <w:shd w:val="clear" w:color="auto" w:fill="auto"/>
                <w:noWrap w:val="0"/>
                <w:vAlign w:val="top"/>
              </w:tcPr>
            </w:tcPrChange>
          </w:tcPr>
          <w:p w14:paraId="3AFCD625">
            <w:pPr>
              <w:spacing w:before="0"/>
              <w:jc w:val="center"/>
              <w:rPr>
                <w:ins w:id="3481" w:author="lg" w:date="2026-01-14T16:29:02Z"/>
                <w:rFonts w:hint="default"/>
                <w:lang w:val="en-US" w:eastAsia="zh-CN"/>
              </w:rPr>
              <w:pPrChange w:id="3480" w:author="lg" w:date="2026-01-14T21:37:31Z">
                <w:pPr>
                  <w:spacing w:before="25"/>
                  <w:jc w:val="center"/>
                </w:pPr>
              </w:pPrChange>
            </w:pPr>
          </w:p>
        </w:tc>
        <w:tc>
          <w:tcPr>
            <w:tcW w:w="816" w:type="dxa"/>
            <w:noWrap w:val="0"/>
            <w:vAlign w:val="top"/>
            <w:tcPrChange w:id="3482" w:author="lg" w:date="2026-01-14T21:39:05Z">
              <w:tcPr>
                <w:tcW w:w="816" w:type="dxa"/>
                <w:noWrap w:val="0"/>
                <w:vAlign w:val="top"/>
              </w:tcPr>
            </w:tcPrChange>
          </w:tcPr>
          <w:p w14:paraId="0AC568BB">
            <w:pPr>
              <w:spacing w:before="0"/>
              <w:jc w:val="center"/>
              <w:rPr>
                <w:ins w:id="3484" w:author="lg" w:date="2026-01-14T16:29:02Z"/>
                <w:rFonts w:hint="eastAsia"/>
                <w:lang w:eastAsia="zh-CN"/>
              </w:rPr>
              <w:pPrChange w:id="3483" w:author="lg" w:date="2026-01-14T21:37:31Z">
                <w:pPr>
                  <w:spacing w:before="25"/>
                  <w:jc w:val="center"/>
                </w:pPr>
              </w:pPrChange>
            </w:pPr>
          </w:p>
        </w:tc>
      </w:tr>
      <w:tr w14:paraId="7FA257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486"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485" w:author="lg" w:date="2026-01-14T16:29:02Z"/>
          <w:trPrChange w:id="3486" w:author="lg" w:date="2026-01-14T21:39:05Z">
            <w:trPr>
              <w:trHeight w:val="307" w:hRule="atLeast"/>
            </w:trPr>
          </w:trPrChange>
        </w:trPr>
        <w:tc>
          <w:tcPr>
            <w:tcW w:w="1715" w:type="dxa"/>
            <w:shd w:val="clear" w:color="auto" w:fill="auto"/>
            <w:noWrap w:val="0"/>
            <w:vAlign w:val="top"/>
            <w:tcPrChange w:id="3487" w:author="lg" w:date="2026-01-14T21:39:05Z">
              <w:tcPr>
                <w:tcW w:w="1715" w:type="dxa"/>
                <w:shd w:val="clear" w:color="auto" w:fill="auto"/>
                <w:noWrap w:val="0"/>
                <w:vAlign w:val="top"/>
              </w:tcPr>
            </w:tcPrChange>
          </w:tcPr>
          <w:p w14:paraId="19B78DC8">
            <w:pPr>
              <w:spacing w:before="0"/>
              <w:jc w:val="center"/>
              <w:rPr>
                <w:ins w:id="3489" w:author="lg" w:date="2026-01-14T16:29:02Z"/>
                <w:rFonts w:hint="default"/>
                <w:lang w:val="en-US" w:eastAsia="zh-CN"/>
              </w:rPr>
              <w:pPrChange w:id="3488" w:author="lg" w:date="2026-01-14T21:37:31Z">
                <w:pPr>
                  <w:spacing w:before="25"/>
                  <w:jc w:val="center"/>
                </w:pPr>
              </w:pPrChange>
            </w:pPr>
            <w:ins w:id="3490" w:author="lg" w:date="2026-01-14T21:34:54Z">
              <w:r>
                <w:rPr>
                  <w:rFonts w:hint="eastAsia"/>
                </w:rPr>
                <w:t>d</w:t>
              </w:r>
            </w:ins>
          </w:p>
        </w:tc>
        <w:tc>
          <w:tcPr>
            <w:tcW w:w="3841" w:type="dxa"/>
            <w:shd w:val="clear" w:color="auto" w:fill="auto"/>
            <w:noWrap w:val="0"/>
            <w:vAlign w:val="top"/>
            <w:tcPrChange w:id="3491" w:author="lg" w:date="2026-01-14T21:39:05Z">
              <w:tcPr>
                <w:tcW w:w="2713" w:type="dxa"/>
                <w:shd w:val="clear" w:color="auto" w:fill="auto"/>
                <w:noWrap w:val="0"/>
                <w:vAlign w:val="top"/>
              </w:tcPr>
            </w:tcPrChange>
          </w:tcPr>
          <w:p w14:paraId="07179B81">
            <w:pPr>
              <w:spacing w:before="0"/>
              <w:jc w:val="center"/>
              <w:rPr>
                <w:ins w:id="3493" w:author="lg" w:date="2026-01-14T16:29:02Z"/>
                <w:rFonts w:hint="eastAsia"/>
                <w:lang w:val="en-US" w:eastAsia="zh-CN"/>
              </w:rPr>
              <w:pPrChange w:id="3492" w:author="lg" w:date="2026-01-14T21:37:31Z">
                <w:pPr>
                  <w:spacing w:before="25"/>
                  <w:jc w:val="center"/>
                </w:pPr>
              </w:pPrChange>
            </w:pPr>
            <w:ins w:id="3494" w:author="lg" w:date="2026-01-14T21:34:54Z">
              <w:r>
                <w:rPr>
                  <w:rFonts w:hint="eastAsia"/>
                </w:rPr>
                <w:t>番石榴结果枝直径</w:t>
              </w:r>
            </w:ins>
          </w:p>
        </w:tc>
        <w:tc>
          <w:tcPr>
            <w:tcW w:w="1426" w:type="dxa"/>
            <w:shd w:val="clear" w:color="auto" w:fill="auto"/>
            <w:noWrap w:val="0"/>
            <w:vAlign w:val="top"/>
            <w:tcPrChange w:id="3495" w:author="lg" w:date="2026-01-14T21:39:05Z">
              <w:tcPr>
                <w:tcW w:w="2554" w:type="dxa"/>
                <w:gridSpan w:val="2"/>
                <w:shd w:val="clear" w:color="auto" w:fill="auto"/>
                <w:noWrap w:val="0"/>
                <w:vAlign w:val="top"/>
              </w:tcPr>
            </w:tcPrChange>
          </w:tcPr>
          <w:p w14:paraId="100CD6FD">
            <w:pPr>
              <w:spacing w:before="0"/>
              <w:jc w:val="center"/>
              <w:rPr>
                <w:ins w:id="3497" w:author="lg" w:date="2026-01-14T16:29:02Z"/>
                <w:rFonts w:hint="eastAsia"/>
                <w:lang w:val="en-US" w:eastAsia="zh-CN"/>
              </w:rPr>
              <w:pPrChange w:id="3496" w:author="lg" w:date="2026-01-14T21:37:31Z">
                <w:pPr>
                  <w:spacing w:before="25"/>
                  <w:jc w:val="center"/>
                </w:pPr>
              </w:pPrChange>
            </w:pPr>
            <w:ins w:id="3498" w:author="lg" w:date="2026-01-14T21:34:54Z">
              <w:r>
                <w:rPr>
                  <w:rFonts w:hint="eastAsia"/>
                </w:rPr>
                <w:t>mm</w:t>
              </w:r>
            </w:ins>
          </w:p>
        </w:tc>
        <w:tc>
          <w:tcPr>
            <w:tcW w:w="816" w:type="dxa"/>
            <w:noWrap w:val="0"/>
            <w:vAlign w:val="top"/>
            <w:tcPrChange w:id="3499" w:author="lg" w:date="2026-01-14T21:39:05Z">
              <w:tcPr>
                <w:tcW w:w="816" w:type="dxa"/>
                <w:noWrap w:val="0"/>
                <w:vAlign w:val="top"/>
              </w:tcPr>
            </w:tcPrChange>
          </w:tcPr>
          <w:p w14:paraId="4C1A31F3">
            <w:pPr>
              <w:spacing w:before="0"/>
              <w:jc w:val="center"/>
              <w:rPr>
                <w:ins w:id="3501" w:author="lg" w:date="2026-01-14T16:29:02Z"/>
                <w:rFonts w:hint="eastAsia"/>
                <w:lang w:eastAsia="zh-CN"/>
              </w:rPr>
              <w:pPrChange w:id="3500" w:author="lg" w:date="2026-01-14T21:37:31Z">
                <w:pPr>
                  <w:spacing w:before="25"/>
                  <w:jc w:val="center"/>
                </w:pPr>
              </w:pPrChange>
            </w:pPr>
          </w:p>
        </w:tc>
      </w:tr>
      <w:tr w14:paraId="42F4C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503"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90" w:hRule="atLeast"/>
          <w:jc w:val="center"/>
          <w:ins w:id="3502" w:author="lg" w:date="2026-01-14T16:29:02Z"/>
          <w:trPrChange w:id="3503" w:author="lg" w:date="2026-01-14T21:39:05Z">
            <w:trPr>
              <w:trHeight w:val="307" w:hRule="atLeast"/>
            </w:trPr>
          </w:trPrChange>
        </w:trPr>
        <w:tc>
          <w:tcPr>
            <w:tcW w:w="1715" w:type="dxa"/>
            <w:shd w:val="clear" w:color="auto" w:fill="auto"/>
            <w:noWrap w:val="0"/>
            <w:vAlign w:val="top"/>
            <w:tcPrChange w:id="3504" w:author="lg" w:date="2026-01-14T21:39:05Z">
              <w:tcPr>
                <w:tcW w:w="1715" w:type="dxa"/>
                <w:shd w:val="clear" w:color="auto" w:fill="auto"/>
                <w:noWrap w:val="0"/>
                <w:vAlign w:val="top"/>
              </w:tcPr>
            </w:tcPrChange>
          </w:tcPr>
          <w:p w14:paraId="072D6C18">
            <w:pPr>
              <w:spacing w:before="0"/>
              <w:jc w:val="center"/>
              <w:rPr>
                <w:ins w:id="3506" w:author="lg" w:date="2026-01-14T16:29:02Z"/>
                <w:rFonts w:hint="default"/>
                <w:lang w:val="en-US" w:eastAsia="zh-CN"/>
              </w:rPr>
              <w:pPrChange w:id="3505" w:author="lg" w:date="2026-01-14T21:37:31Z">
                <w:pPr>
                  <w:spacing w:before="25"/>
                  <w:jc w:val="center"/>
                </w:pPr>
              </w:pPrChange>
            </w:pPr>
            <w:ins w:id="3507" w:author="lg" w:date="2026-01-14T21:35:02Z">
              <w:r>
                <w:rPr>
                  <w:rFonts w:hint="eastAsia"/>
                  <w:lang w:val="en-US" w:eastAsia="zh-CN"/>
                </w:rPr>
                <w:t>F</w:t>
              </w:r>
            </w:ins>
            <w:ins w:id="3508" w:author="lg" w:date="2026-01-14T21:35:02Z">
              <w:r>
                <w:rPr>
                  <w:rFonts w:hint="eastAsia"/>
                  <w:vertAlign w:val="subscript"/>
                  <w:lang w:val="en-US" w:eastAsia="zh-CN"/>
                  <w:rPrChange w:id="3509" w:author="lg" w:date="2026-01-14T21:38:10Z">
                    <w:rPr>
                      <w:rFonts w:hint="eastAsia"/>
                      <w:lang w:val="en-US" w:eastAsia="zh-CN"/>
                    </w:rPr>
                  </w:rPrChange>
                </w:rPr>
                <w:t>a</w:t>
              </w:r>
            </w:ins>
            <w:ins w:id="3510" w:author="lg" w:date="2026-01-14T21:35:02Z">
              <w:r>
                <w:rPr>
                  <w:rFonts w:hint="eastAsia"/>
                  <w:lang w:val="en-US" w:eastAsia="zh-CN"/>
                </w:rPr>
                <w:t>(t)</w:t>
              </w:r>
            </w:ins>
          </w:p>
        </w:tc>
        <w:tc>
          <w:tcPr>
            <w:tcW w:w="3841" w:type="dxa"/>
            <w:shd w:val="clear" w:color="auto" w:fill="auto"/>
            <w:noWrap w:val="0"/>
            <w:vAlign w:val="top"/>
            <w:tcPrChange w:id="3511" w:author="lg" w:date="2026-01-14T21:39:05Z">
              <w:tcPr>
                <w:tcW w:w="2713" w:type="dxa"/>
                <w:shd w:val="clear" w:color="auto" w:fill="auto"/>
                <w:noWrap w:val="0"/>
                <w:vAlign w:val="top"/>
              </w:tcPr>
            </w:tcPrChange>
          </w:tcPr>
          <w:p w14:paraId="42E48DB0">
            <w:pPr>
              <w:spacing w:before="0"/>
              <w:jc w:val="center"/>
              <w:rPr>
                <w:ins w:id="3513" w:author="lg" w:date="2026-01-14T16:29:02Z"/>
                <w:rFonts w:hint="eastAsia"/>
                <w:lang w:val="en-US" w:eastAsia="zh-CN"/>
              </w:rPr>
              <w:pPrChange w:id="3512" w:author="lg" w:date="2026-01-14T21:37:31Z">
                <w:pPr>
                  <w:spacing w:before="25"/>
                  <w:jc w:val="center"/>
                </w:pPr>
              </w:pPrChange>
            </w:pPr>
            <w:ins w:id="3514" w:author="lg" w:date="2026-01-14T21:35:02Z">
              <w:r>
                <w:rPr>
                  <w:rFonts w:hint="eastAsia"/>
                  <w:lang w:val="en-US" w:eastAsia="zh-CN"/>
                </w:rPr>
                <w:t>动刀对结果枝的剪切力</w:t>
              </w:r>
            </w:ins>
          </w:p>
        </w:tc>
        <w:tc>
          <w:tcPr>
            <w:tcW w:w="1426" w:type="dxa"/>
            <w:shd w:val="clear" w:color="auto" w:fill="auto"/>
            <w:noWrap w:val="0"/>
            <w:vAlign w:val="top"/>
            <w:tcPrChange w:id="3515" w:author="lg" w:date="2026-01-14T21:39:05Z">
              <w:tcPr>
                <w:tcW w:w="2554" w:type="dxa"/>
                <w:gridSpan w:val="2"/>
                <w:shd w:val="clear" w:color="auto" w:fill="auto"/>
                <w:noWrap w:val="0"/>
                <w:vAlign w:val="top"/>
              </w:tcPr>
            </w:tcPrChange>
          </w:tcPr>
          <w:p w14:paraId="2DA012AC">
            <w:pPr>
              <w:spacing w:before="0"/>
              <w:jc w:val="center"/>
              <w:rPr>
                <w:ins w:id="3517" w:author="lg" w:date="2026-01-14T16:29:02Z"/>
                <w:rFonts w:hint="default"/>
                <w:lang w:val="en-US" w:eastAsia="zh-CN"/>
              </w:rPr>
              <w:pPrChange w:id="3516" w:author="lg" w:date="2026-01-14T21:37:31Z">
                <w:pPr>
                  <w:spacing w:before="25"/>
                  <w:jc w:val="center"/>
                </w:pPr>
              </w:pPrChange>
            </w:pPr>
            <w:ins w:id="3518" w:author="lg" w:date="2026-01-14T21:35:02Z">
              <w:r>
                <w:rPr>
                  <w:rFonts w:hint="eastAsia"/>
                  <w:lang w:val="en-US" w:eastAsia="zh-CN"/>
                </w:rPr>
                <w:t>N</w:t>
              </w:r>
            </w:ins>
          </w:p>
        </w:tc>
        <w:tc>
          <w:tcPr>
            <w:tcW w:w="816" w:type="dxa"/>
            <w:noWrap w:val="0"/>
            <w:vAlign w:val="top"/>
            <w:tcPrChange w:id="3519" w:author="lg" w:date="2026-01-14T21:39:05Z">
              <w:tcPr>
                <w:tcW w:w="816" w:type="dxa"/>
                <w:noWrap w:val="0"/>
                <w:vAlign w:val="top"/>
              </w:tcPr>
            </w:tcPrChange>
          </w:tcPr>
          <w:p w14:paraId="49CDFEFB">
            <w:pPr>
              <w:spacing w:before="0"/>
              <w:jc w:val="center"/>
              <w:rPr>
                <w:ins w:id="3521" w:author="lg" w:date="2026-01-14T16:29:02Z"/>
                <w:rFonts w:hint="eastAsia"/>
                <w:lang w:eastAsia="zh-CN"/>
              </w:rPr>
              <w:pPrChange w:id="3520" w:author="lg" w:date="2026-01-14T21:37:31Z">
                <w:pPr>
                  <w:spacing w:before="25"/>
                  <w:jc w:val="center"/>
                </w:pPr>
              </w:pPrChange>
            </w:pPr>
          </w:p>
        </w:tc>
      </w:tr>
      <w:tr w14:paraId="3D0441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523"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522" w:author="lg" w:date="2026-01-14T16:29:02Z"/>
          <w:trPrChange w:id="3523" w:author="lg" w:date="2026-01-14T21:39:05Z">
            <w:trPr>
              <w:trHeight w:val="307" w:hRule="atLeast"/>
            </w:trPr>
          </w:trPrChange>
        </w:trPr>
        <w:tc>
          <w:tcPr>
            <w:tcW w:w="1715" w:type="dxa"/>
            <w:shd w:val="clear" w:color="auto" w:fill="auto"/>
            <w:noWrap w:val="0"/>
            <w:vAlign w:val="top"/>
            <w:tcPrChange w:id="3524" w:author="lg" w:date="2026-01-14T21:39:05Z">
              <w:tcPr>
                <w:tcW w:w="1715" w:type="dxa"/>
                <w:shd w:val="clear" w:color="auto" w:fill="auto"/>
                <w:noWrap w:val="0"/>
                <w:vAlign w:val="top"/>
              </w:tcPr>
            </w:tcPrChange>
          </w:tcPr>
          <w:p w14:paraId="1E6E1F0B">
            <w:pPr>
              <w:spacing w:before="0"/>
              <w:jc w:val="center"/>
              <w:rPr>
                <w:ins w:id="3526" w:author="lg" w:date="2026-01-14T16:29:02Z"/>
                <w:rFonts w:hint="eastAsia"/>
                <w:lang w:val="en-US" w:eastAsia="zh-CN"/>
              </w:rPr>
              <w:pPrChange w:id="3525" w:author="lg" w:date="2026-01-14T21:37:31Z">
                <w:pPr>
                  <w:spacing w:before="25"/>
                  <w:jc w:val="center"/>
                </w:pPr>
              </w:pPrChange>
            </w:pPr>
            <w:ins w:id="3527" w:author="lg" w:date="2026-01-14T21:35:02Z">
              <w:r>
                <w:rPr>
                  <w:rFonts w:hint="eastAsia"/>
                  <w:lang w:val="en-US" w:eastAsia="zh-CN"/>
                </w:rPr>
                <w:t>f</w:t>
              </w:r>
            </w:ins>
          </w:p>
        </w:tc>
        <w:tc>
          <w:tcPr>
            <w:tcW w:w="3841" w:type="dxa"/>
            <w:shd w:val="clear" w:color="auto" w:fill="auto"/>
            <w:noWrap w:val="0"/>
            <w:vAlign w:val="top"/>
            <w:tcPrChange w:id="3528" w:author="lg" w:date="2026-01-14T21:39:05Z">
              <w:tcPr>
                <w:tcW w:w="2713" w:type="dxa"/>
                <w:shd w:val="clear" w:color="auto" w:fill="auto"/>
                <w:noWrap w:val="0"/>
                <w:vAlign w:val="top"/>
              </w:tcPr>
            </w:tcPrChange>
          </w:tcPr>
          <w:p w14:paraId="5C34CF8A">
            <w:pPr>
              <w:spacing w:before="0"/>
              <w:jc w:val="center"/>
              <w:rPr>
                <w:ins w:id="3530" w:author="lg" w:date="2026-01-14T16:29:02Z"/>
                <w:rFonts w:hint="eastAsia"/>
                <w:lang w:val="en-US" w:eastAsia="zh-CN"/>
              </w:rPr>
              <w:pPrChange w:id="3529" w:author="lg" w:date="2026-01-14T21:37:31Z">
                <w:pPr>
                  <w:spacing w:before="25"/>
                  <w:jc w:val="center"/>
                </w:pPr>
              </w:pPrChange>
            </w:pPr>
            <w:ins w:id="3531" w:author="lg" w:date="2026-01-14T21:35:02Z">
              <w:r>
                <w:rPr>
                  <w:rFonts w:hint="eastAsia"/>
                  <w:lang w:val="en-US" w:eastAsia="zh-CN"/>
                </w:rPr>
                <w:t>弹性泡棉对结果枝的夹持力（摩擦力）</w:t>
              </w:r>
            </w:ins>
          </w:p>
        </w:tc>
        <w:tc>
          <w:tcPr>
            <w:tcW w:w="1426" w:type="dxa"/>
            <w:shd w:val="clear" w:color="auto" w:fill="auto"/>
            <w:noWrap w:val="0"/>
            <w:vAlign w:val="top"/>
            <w:tcPrChange w:id="3532" w:author="lg" w:date="2026-01-14T21:39:05Z">
              <w:tcPr>
                <w:tcW w:w="2554" w:type="dxa"/>
                <w:gridSpan w:val="2"/>
                <w:shd w:val="clear" w:color="auto" w:fill="auto"/>
                <w:noWrap w:val="0"/>
                <w:vAlign w:val="top"/>
              </w:tcPr>
            </w:tcPrChange>
          </w:tcPr>
          <w:p w14:paraId="58075F80">
            <w:pPr>
              <w:spacing w:before="0"/>
              <w:jc w:val="center"/>
              <w:rPr>
                <w:ins w:id="3534" w:author="lg" w:date="2026-01-14T16:29:02Z"/>
                <w:rFonts w:hint="default"/>
                <w:lang w:val="en-US" w:eastAsia="zh-CN"/>
              </w:rPr>
              <w:pPrChange w:id="3533" w:author="lg" w:date="2026-01-14T21:37:31Z">
                <w:pPr>
                  <w:spacing w:before="25"/>
                  <w:jc w:val="center"/>
                </w:pPr>
              </w:pPrChange>
            </w:pPr>
            <w:ins w:id="3535" w:author="lg" w:date="2026-01-14T21:35:02Z">
              <w:r>
                <w:rPr>
                  <w:rFonts w:hint="eastAsia"/>
                  <w:lang w:val="en-US" w:eastAsia="zh-CN"/>
                </w:rPr>
                <w:t>N</w:t>
              </w:r>
            </w:ins>
          </w:p>
        </w:tc>
        <w:tc>
          <w:tcPr>
            <w:tcW w:w="816" w:type="dxa"/>
            <w:noWrap w:val="0"/>
            <w:vAlign w:val="top"/>
            <w:tcPrChange w:id="3536" w:author="lg" w:date="2026-01-14T21:39:05Z">
              <w:tcPr>
                <w:tcW w:w="816" w:type="dxa"/>
                <w:noWrap w:val="0"/>
                <w:vAlign w:val="top"/>
              </w:tcPr>
            </w:tcPrChange>
          </w:tcPr>
          <w:p w14:paraId="42368F75">
            <w:pPr>
              <w:spacing w:before="0"/>
              <w:jc w:val="center"/>
              <w:rPr>
                <w:ins w:id="3538" w:author="lg" w:date="2026-01-14T16:29:02Z"/>
                <w:rFonts w:hint="eastAsia"/>
                <w:lang w:eastAsia="zh-CN"/>
              </w:rPr>
              <w:pPrChange w:id="3537" w:author="lg" w:date="2026-01-14T21:37:31Z">
                <w:pPr>
                  <w:spacing w:before="25"/>
                  <w:jc w:val="center"/>
                </w:pPr>
              </w:pPrChange>
            </w:pPr>
          </w:p>
        </w:tc>
      </w:tr>
      <w:tr w14:paraId="5122E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540"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539" w:author="lg" w:date="2026-01-14T21:20:33Z"/>
          <w:trPrChange w:id="3540" w:author="lg" w:date="2026-01-14T21:39:05Z">
            <w:trPr>
              <w:trHeight w:val="307" w:hRule="atLeast"/>
            </w:trPr>
          </w:trPrChange>
        </w:trPr>
        <w:tc>
          <w:tcPr>
            <w:tcW w:w="1715" w:type="dxa"/>
            <w:shd w:val="clear" w:color="auto" w:fill="auto"/>
            <w:noWrap w:val="0"/>
            <w:vAlign w:val="top"/>
            <w:tcPrChange w:id="3541" w:author="lg" w:date="2026-01-14T21:39:05Z">
              <w:tcPr>
                <w:tcW w:w="1715" w:type="dxa"/>
                <w:shd w:val="clear" w:color="auto" w:fill="auto"/>
                <w:noWrap w:val="0"/>
                <w:vAlign w:val="top"/>
              </w:tcPr>
            </w:tcPrChange>
          </w:tcPr>
          <w:p w14:paraId="50F0D94A">
            <w:pPr>
              <w:spacing w:before="0"/>
              <w:jc w:val="center"/>
              <w:rPr>
                <w:ins w:id="3543" w:author="lg" w:date="2026-01-14T21:20:33Z"/>
                <w:rFonts w:hint="eastAsia"/>
                <w:lang w:val="en-US" w:eastAsia="zh-CN"/>
              </w:rPr>
              <w:pPrChange w:id="3542" w:author="lg" w:date="2026-01-14T21:37:31Z">
                <w:pPr>
                  <w:spacing w:before="25"/>
                  <w:jc w:val="center"/>
                </w:pPr>
              </w:pPrChange>
            </w:pPr>
            <w:ins w:id="3544" w:author="lg" w:date="2026-01-14T21:23:15Z">
              <w:r>
                <w:rPr>
                  <w:rFonts w:hint="eastAsia"/>
                </w:rPr>
                <w:t>F</w:t>
              </w:r>
            </w:ins>
          </w:p>
        </w:tc>
        <w:tc>
          <w:tcPr>
            <w:tcW w:w="3841" w:type="dxa"/>
            <w:shd w:val="clear" w:color="auto" w:fill="auto"/>
            <w:noWrap w:val="0"/>
            <w:vAlign w:val="top"/>
            <w:tcPrChange w:id="3545" w:author="lg" w:date="2026-01-14T21:39:05Z">
              <w:tcPr>
                <w:tcW w:w="3142" w:type="dxa"/>
                <w:gridSpan w:val="2"/>
                <w:shd w:val="clear" w:color="auto" w:fill="auto"/>
                <w:noWrap w:val="0"/>
                <w:vAlign w:val="top"/>
              </w:tcPr>
            </w:tcPrChange>
          </w:tcPr>
          <w:p w14:paraId="45E7148A">
            <w:pPr>
              <w:spacing w:before="0"/>
              <w:jc w:val="center"/>
              <w:rPr>
                <w:ins w:id="3547" w:author="lg" w:date="2026-01-14T21:20:33Z"/>
                <w:rFonts w:hint="eastAsia"/>
                <w:lang w:val="en-US" w:eastAsia="zh-CN"/>
              </w:rPr>
              <w:pPrChange w:id="3546" w:author="lg" w:date="2026-01-14T21:37:31Z">
                <w:pPr>
                  <w:spacing w:before="25"/>
                  <w:jc w:val="center"/>
                </w:pPr>
              </w:pPrChange>
            </w:pPr>
            <w:ins w:id="3548" w:author="lg" w:date="2026-01-14T21:23:20Z">
              <w:r>
                <w:rPr>
                  <w:rFonts w:hint="eastAsia"/>
                </w:rPr>
                <w:t>弹性泡棉受压产生的正压力</w:t>
              </w:r>
            </w:ins>
          </w:p>
        </w:tc>
        <w:tc>
          <w:tcPr>
            <w:tcW w:w="1426" w:type="dxa"/>
            <w:shd w:val="clear" w:color="auto" w:fill="auto"/>
            <w:noWrap w:val="0"/>
            <w:vAlign w:val="top"/>
            <w:tcPrChange w:id="3549" w:author="lg" w:date="2026-01-14T21:39:05Z">
              <w:tcPr>
                <w:tcW w:w="2125" w:type="dxa"/>
                <w:shd w:val="clear" w:color="auto" w:fill="auto"/>
                <w:noWrap w:val="0"/>
                <w:vAlign w:val="top"/>
              </w:tcPr>
            </w:tcPrChange>
          </w:tcPr>
          <w:p w14:paraId="68787BCE">
            <w:pPr>
              <w:spacing w:before="0"/>
              <w:jc w:val="center"/>
              <w:rPr>
                <w:ins w:id="3551" w:author="lg" w:date="2026-01-14T21:20:33Z"/>
                <w:rFonts w:hint="eastAsia"/>
                <w:lang w:val="en-US" w:eastAsia="zh-CN"/>
              </w:rPr>
              <w:pPrChange w:id="3550" w:author="lg" w:date="2026-01-14T21:37:31Z">
                <w:pPr>
                  <w:spacing w:before="25"/>
                  <w:jc w:val="center"/>
                </w:pPr>
              </w:pPrChange>
            </w:pPr>
            <w:ins w:id="3552" w:author="lg" w:date="2026-01-14T21:23:24Z">
              <w:r>
                <w:rPr>
                  <w:rFonts w:hint="eastAsia"/>
                </w:rPr>
                <w:t>N</w:t>
              </w:r>
            </w:ins>
          </w:p>
        </w:tc>
        <w:tc>
          <w:tcPr>
            <w:tcW w:w="816" w:type="dxa"/>
            <w:noWrap w:val="0"/>
            <w:vAlign w:val="top"/>
            <w:tcPrChange w:id="3553" w:author="lg" w:date="2026-01-14T21:39:05Z">
              <w:tcPr>
                <w:tcW w:w="816" w:type="dxa"/>
                <w:noWrap w:val="0"/>
                <w:vAlign w:val="top"/>
              </w:tcPr>
            </w:tcPrChange>
          </w:tcPr>
          <w:p w14:paraId="234B83E7">
            <w:pPr>
              <w:spacing w:before="0"/>
              <w:jc w:val="center"/>
              <w:rPr>
                <w:ins w:id="3555" w:author="lg" w:date="2026-01-14T21:20:33Z"/>
                <w:rFonts w:hint="eastAsia"/>
                <w:lang w:eastAsia="zh-CN"/>
              </w:rPr>
              <w:pPrChange w:id="3554" w:author="lg" w:date="2026-01-14T21:37:31Z">
                <w:pPr>
                  <w:spacing w:before="25"/>
                  <w:jc w:val="center"/>
                </w:pPr>
              </w:pPrChange>
            </w:pPr>
          </w:p>
        </w:tc>
      </w:tr>
      <w:tr w14:paraId="5E458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557"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556" w:author="lg" w:date="2026-01-14T21:20:34Z"/>
          <w:trPrChange w:id="3557" w:author="lg" w:date="2026-01-14T21:39:05Z">
            <w:trPr>
              <w:trHeight w:val="307" w:hRule="atLeast"/>
            </w:trPr>
          </w:trPrChange>
        </w:trPr>
        <w:tc>
          <w:tcPr>
            <w:tcW w:w="1715" w:type="dxa"/>
            <w:shd w:val="clear" w:color="auto" w:fill="auto"/>
            <w:noWrap w:val="0"/>
            <w:vAlign w:val="top"/>
            <w:tcPrChange w:id="3558" w:author="lg" w:date="2026-01-14T21:39:05Z">
              <w:tcPr>
                <w:tcW w:w="1715" w:type="dxa"/>
                <w:shd w:val="clear" w:color="auto" w:fill="auto"/>
                <w:noWrap w:val="0"/>
                <w:vAlign w:val="top"/>
              </w:tcPr>
            </w:tcPrChange>
          </w:tcPr>
          <w:p w14:paraId="5A775C21">
            <w:pPr>
              <w:spacing w:before="0"/>
              <w:jc w:val="center"/>
              <w:rPr>
                <w:ins w:id="3560" w:author="lg" w:date="2026-01-14T21:20:34Z"/>
                <w:rFonts w:hint="eastAsia"/>
                <w:lang w:val="en-US" w:eastAsia="zh-CN"/>
              </w:rPr>
              <w:pPrChange w:id="3559" w:author="lg" w:date="2026-01-14T21:37:31Z">
                <w:pPr>
                  <w:spacing w:before="25"/>
                  <w:jc w:val="center"/>
                </w:pPr>
              </w:pPrChange>
            </w:pPr>
            <w:ins w:id="3561" w:author="lg" w:date="2026-01-14T21:24:13Z">
              <w:r>
                <w:rPr>
                  <w:rFonts w:hint="eastAsia"/>
                  <w:lang w:val="en-US" w:eastAsia="zh-CN"/>
                </w:rPr>
                <w:t>f</w:t>
              </w:r>
            </w:ins>
            <w:ins w:id="3562" w:author="lg" w:date="2026-01-14T21:24:13Z">
              <w:r>
                <w:rPr>
                  <w:rFonts w:hint="default" w:ascii="Times New Roman" w:hAnsi="Times New Roman" w:eastAsia="宋体" w:cs="Times New Roman"/>
                  <w:color w:val="auto"/>
                  <w:kern w:val="2"/>
                  <w:sz w:val="21"/>
                  <w:szCs w:val="21"/>
                  <w:highlight w:val="none"/>
                  <w:shd w:val="clear"/>
                  <w:vertAlign w:val="subscript"/>
                  <w:lang w:val="en-US" w:eastAsia="zh-CN" w:bidi="ar-SA"/>
                  <w:rPrChange w:id="3563" w:author="lg" w:date="2026-01-14T21:38:15Z">
                    <w:rPr>
                      <w:rFonts w:hint="eastAsia" w:ascii="Times New Roman" w:hAnsi="Times New Roman" w:eastAsia="宋体" w:cs="Times New Roman"/>
                      <w:color w:val="000000"/>
                      <w:kern w:val="2"/>
                      <w:sz w:val="21"/>
                      <w:szCs w:val="21"/>
                      <w:highlight w:val="none"/>
                      <w:shd w:val="clear"/>
                      <w:lang w:val="en-US" w:eastAsia="zh-CN" w:bidi="ar-SA"/>
                    </w:rPr>
                  </w:rPrChange>
                </w:rPr>
                <w:t>x</w:t>
              </w:r>
            </w:ins>
            <w:ins w:id="3564" w:author="lg" w:date="2026-01-14T21:24:13Z">
              <w:r>
                <w:rPr>
                  <w:rFonts w:hint="eastAsia"/>
                  <w:lang w:val="en-US" w:eastAsia="zh-CN"/>
                </w:rPr>
                <w:t>, f</w:t>
              </w:r>
            </w:ins>
            <w:ins w:id="3565" w:author="lg" w:date="2026-01-14T21:24:13Z">
              <w:r>
                <w:rPr>
                  <w:rFonts w:hint="default" w:ascii="Times New Roman" w:hAnsi="Times New Roman" w:eastAsia="宋体" w:cs="Times New Roman"/>
                  <w:color w:val="auto"/>
                  <w:kern w:val="2"/>
                  <w:sz w:val="21"/>
                  <w:szCs w:val="21"/>
                  <w:highlight w:val="none"/>
                  <w:shd w:val="clear"/>
                  <w:vertAlign w:val="subscript"/>
                  <w:lang w:val="en-US" w:eastAsia="zh-CN" w:bidi="ar-SA"/>
                  <w:rPrChange w:id="3566" w:author="lg" w:date="2026-01-14T21:38:16Z">
                    <w:rPr>
                      <w:rFonts w:hint="eastAsia" w:ascii="Times New Roman" w:hAnsi="Times New Roman" w:eastAsia="宋体" w:cs="Times New Roman"/>
                      <w:color w:val="000000"/>
                      <w:kern w:val="2"/>
                      <w:sz w:val="21"/>
                      <w:szCs w:val="21"/>
                      <w:highlight w:val="none"/>
                      <w:shd w:val="clear"/>
                      <w:lang w:val="en-US" w:eastAsia="zh-CN" w:bidi="ar-SA"/>
                    </w:rPr>
                  </w:rPrChange>
                </w:rPr>
                <w:t>y</w:t>
              </w:r>
            </w:ins>
          </w:p>
        </w:tc>
        <w:tc>
          <w:tcPr>
            <w:tcW w:w="3841" w:type="dxa"/>
            <w:shd w:val="clear" w:color="auto" w:fill="auto"/>
            <w:noWrap w:val="0"/>
            <w:vAlign w:val="top"/>
            <w:tcPrChange w:id="3567" w:author="lg" w:date="2026-01-14T21:39:05Z">
              <w:tcPr>
                <w:tcW w:w="3142" w:type="dxa"/>
                <w:gridSpan w:val="2"/>
                <w:shd w:val="clear" w:color="auto" w:fill="auto"/>
                <w:noWrap w:val="0"/>
                <w:vAlign w:val="top"/>
              </w:tcPr>
            </w:tcPrChange>
          </w:tcPr>
          <w:p w14:paraId="7B60053B">
            <w:pPr>
              <w:spacing w:before="0"/>
              <w:jc w:val="center"/>
              <w:rPr>
                <w:ins w:id="3569" w:author="lg" w:date="2026-01-14T21:20:34Z"/>
                <w:rFonts w:hint="eastAsia"/>
                <w:lang w:val="en-US" w:eastAsia="zh-CN"/>
              </w:rPr>
              <w:pPrChange w:id="3568" w:author="lg" w:date="2026-01-14T21:37:31Z">
                <w:pPr>
                  <w:spacing w:before="25"/>
                  <w:jc w:val="center"/>
                </w:pPr>
              </w:pPrChange>
            </w:pPr>
            <w:ins w:id="3570" w:author="lg" w:date="2026-01-14T21:24:17Z">
              <w:r>
                <w:rPr>
                  <w:rFonts w:hint="eastAsia"/>
                  <w:lang w:val="en-US" w:eastAsia="zh-CN"/>
                </w:rPr>
                <w:t>运动学方程中间变量</w:t>
              </w:r>
            </w:ins>
          </w:p>
        </w:tc>
        <w:tc>
          <w:tcPr>
            <w:tcW w:w="1426" w:type="dxa"/>
            <w:shd w:val="clear" w:color="auto" w:fill="auto"/>
            <w:noWrap w:val="0"/>
            <w:vAlign w:val="top"/>
            <w:tcPrChange w:id="3571" w:author="lg" w:date="2026-01-14T21:39:05Z">
              <w:tcPr>
                <w:tcW w:w="2125" w:type="dxa"/>
                <w:shd w:val="clear" w:color="auto" w:fill="auto"/>
                <w:noWrap w:val="0"/>
                <w:vAlign w:val="top"/>
              </w:tcPr>
            </w:tcPrChange>
          </w:tcPr>
          <w:p w14:paraId="2CC56FF9">
            <w:pPr>
              <w:spacing w:before="0"/>
              <w:jc w:val="center"/>
              <w:rPr>
                <w:ins w:id="3573" w:author="lg" w:date="2026-01-14T21:20:34Z"/>
                <w:rFonts w:hint="eastAsia"/>
                <w:lang w:val="en-US" w:eastAsia="zh-CN"/>
              </w:rPr>
              <w:pPrChange w:id="3572" w:author="lg" w:date="2026-01-14T21:37:31Z">
                <w:pPr>
                  <w:spacing w:before="25"/>
                  <w:jc w:val="center"/>
                </w:pPr>
              </w:pPrChange>
            </w:pPr>
          </w:p>
        </w:tc>
        <w:tc>
          <w:tcPr>
            <w:tcW w:w="816" w:type="dxa"/>
            <w:noWrap w:val="0"/>
            <w:vAlign w:val="top"/>
            <w:tcPrChange w:id="3574" w:author="lg" w:date="2026-01-14T21:39:05Z">
              <w:tcPr>
                <w:tcW w:w="816" w:type="dxa"/>
                <w:noWrap w:val="0"/>
                <w:vAlign w:val="top"/>
              </w:tcPr>
            </w:tcPrChange>
          </w:tcPr>
          <w:p w14:paraId="53E62CC4">
            <w:pPr>
              <w:spacing w:before="0"/>
              <w:jc w:val="center"/>
              <w:rPr>
                <w:ins w:id="3576" w:author="lg" w:date="2026-01-14T21:20:34Z"/>
                <w:rFonts w:hint="eastAsia"/>
                <w:lang w:eastAsia="zh-CN"/>
              </w:rPr>
              <w:pPrChange w:id="3575" w:author="lg" w:date="2026-01-14T21:37:31Z">
                <w:pPr>
                  <w:spacing w:before="25"/>
                  <w:jc w:val="center"/>
                </w:pPr>
              </w:pPrChange>
            </w:pPr>
          </w:p>
        </w:tc>
      </w:tr>
      <w:tr w14:paraId="0CD8E2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578"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577" w:author="lg" w:date="2026-01-14T21:20:34Z"/>
          <w:trPrChange w:id="3578" w:author="lg" w:date="2026-01-14T21:39:05Z">
            <w:trPr>
              <w:trHeight w:val="307" w:hRule="atLeast"/>
            </w:trPr>
          </w:trPrChange>
        </w:trPr>
        <w:tc>
          <w:tcPr>
            <w:tcW w:w="1715" w:type="dxa"/>
            <w:shd w:val="clear" w:color="auto" w:fill="auto"/>
            <w:noWrap w:val="0"/>
            <w:vAlign w:val="top"/>
            <w:tcPrChange w:id="3579" w:author="lg" w:date="2026-01-14T21:39:05Z">
              <w:tcPr>
                <w:tcW w:w="1715" w:type="dxa"/>
                <w:shd w:val="clear" w:color="auto" w:fill="auto"/>
                <w:noWrap w:val="0"/>
                <w:vAlign w:val="top"/>
              </w:tcPr>
            </w:tcPrChange>
          </w:tcPr>
          <w:p w14:paraId="60F92A90">
            <w:pPr>
              <w:spacing w:before="0"/>
              <w:jc w:val="center"/>
              <w:rPr>
                <w:ins w:id="3581" w:author="lg" w:date="2026-01-14T21:20:34Z"/>
                <w:rFonts w:hint="eastAsia"/>
                <w:lang w:val="en-US" w:eastAsia="zh-CN"/>
              </w:rPr>
              <w:pPrChange w:id="3580" w:author="lg" w:date="2026-01-14T21:37:31Z">
                <w:pPr>
                  <w:spacing w:before="25"/>
                  <w:jc w:val="center"/>
                </w:pPr>
              </w:pPrChange>
            </w:pPr>
            <w:ins w:id="3582" w:author="lg" w:date="2026-01-14T21:24:27Z">
              <w:r>
                <w:rPr>
                  <w:rFonts w:hint="eastAsia"/>
                  <w:lang w:val="en-US" w:eastAsia="zh-CN"/>
                </w:rPr>
                <w:t>i</w:t>
              </w:r>
            </w:ins>
          </w:p>
        </w:tc>
        <w:tc>
          <w:tcPr>
            <w:tcW w:w="3841" w:type="dxa"/>
            <w:shd w:val="clear" w:color="auto" w:fill="auto"/>
            <w:noWrap w:val="0"/>
            <w:vAlign w:val="top"/>
            <w:tcPrChange w:id="3583" w:author="lg" w:date="2026-01-14T21:39:05Z">
              <w:tcPr>
                <w:tcW w:w="3142" w:type="dxa"/>
                <w:gridSpan w:val="2"/>
                <w:shd w:val="clear" w:color="auto" w:fill="auto"/>
                <w:noWrap w:val="0"/>
                <w:vAlign w:val="top"/>
              </w:tcPr>
            </w:tcPrChange>
          </w:tcPr>
          <w:p w14:paraId="75EFDA2A">
            <w:pPr>
              <w:spacing w:before="0"/>
              <w:jc w:val="center"/>
              <w:rPr>
                <w:ins w:id="3585" w:author="lg" w:date="2026-01-14T21:20:34Z"/>
                <w:rFonts w:hint="eastAsia"/>
                <w:lang w:val="en-US" w:eastAsia="zh-CN"/>
              </w:rPr>
              <w:pPrChange w:id="3584" w:author="lg" w:date="2026-01-14T21:37:31Z">
                <w:pPr>
                  <w:spacing w:before="25"/>
                  <w:jc w:val="center"/>
                </w:pPr>
              </w:pPrChange>
            </w:pPr>
            <w:ins w:id="3586" w:author="lg" w:date="2026-01-14T21:24:31Z">
              <w:r>
                <w:rPr>
                  <w:rFonts w:hint="eastAsia"/>
                  <w:lang w:val="en-US" w:eastAsia="zh-CN"/>
                </w:rPr>
                <w:t>主动齿轮与不完全齿轮的传动比</w:t>
              </w:r>
            </w:ins>
          </w:p>
        </w:tc>
        <w:tc>
          <w:tcPr>
            <w:tcW w:w="1426" w:type="dxa"/>
            <w:shd w:val="clear" w:color="auto" w:fill="auto"/>
            <w:noWrap w:val="0"/>
            <w:vAlign w:val="top"/>
            <w:tcPrChange w:id="3587" w:author="lg" w:date="2026-01-14T21:39:05Z">
              <w:tcPr>
                <w:tcW w:w="2125" w:type="dxa"/>
                <w:shd w:val="clear" w:color="auto" w:fill="auto"/>
                <w:noWrap w:val="0"/>
                <w:vAlign w:val="top"/>
              </w:tcPr>
            </w:tcPrChange>
          </w:tcPr>
          <w:p w14:paraId="05914112">
            <w:pPr>
              <w:spacing w:before="0"/>
              <w:jc w:val="center"/>
              <w:rPr>
                <w:ins w:id="3589" w:author="lg" w:date="2026-01-14T21:20:34Z"/>
                <w:rFonts w:hint="eastAsia"/>
                <w:lang w:val="en-US" w:eastAsia="zh-CN"/>
              </w:rPr>
              <w:pPrChange w:id="3588" w:author="lg" w:date="2026-01-14T21:37:31Z">
                <w:pPr>
                  <w:spacing w:before="25"/>
                  <w:jc w:val="center"/>
                </w:pPr>
              </w:pPrChange>
            </w:pPr>
          </w:p>
        </w:tc>
        <w:tc>
          <w:tcPr>
            <w:tcW w:w="816" w:type="dxa"/>
            <w:noWrap w:val="0"/>
            <w:vAlign w:val="top"/>
            <w:tcPrChange w:id="3590" w:author="lg" w:date="2026-01-14T21:39:05Z">
              <w:tcPr>
                <w:tcW w:w="816" w:type="dxa"/>
                <w:noWrap w:val="0"/>
                <w:vAlign w:val="top"/>
              </w:tcPr>
            </w:tcPrChange>
          </w:tcPr>
          <w:p w14:paraId="2CC3A32E">
            <w:pPr>
              <w:spacing w:before="0"/>
              <w:jc w:val="center"/>
              <w:rPr>
                <w:ins w:id="3592" w:author="lg" w:date="2026-01-14T21:20:34Z"/>
                <w:rFonts w:hint="eastAsia"/>
                <w:lang w:eastAsia="zh-CN"/>
              </w:rPr>
              <w:pPrChange w:id="3591" w:author="lg" w:date="2026-01-14T21:37:31Z">
                <w:pPr>
                  <w:spacing w:before="25"/>
                  <w:jc w:val="center"/>
                </w:pPr>
              </w:pPrChange>
            </w:pPr>
          </w:p>
        </w:tc>
      </w:tr>
      <w:tr w14:paraId="2DE5C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594"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593" w:author="lg" w:date="2026-01-14T21:20:35Z"/>
          <w:trPrChange w:id="3594" w:author="lg" w:date="2026-01-14T21:39:05Z">
            <w:trPr>
              <w:trHeight w:val="307" w:hRule="atLeast"/>
            </w:trPr>
          </w:trPrChange>
        </w:trPr>
        <w:tc>
          <w:tcPr>
            <w:tcW w:w="1715" w:type="dxa"/>
            <w:shd w:val="clear" w:color="auto" w:fill="auto"/>
            <w:noWrap w:val="0"/>
            <w:vAlign w:val="top"/>
            <w:tcPrChange w:id="3595" w:author="lg" w:date="2026-01-14T21:39:05Z">
              <w:tcPr>
                <w:tcW w:w="1715" w:type="dxa"/>
                <w:shd w:val="clear" w:color="auto" w:fill="auto"/>
                <w:noWrap w:val="0"/>
                <w:vAlign w:val="top"/>
              </w:tcPr>
            </w:tcPrChange>
          </w:tcPr>
          <w:p w14:paraId="3DD38B6C">
            <w:pPr>
              <w:spacing w:before="0"/>
              <w:jc w:val="center"/>
              <w:rPr>
                <w:ins w:id="3597" w:author="lg" w:date="2026-01-14T21:20:35Z"/>
                <w:rFonts w:hint="eastAsia"/>
                <w:lang w:val="en-US" w:eastAsia="zh-CN"/>
              </w:rPr>
              <w:pPrChange w:id="3596" w:author="lg" w:date="2026-01-14T21:37:31Z">
                <w:pPr>
                  <w:spacing w:before="25"/>
                  <w:jc w:val="center"/>
                </w:pPr>
              </w:pPrChange>
            </w:pPr>
            <w:ins w:id="3598" w:author="lg" w:date="2026-01-14T21:24:46Z">
              <w:r>
                <w:rPr>
                  <w:rFonts w:hint="eastAsia"/>
                  <w:lang w:val="en-US" w:eastAsia="zh-CN"/>
                </w:rPr>
                <w:t>k</w:t>
              </w:r>
            </w:ins>
          </w:p>
        </w:tc>
        <w:tc>
          <w:tcPr>
            <w:tcW w:w="3841" w:type="dxa"/>
            <w:shd w:val="clear" w:color="auto" w:fill="auto"/>
            <w:noWrap w:val="0"/>
            <w:vAlign w:val="top"/>
            <w:tcPrChange w:id="3599" w:author="lg" w:date="2026-01-14T21:39:05Z">
              <w:tcPr>
                <w:tcW w:w="3142" w:type="dxa"/>
                <w:gridSpan w:val="2"/>
                <w:shd w:val="clear" w:color="auto" w:fill="auto"/>
                <w:noWrap w:val="0"/>
                <w:vAlign w:val="top"/>
              </w:tcPr>
            </w:tcPrChange>
          </w:tcPr>
          <w:p w14:paraId="111F5339">
            <w:pPr>
              <w:spacing w:before="0"/>
              <w:jc w:val="center"/>
              <w:rPr>
                <w:ins w:id="3601" w:author="lg" w:date="2026-01-14T21:20:35Z"/>
                <w:rFonts w:hint="eastAsia"/>
                <w:lang w:val="en-US" w:eastAsia="zh-CN"/>
              </w:rPr>
              <w:pPrChange w:id="3600" w:author="lg" w:date="2026-01-14T21:37:31Z">
                <w:pPr>
                  <w:spacing w:before="25"/>
                  <w:jc w:val="center"/>
                </w:pPr>
              </w:pPrChange>
            </w:pPr>
            <w:ins w:id="3602" w:author="lg" w:date="2026-01-14T21:24:49Z">
              <w:r>
                <w:rPr>
                  <w:rFonts w:hint="eastAsia"/>
                  <w:lang w:val="en-US" w:eastAsia="zh-CN"/>
                </w:rPr>
                <w:t>运动学方程中间变量</w:t>
              </w:r>
            </w:ins>
          </w:p>
        </w:tc>
        <w:tc>
          <w:tcPr>
            <w:tcW w:w="1426" w:type="dxa"/>
            <w:shd w:val="clear" w:color="auto" w:fill="auto"/>
            <w:noWrap w:val="0"/>
            <w:vAlign w:val="top"/>
            <w:tcPrChange w:id="3603" w:author="lg" w:date="2026-01-14T21:39:05Z">
              <w:tcPr>
                <w:tcW w:w="2125" w:type="dxa"/>
                <w:shd w:val="clear" w:color="auto" w:fill="auto"/>
                <w:noWrap w:val="0"/>
                <w:vAlign w:val="top"/>
              </w:tcPr>
            </w:tcPrChange>
          </w:tcPr>
          <w:p w14:paraId="541F0A25">
            <w:pPr>
              <w:spacing w:before="0"/>
              <w:jc w:val="center"/>
              <w:rPr>
                <w:ins w:id="3605" w:author="lg" w:date="2026-01-14T21:20:35Z"/>
                <w:rFonts w:hint="eastAsia"/>
                <w:lang w:val="en-US" w:eastAsia="zh-CN"/>
              </w:rPr>
              <w:pPrChange w:id="3604" w:author="lg" w:date="2026-01-14T21:37:31Z">
                <w:pPr>
                  <w:spacing w:before="25"/>
                  <w:jc w:val="center"/>
                </w:pPr>
              </w:pPrChange>
            </w:pPr>
          </w:p>
        </w:tc>
        <w:tc>
          <w:tcPr>
            <w:tcW w:w="816" w:type="dxa"/>
            <w:noWrap w:val="0"/>
            <w:vAlign w:val="top"/>
            <w:tcPrChange w:id="3606" w:author="lg" w:date="2026-01-14T21:39:05Z">
              <w:tcPr>
                <w:tcW w:w="816" w:type="dxa"/>
                <w:noWrap w:val="0"/>
                <w:vAlign w:val="top"/>
              </w:tcPr>
            </w:tcPrChange>
          </w:tcPr>
          <w:p w14:paraId="74326EB3">
            <w:pPr>
              <w:spacing w:before="0"/>
              <w:jc w:val="center"/>
              <w:rPr>
                <w:ins w:id="3608" w:author="lg" w:date="2026-01-14T21:20:35Z"/>
                <w:rFonts w:hint="eastAsia"/>
                <w:lang w:eastAsia="zh-CN"/>
              </w:rPr>
              <w:pPrChange w:id="3607" w:author="lg" w:date="2026-01-14T21:37:31Z">
                <w:pPr>
                  <w:spacing w:before="25"/>
                  <w:jc w:val="center"/>
                </w:pPr>
              </w:pPrChange>
            </w:pPr>
          </w:p>
        </w:tc>
      </w:tr>
      <w:tr w14:paraId="2619B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610"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609" w:author="lg" w:date="2026-01-14T21:20:37Z"/>
          <w:trPrChange w:id="3610" w:author="lg" w:date="2026-01-14T21:39:05Z">
            <w:trPr>
              <w:trHeight w:val="307" w:hRule="atLeast"/>
            </w:trPr>
          </w:trPrChange>
        </w:trPr>
        <w:tc>
          <w:tcPr>
            <w:tcW w:w="1715" w:type="dxa"/>
            <w:shd w:val="clear" w:color="auto" w:fill="auto"/>
            <w:noWrap w:val="0"/>
            <w:vAlign w:val="top"/>
            <w:tcPrChange w:id="3611" w:author="lg" w:date="2026-01-14T21:39:05Z">
              <w:tcPr>
                <w:tcW w:w="1715" w:type="dxa"/>
                <w:shd w:val="clear" w:color="auto" w:fill="auto"/>
                <w:noWrap w:val="0"/>
                <w:vAlign w:val="top"/>
              </w:tcPr>
            </w:tcPrChange>
          </w:tcPr>
          <w:p w14:paraId="0E77FD87">
            <w:pPr>
              <w:spacing w:before="0"/>
              <w:jc w:val="center"/>
              <w:rPr>
                <w:ins w:id="3613" w:author="lg" w:date="2026-01-14T21:20:37Z"/>
                <w:rFonts w:hint="eastAsia"/>
                <w:lang w:val="en-US" w:eastAsia="zh-CN"/>
              </w:rPr>
              <w:pPrChange w:id="3612" w:author="lg" w:date="2026-01-14T21:37:31Z">
                <w:pPr>
                  <w:spacing w:before="25"/>
                  <w:jc w:val="center"/>
                </w:pPr>
              </w:pPrChange>
            </w:pPr>
            <w:ins w:id="3614" w:author="lg" w:date="2026-01-14T21:25:01Z">
              <w:r>
                <w:rPr>
                  <w:rFonts w:hint="eastAsia"/>
                  <w:lang w:val="en-US" w:eastAsia="zh-CN"/>
                </w:rPr>
                <w:t>L</w:t>
              </w:r>
            </w:ins>
            <w:ins w:id="3615" w:author="lg" w:date="2026-01-14T21:25:01Z">
              <w:r>
                <w:rPr>
                  <w:rFonts w:hint="default" w:ascii="Times New Roman" w:hAnsi="Times New Roman" w:eastAsia="宋体" w:cs="Times New Roman"/>
                  <w:color w:val="auto"/>
                  <w:kern w:val="2"/>
                  <w:sz w:val="21"/>
                  <w:szCs w:val="21"/>
                  <w:highlight w:val="none"/>
                  <w:shd w:val="clear"/>
                  <w:vertAlign w:val="subscript"/>
                  <w:lang w:val="en-US" w:eastAsia="zh-CN" w:bidi="ar-SA"/>
                  <w:rPrChange w:id="3616" w:author="lg" w:date="2026-01-14T21:38:19Z">
                    <w:rPr>
                      <w:rFonts w:hint="eastAsia" w:ascii="Times New Roman" w:hAnsi="Times New Roman" w:eastAsia="宋体" w:cs="Times New Roman"/>
                      <w:color w:val="000000"/>
                      <w:kern w:val="2"/>
                      <w:sz w:val="21"/>
                      <w:szCs w:val="21"/>
                      <w:highlight w:val="none"/>
                      <w:shd w:val="clear"/>
                      <w:lang w:val="en-US" w:eastAsia="zh-CN" w:bidi="ar-SA"/>
                    </w:rPr>
                  </w:rPrChange>
                </w:rPr>
                <w:t>OE</w:t>
              </w:r>
            </w:ins>
            <w:ins w:id="3617" w:author="lg" w:date="2026-01-14T21:25:01Z">
              <w:r>
                <w:rPr>
                  <w:rFonts w:hint="eastAsia"/>
                  <w:lang w:val="en-US" w:eastAsia="zh-CN"/>
                </w:rPr>
                <w:t>(t)</w:t>
              </w:r>
            </w:ins>
          </w:p>
        </w:tc>
        <w:tc>
          <w:tcPr>
            <w:tcW w:w="3841" w:type="dxa"/>
            <w:shd w:val="clear" w:color="auto" w:fill="auto"/>
            <w:noWrap w:val="0"/>
            <w:vAlign w:val="top"/>
            <w:tcPrChange w:id="3618" w:author="lg" w:date="2026-01-14T21:39:05Z">
              <w:tcPr>
                <w:tcW w:w="3142" w:type="dxa"/>
                <w:gridSpan w:val="2"/>
                <w:shd w:val="clear" w:color="auto" w:fill="auto"/>
                <w:noWrap w:val="0"/>
                <w:vAlign w:val="top"/>
              </w:tcPr>
            </w:tcPrChange>
          </w:tcPr>
          <w:p w14:paraId="4C1A0A90">
            <w:pPr>
              <w:spacing w:before="0"/>
              <w:jc w:val="center"/>
              <w:rPr>
                <w:ins w:id="3620" w:author="lg" w:date="2026-01-14T21:20:37Z"/>
                <w:rFonts w:hint="eastAsia"/>
                <w:lang w:val="en-US" w:eastAsia="zh-CN"/>
              </w:rPr>
              <w:pPrChange w:id="3619" w:author="lg" w:date="2026-01-14T21:37:31Z">
                <w:pPr>
                  <w:spacing w:before="25"/>
                  <w:jc w:val="center"/>
                </w:pPr>
              </w:pPrChange>
            </w:pPr>
            <w:ins w:id="3621" w:author="lg" w:date="2026-01-14T21:25:12Z">
              <w:r>
                <w:rPr>
                  <w:rFonts w:hint="eastAsia"/>
                  <w:lang w:val="en-US" w:eastAsia="zh-CN"/>
                </w:rPr>
                <w:t>夹剪点E到转动中心O的距离</w:t>
              </w:r>
            </w:ins>
          </w:p>
        </w:tc>
        <w:tc>
          <w:tcPr>
            <w:tcW w:w="1426" w:type="dxa"/>
            <w:shd w:val="clear" w:color="auto" w:fill="auto"/>
            <w:noWrap w:val="0"/>
            <w:vAlign w:val="top"/>
            <w:tcPrChange w:id="3622" w:author="lg" w:date="2026-01-14T21:39:05Z">
              <w:tcPr>
                <w:tcW w:w="2125" w:type="dxa"/>
                <w:shd w:val="clear" w:color="auto" w:fill="auto"/>
                <w:noWrap w:val="0"/>
                <w:vAlign w:val="top"/>
              </w:tcPr>
            </w:tcPrChange>
          </w:tcPr>
          <w:p w14:paraId="7BDAA7D5">
            <w:pPr>
              <w:spacing w:before="0"/>
              <w:jc w:val="center"/>
              <w:rPr>
                <w:ins w:id="3624" w:author="lg" w:date="2026-01-14T21:20:37Z"/>
                <w:rFonts w:hint="eastAsia"/>
                <w:lang w:val="en-US" w:eastAsia="zh-CN"/>
              </w:rPr>
              <w:pPrChange w:id="3623" w:author="lg" w:date="2026-01-14T21:37:31Z">
                <w:pPr>
                  <w:spacing w:before="25"/>
                  <w:jc w:val="center"/>
                </w:pPr>
              </w:pPrChange>
            </w:pPr>
            <w:ins w:id="3625" w:author="lg" w:date="2026-01-14T21:25:15Z">
              <w:r>
                <w:rPr>
                  <w:rFonts w:hint="eastAsia"/>
                  <w:lang w:val="en-US" w:eastAsia="zh-CN"/>
                </w:rPr>
                <w:t>mm</w:t>
              </w:r>
            </w:ins>
          </w:p>
        </w:tc>
        <w:tc>
          <w:tcPr>
            <w:tcW w:w="816" w:type="dxa"/>
            <w:noWrap w:val="0"/>
            <w:vAlign w:val="top"/>
            <w:tcPrChange w:id="3626" w:author="lg" w:date="2026-01-14T21:39:05Z">
              <w:tcPr>
                <w:tcW w:w="816" w:type="dxa"/>
                <w:noWrap w:val="0"/>
                <w:vAlign w:val="top"/>
              </w:tcPr>
            </w:tcPrChange>
          </w:tcPr>
          <w:p w14:paraId="40BBE0C3">
            <w:pPr>
              <w:spacing w:before="0"/>
              <w:jc w:val="center"/>
              <w:rPr>
                <w:ins w:id="3628" w:author="lg" w:date="2026-01-14T21:20:37Z"/>
                <w:rFonts w:hint="eastAsia"/>
                <w:lang w:eastAsia="zh-CN"/>
              </w:rPr>
              <w:pPrChange w:id="3627" w:author="lg" w:date="2026-01-14T21:37:31Z">
                <w:pPr>
                  <w:spacing w:before="25"/>
                  <w:jc w:val="center"/>
                </w:pPr>
              </w:pPrChange>
            </w:pPr>
          </w:p>
        </w:tc>
      </w:tr>
      <w:tr w14:paraId="3A585F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630"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629" w:author="lg" w:date="2026-01-14T21:20:38Z"/>
          <w:trPrChange w:id="3630" w:author="lg" w:date="2026-01-14T21:39:05Z">
            <w:trPr>
              <w:trHeight w:val="307" w:hRule="atLeast"/>
            </w:trPr>
          </w:trPrChange>
        </w:trPr>
        <w:tc>
          <w:tcPr>
            <w:tcW w:w="1715" w:type="dxa"/>
            <w:shd w:val="clear" w:color="auto" w:fill="auto"/>
            <w:noWrap w:val="0"/>
            <w:vAlign w:val="top"/>
            <w:tcPrChange w:id="3631" w:author="lg" w:date="2026-01-14T21:39:05Z">
              <w:tcPr>
                <w:tcW w:w="1715" w:type="dxa"/>
                <w:shd w:val="clear" w:color="auto" w:fill="auto"/>
                <w:noWrap w:val="0"/>
                <w:vAlign w:val="top"/>
              </w:tcPr>
            </w:tcPrChange>
          </w:tcPr>
          <w:p w14:paraId="06A4BECD">
            <w:pPr>
              <w:spacing w:before="0"/>
              <w:jc w:val="center"/>
              <w:rPr>
                <w:ins w:id="3633" w:author="lg" w:date="2026-01-14T21:20:38Z"/>
                <w:rFonts w:hint="eastAsia"/>
                <w:lang w:val="en-US" w:eastAsia="zh-CN"/>
              </w:rPr>
              <w:pPrChange w:id="3632" w:author="lg" w:date="2026-01-14T21:37:31Z">
                <w:pPr>
                  <w:spacing w:before="25"/>
                  <w:jc w:val="center"/>
                </w:pPr>
              </w:pPrChange>
            </w:pPr>
            <w:ins w:id="3634" w:author="lg" w:date="2026-01-14T21:25:24Z">
              <w:r>
                <w:rPr>
                  <w:rFonts w:hint="eastAsia"/>
                </w:rPr>
                <w:t>M</w:t>
              </w:r>
            </w:ins>
            <w:ins w:id="3635" w:author="lg" w:date="2026-01-14T21:25:24Z">
              <w:r>
                <w:rPr>
                  <w:rFonts w:hint="default" w:ascii="Times New Roman" w:hAnsi="Times New Roman" w:eastAsia="宋体"/>
                  <w:color w:val="auto"/>
                  <w:szCs w:val="21"/>
                  <w:highlight w:val="none"/>
                  <w:shd w:val="clear"/>
                  <w:rPrChange w:id="3636" w:author="lg" w:date="2026-01-14T21:25:29Z">
                    <w:rPr>
                      <w:rFonts w:hint="eastAsia" w:ascii="Times New Roman" w:hAnsi="Times New Roman" w:eastAsia="宋体"/>
                      <w:color w:val="000000"/>
                      <w:szCs w:val="21"/>
                      <w:highlight w:val="none"/>
                      <w:shd w:val="clear"/>
                    </w:rPr>
                  </w:rPrChange>
                </w:rPr>
                <w:t>1</w:t>
              </w:r>
            </w:ins>
          </w:p>
        </w:tc>
        <w:tc>
          <w:tcPr>
            <w:tcW w:w="3841" w:type="dxa"/>
            <w:shd w:val="clear" w:color="auto" w:fill="auto"/>
            <w:noWrap w:val="0"/>
            <w:vAlign w:val="top"/>
            <w:tcPrChange w:id="3637" w:author="lg" w:date="2026-01-14T21:39:05Z">
              <w:tcPr>
                <w:tcW w:w="3142" w:type="dxa"/>
                <w:gridSpan w:val="2"/>
                <w:shd w:val="clear" w:color="auto" w:fill="auto"/>
                <w:noWrap w:val="0"/>
                <w:vAlign w:val="top"/>
              </w:tcPr>
            </w:tcPrChange>
          </w:tcPr>
          <w:p w14:paraId="28347F12">
            <w:pPr>
              <w:spacing w:before="0"/>
              <w:jc w:val="center"/>
              <w:rPr>
                <w:ins w:id="3639" w:author="lg" w:date="2026-01-14T21:20:38Z"/>
                <w:rFonts w:hint="eastAsia"/>
                <w:lang w:val="en-US" w:eastAsia="zh-CN"/>
              </w:rPr>
              <w:pPrChange w:id="3638" w:author="lg" w:date="2026-01-14T21:37:31Z">
                <w:pPr>
                  <w:spacing w:before="25"/>
                  <w:jc w:val="center"/>
                </w:pPr>
              </w:pPrChange>
            </w:pPr>
            <w:ins w:id="3640" w:author="lg" w:date="2026-01-14T21:25:33Z">
              <w:r>
                <w:rPr>
                  <w:rFonts w:hint="eastAsia"/>
                </w:rPr>
                <w:t>传动舵机输出转矩</w:t>
              </w:r>
            </w:ins>
          </w:p>
        </w:tc>
        <w:tc>
          <w:tcPr>
            <w:tcW w:w="1426" w:type="dxa"/>
            <w:shd w:val="clear" w:color="auto" w:fill="auto"/>
            <w:noWrap w:val="0"/>
            <w:vAlign w:val="top"/>
            <w:tcPrChange w:id="3641" w:author="lg" w:date="2026-01-14T21:39:05Z">
              <w:tcPr>
                <w:tcW w:w="2125" w:type="dxa"/>
                <w:shd w:val="clear" w:color="auto" w:fill="auto"/>
                <w:noWrap w:val="0"/>
                <w:vAlign w:val="top"/>
              </w:tcPr>
            </w:tcPrChange>
          </w:tcPr>
          <w:p w14:paraId="48985312">
            <w:pPr>
              <w:spacing w:before="0"/>
              <w:jc w:val="center"/>
              <w:rPr>
                <w:ins w:id="3643" w:author="lg" w:date="2026-01-14T21:20:38Z"/>
                <w:rFonts w:hint="eastAsia"/>
                <w:lang w:val="en-US" w:eastAsia="zh-CN"/>
              </w:rPr>
              <w:pPrChange w:id="3642" w:author="lg" w:date="2026-01-14T21:37:31Z">
                <w:pPr>
                  <w:spacing w:before="25"/>
                  <w:jc w:val="center"/>
                </w:pPr>
              </w:pPrChange>
            </w:pPr>
            <w:ins w:id="3644" w:author="lg" w:date="2026-01-14T21:25:36Z">
              <w:r>
                <w:rPr>
                  <w:rFonts w:hint="eastAsia"/>
                </w:rPr>
                <w:t>N·cm</w:t>
              </w:r>
            </w:ins>
          </w:p>
        </w:tc>
        <w:tc>
          <w:tcPr>
            <w:tcW w:w="816" w:type="dxa"/>
            <w:noWrap w:val="0"/>
            <w:vAlign w:val="top"/>
            <w:tcPrChange w:id="3645" w:author="lg" w:date="2026-01-14T21:39:05Z">
              <w:tcPr>
                <w:tcW w:w="816" w:type="dxa"/>
                <w:noWrap w:val="0"/>
                <w:vAlign w:val="top"/>
              </w:tcPr>
            </w:tcPrChange>
          </w:tcPr>
          <w:p w14:paraId="063380A6">
            <w:pPr>
              <w:spacing w:before="0"/>
              <w:jc w:val="center"/>
              <w:rPr>
                <w:ins w:id="3647" w:author="lg" w:date="2026-01-14T21:20:38Z"/>
                <w:rFonts w:hint="eastAsia"/>
                <w:lang w:eastAsia="zh-CN"/>
              </w:rPr>
              <w:pPrChange w:id="3646" w:author="lg" w:date="2026-01-14T21:37:31Z">
                <w:pPr>
                  <w:spacing w:before="25"/>
                  <w:jc w:val="center"/>
                </w:pPr>
              </w:pPrChange>
            </w:pPr>
          </w:p>
        </w:tc>
      </w:tr>
      <w:tr w14:paraId="6DB80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649"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648" w:author="lg" w:date="2026-01-14T21:20:38Z"/>
          <w:trPrChange w:id="3649" w:author="lg" w:date="2026-01-14T21:39:05Z">
            <w:trPr>
              <w:trHeight w:val="307" w:hRule="atLeast"/>
            </w:trPr>
          </w:trPrChange>
        </w:trPr>
        <w:tc>
          <w:tcPr>
            <w:tcW w:w="1715" w:type="dxa"/>
            <w:shd w:val="clear" w:color="auto" w:fill="auto"/>
            <w:noWrap w:val="0"/>
            <w:vAlign w:val="top"/>
            <w:tcPrChange w:id="3650" w:author="lg" w:date="2026-01-14T21:39:05Z">
              <w:tcPr>
                <w:tcW w:w="1715" w:type="dxa"/>
                <w:shd w:val="clear" w:color="auto" w:fill="auto"/>
                <w:noWrap w:val="0"/>
                <w:vAlign w:val="top"/>
              </w:tcPr>
            </w:tcPrChange>
          </w:tcPr>
          <w:p w14:paraId="4EF7FBE6">
            <w:pPr>
              <w:spacing w:before="0"/>
              <w:jc w:val="center"/>
              <w:rPr>
                <w:ins w:id="3652" w:author="lg" w:date="2026-01-14T21:20:38Z"/>
                <w:rFonts w:hint="eastAsia"/>
                <w:lang w:val="en-US" w:eastAsia="zh-CN"/>
              </w:rPr>
              <w:pPrChange w:id="3651" w:author="lg" w:date="2026-01-14T21:37:31Z">
                <w:pPr>
                  <w:spacing w:before="25"/>
                  <w:jc w:val="center"/>
                </w:pPr>
              </w:pPrChange>
            </w:pPr>
            <w:ins w:id="3653" w:author="lg" w:date="2026-01-14T21:25:41Z">
              <w:r>
                <w:rPr>
                  <w:rFonts w:hint="eastAsia"/>
                  <w:lang w:val="en-US" w:eastAsia="zh-CN"/>
                </w:rPr>
                <w:t>M</w:t>
              </w:r>
            </w:ins>
            <w:ins w:id="3654" w:author="lg" w:date="2026-01-14T21:25:41Z">
              <w:r>
                <w:rPr>
                  <w:rFonts w:hint="default" w:ascii="Times New Roman" w:hAnsi="Times New Roman" w:eastAsia="宋体" w:cs="Times New Roman"/>
                  <w:color w:val="auto"/>
                  <w:kern w:val="2"/>
                  <w:sz w:val="21"/>
                  <w:szCs w:val="21"/>
                  <w:highlight w:val="none"/>
                  <w:shd w:val="clear"/>
                  <w:lang w:val="en-US" w:eastAsia="zh-CN" w:bidi="ar-SA"/>
                  <w:rPrChange w:id="3655" w:author="lg" w:date="2026-01-14T21:25:50Z">
                    <w:rPr>
                      <w:rFonts w:hint="eastAsia" w:ascii="Times New Roman" w:hAnsi="Times New Roman" w:eastAsia="宋体" w:cs="Times New Roman"/>
                      <w:color w:val="000000"/>
                      <w:kern w:val="2"/>
                      <w:sz w:val="21"/>
                      <w:szCs w:val="21"/>
                      <w:highlight w:val="none"/>
                      <w:shd w:val="clear"/>
                      <w:lang w:val="en-US" w:eastAsia="zh-CN" w:bidi="ar-SA"/>
                    </w:rPr>
                  </w:rPrChange>
                </w:rPr>
                <w:t>2</w:t>
              </w:r>
            </w:ins>
          </w:p>
        </w:tc>
        <w:tc>
          <w:tcPr>
            <w:tcW w:w="3841" w:type="dxa"/>
            <w:shd w:val="clear" w:color="auto" w:fill="auto"/>
            <w:noWrap w:val="0"/>
            <w:vAlign w:val="top"/>
            <w:tcPrChange w:id="3656" w:author="lg" w:date="2026-01-14T21:39:05Z">
              <w:tcPr>
                <w:tcW w:w="3142" w:type="dxa"/>
                <w:gridSpan w:val="2"/>
                <w:shd w:val="clear" w:color="auto" w:fill="auto"/>
                <w:noWrap w:val="0"/>
                <w:vAlign w:val="top"/>
              </w:tcPr>
            </w:tcPrChange>
          </w:tcPr>
          <w:p w14:paraId="2440C3F7">
            <w:pPr>
              <w:spacing w:before="0"/>
              <w:jc w:val="center"/>
              <w:rPr>
                <w:ins w:id="3658" w:author="lg" w:date="2026-01-14T21:20:38Z"/>
                <w:rFonts w:hint="eastAsia"/>
                <w:lang w:val="en-US" w:eastAsia="zh-CN"/>
              </w:rPr>
              <w:pPrChange w:id="3657" w:author="lg" w:date="2026-01-14T21:37:31Z">
                <w:pPr>
                  <w:spacing w:before="25"/>
                  <w:jc w:val="center"/>
                </w:pPr>
              </w:pPrChange>
            </w:pPr>
            <w:ins w:id="3659" w:author="lg" w:date="2026-01-14T21:25:56Z">
              <w:r>
                <w:rPr>
                  <w:rFonts w:hint="eastAsia"/>
                  <w:lang w:val="en-US" w:eastAsia="zh-CN"/>
                </w:rPr>
                <w:t>传递到动刀的转矩</w:t>
              </w:r>
            </w:ins>
          </w:p>
        </w:tc>
        <w:tc>
          <w:tcPr>
            <w:tcW w:w="1426" w:type="dxa"/>
            <w:shd w:val="clear" w:color="auto" w:fill="auto"/>
            <w:noWrap w:val="0"/>
            <w:vAlign w:val="top"/>
            <w:tcPrChange w:id="3660" w:author="lg" w:date="2026-01-14T21:39:05Z">
              <w:tcPr>
                <w:tcW w:w="2125" w:type="dxa"/>
                <w:shd w:val="clear" w:color="auto" w:fill="auto"/>
                <w:noWrap w:val="0"/>
                <w:vAlign w:val="top"/>
              </w:tcPr>
            </w:tcPrChange>
          </w:tcPr>
          <w:p w14:paraId="5FF82CD3">
            <w:pPr>
              <w:spacing w:before="0"/>
              <w:jc w:val="center"/>
              <w:rPr>
                <w:ins w:id="3662" w:author="lg" w:date="2026-01-14T21:20:38Z"/>
                <w:rFonts w:hint="eastAsia"/>
                <w:lang w:val="en-US" w:eastAsia="zh-CN"/>
              </w:rPr>
              <w:pPrChange w:id="3661" w:author="lg" w:date="2026-01-14T21:37:31Z">
                <w:pPr>
                  <w:spacing w:before="25"/>
                  <w:jc w:val="center"/>
                </w:pPr>
              </w:pPrChange>
            </w:pPr>
            <w:ins w:id="3663" w:author="lg" w:date="2026-01-14T21:26:00Z">
              <w:r>
                <w:rPr>
                  <w:rFonts w:hint="eastAsia"/>
                  <w:lang w:val="en-US" w:eastAsia="zh-CN"/>
                </w:rPr>
                <w:t>N·cm</w:t>
              </w:r>
            </w:ins>
          </w:p>
        </w:tc>
        <w:tc>
          <w:tcPr>
            <w:tcW w:w="816" w:type="dxa"/>
            <w:noWrap w:val="0"/>
            <w:vAlign w:val="top"/>
            <w:tcPrChange w:id="3664" w:author="lg" w:date="2026-01-14T21:39:05Z">
              <w:tcPr>
                <w:tcW w:w="816" w:type="dxa"/>
                <w:noWrap w:val="0"/>
                <w:vAlign w:val="top"/>
              </w:tcPr>
            </w:tcPrChange>
          </w:tcPr>
          <w:p w14:paraId="09B7D3D1">
            <w:pPr>
              <w:spacing w:before="0"/>
              <w:jc w:val="center"/>
              <w:rPr>
                <w:ins w:id="3666" w:author="lg" w:date="2026-01-14T21:20:38Z"/>
                <w:rFonts w:hint="eastAsia"/>
                <w:lang w:eastAsia="zh-CN"/>
              </w:rPr>
              <w:pPrChange w:id="3665" w:author="lg" w:date="2026-01-14T21:37:31Z">
                <w:pPr>
                  <w:spacing w:before="25"/>
                  <w:jc w:val="center"/>
                </w:pPr>
              </w:pPrChange>
            </w:pPr>
          </w:p>
        </w:tc>
      </w:tr>
      <w:tr w14:paraId="0B822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668"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667" w:author="lg" w:date="2026-01-14T21:20:39Z"/>
          <w:trPrChange w:id="3668" w:author="lg" w:date="2026-01-14T21:39:05Z">
            <w:trPr>
              <w:trHeight w:val="307" w:hRule="atLeast"/>
            </w:trPr>
          </w:trPrChange>
        </w:trPr>
        <w:tc>
          <w:tcPr>
            <w:tcW w:w="1715" w:type="dxa"/>
            <w:shd w:val="clear" w:color="auto" w:fill="auto"/>
            <w:noWrap w:val="0"/>
            <w:vAlign w:val="top"/>
            <w:tcPrChange w:id="3669" w:author="lg" w:date="2026-01-14T21:39:05Z">
              <w:tcPr>
                <w:tcW w:w="1715" w:type="dxa"/>
                <w:shd w:val="clear" w:color="auto" w:fill="auto"/>
                <w:noWrap w:val="0"/>
                <w:vAlign w:val="top"/>
              </w:tcPr>
            </w:tcPrChange>
          </w:tcPr>
          <w:p w14:paraId="7B0FEF3B">
            <w:pPr>
              <w:spacing w:before="0"/>
              <w:jc w:val="center"/>
              <w:rPr>
                <w:ins w:id="3671" w:author="lg" w:date="2026-01-14T21:20:39Z"/>
                <w:rFonts w:hint="eastAsia"/>
                <w:lang w:val="en-US" w:eastAsia="zh-CN"/>
              </w:rPr>
              <w:pPrChange w:id="3670" w:author="lg" w:date="2026-01-14T21:37:31Z">
                <w:pPr>
                  <w:spacing w:before="25"/>
                  <w:jc w:val="center"/>
                </w:pPr>
              </w:pPrChange>
            </w:pPr>
            <w:ins w:id="3672" w:author="lg" w:date="2026-01-14T21:26:05Z">
              <w:r>
                <w:rPr>
                  <w:rFonts w:hint="eastAsia"/>
                  <w:lang w:val="en-US" w:eastAsia="zh-CN"/>
                </w:rPr>
                <w:t>r</w:t>
              </w:r>
            </w:ins>
            <w:ins w:id="3673" w:author="lg" w:date="2026-01-14T21:26:05Z">
              <w:r>
                <w:rPr>
                  <w:rFonts w:hint="default" w:ascii="Times New Roman" w:hAnsi="Times New Roman" w:eastAsia="宋体" w:cs="Times New Roman"/>
                  <w:color w:val="auto"/>
                  <w:kern w:val="2"/>
                  <w:sz w:val="21"/>
                  <w:szCs w:val="21"/>
                  <w:highlight w:val="none"/>
                  <w:shd w:val="clear"/>
                  <w:vertAlign w:val="subscript"/>
                  <w:lang w:val="en-US" w:eastAsia="zh-CN" w:bidi="ar-SA"/>
                  <w:rPrChange w:id="3674" w:author="lg" w:date="2026-01-14T21:38:20Z">
                    <w:rPr>
                      <w:rFonts w:hint="eastAsia" w:ascii="Times New Roman" w:hAnsi="Times New Roman" w:eastAsia="宋体" w:cs="Times New Roman"/>
                      <w:color w:val="000000"/>
                      <w:kern w:val="2"/>
                      <w:sz w:val="21"/>
                      <w:szCs w:val="21"/>
                      <w:highlight w:val="none"/>
                      <w:shd w:val="clear"/>
                      <w:lang w:val="en-US" w:eastAsia="zh-CN" w:bidi="ar-SA"/>
                    </w:rPr>
                  </w:rPrChange>
                </w:rPr>
                <w:t>A</w:t>
              </w:r>
            </w:ins>
          </w:p>
        </w:tc>
        <w:tc>
          <w:tcPr>
            <w:tcW w:w="3841" w:type="dxa"/>
            <w:shd w:val="clear" w:color="auto" w:fill="auto"/>
            <w:noWrap w:val="0"/>
            <w:vAlign w:val="top"/>
            <w:tcPrChange w:id="3675" w:author="lg" w:date="2026-01-14T21:39:05Z">
              <w:tcPr>
                <w:tcW w:w="3142" w:type="dxa"/>
                <w:gridSpan w:val="2"/>
                <w:shd w:val="clear" w:color="auto" w:fill="auto"/>
                <w:noWrap w:val="0"/>
                <w:vAlign w:val="top"/>
              </w:tcPr>
            </w:tcPrChange>
          </w:tcPr>
          <w:p w14:paraId="431A48E1">
            <w:pPr>
              <w:spacing w:before="0"/>
              <w:jc w:val="center"/>
              <w:rPr>
                <w:ins w:id="3677" w:author="lg" w:date="2026-01-14T21:20:39Z"/>
                <w:rFonts w:hint="eastAsia"/>
                <w:lang w:val="en-US" w:eastAsia="zh-CN"/>
              </w:rPr>
              <w:pPrChange w:id="3676" w:author="lg" w:date="2026-01-14T21:37:31Z">
                <w:pPr>
                  <w:spacing w:before="25"/>
                  <w:jc w:val="center"/>
                </w:pPr>
              </w:pPrChange>
            </w:pPr>
            <w:ins w:id="3678" w:author="lg" w:date="2026-01-14T21:26:14Z">
              <w:r>
                <w:rPr>
                  <w:rFonts w:hint="eastAsia"/>
                  <w:lang w:val="en-US" w:eastAsia="zh-CN"/>
                </w:rPr>
                <w:t>静刀（圆A）的圆弧半径</w:t>
              </w:r>
            </w:ins>
          </w:p>
        </w:tc>
        <w:tc>
          <w:tcPr>
            <w:tcW w:w="1426" w:type="dxa"/>
            <w:shd w:val="clear" w:color="auto" w:fill="auto"/>
            <w:noWrap w:val="0"/>
            <w:vAlign w:val="top"/>
            <w:tcPrChange w:id="3679" w:author="lg" w:date="2026-01-14T21:39:05Z">
              <w:tcPr>
                <w:tcW w:w="2125" w:type="dxa"/>
                <w:shd w:val="clear" w:color="auto" w:fill="auto"/>
                <w:noWrap w:val="0"/>
                <w:vAlign w:val="top"/>
              </w:tcPr>
            </w:tcPrChange>
          </w:tcPr>
          <w:p w14:paraId="319E68E8">
            <w:pPr>
              <w:spacing w:before="0"/>
              <w:jc w:val="center"/>
              <w:rPr>
                <w:ins w:id="3681" w:author="lg" w:date="2026-01-14T21:20:39Z"/>
                <w:rFonts w:hint="eastAsia"/>
                <w:lang w:val="en-US" w:eastAsia="zh-CN"/>
              </w:rPr>
              <w:pPrChange w:id="3680" w:author="lg" w:date="2026-01-14T21:37:31Z">
                <w:pPr>
                  <w:spacing w:before="25"/>
                  <w:jc w:val="center"/>
                </w:pPr>
              </w:pPrChange>
            </w:pPr>
            <w:ins w:id="3682" w:author="lg" w:date="2026-01-14T21:26:22Z">
              <w:r>
                <w:rPr>
                  <w:rFonts w:hint="eastAsia"/>
                  <w:lang w:val="en-US" w:eastAsia="zh-CN"/>
                </w:rPr>
                <w:t>mm</w:t>
              </w:r>
            </w:ins>
          </w:p>
        </w:tc>
        <w:tc>
          <w:tcPr>
            <w:tcW w:w="816" w:type="dxa"/>
            <w:noWrap w:val="0"/>
            <w:vAlign w:val="top"/>
            <w:tcPrChange w:id="3683" w:author="lg" w:date="2026-01-14T21:39:05Z">
              <w:tcPr>
                <w:tcW w:w="816" w:type="dxa"/>
                <w:noWrap w:val="0"/>
                <w:vAlign w:val="top"/>
              </w:tcPr>
            </w:tcPrChange>
          </w:tcPr>
          <w:p w14:paraId="70F53080">
            <w:pPr>
              <w:spacing w:before="0"/>
              <w:jc w:val="center"/>
              <w:rPr>
                <w:ins w:id="3685" w:author="lg" w:date="2026-01-14T21:20:39Z"/>
                <w:rFonts w:hint="eastAsia"/>
                <w:lang w:eastAsia="zh-CN"/>
              </w:rPr>
              <w:pPrChange w:id="3684" w:author="lg" w:date="2026-01-14T21:37:31Z">
                <w:pPr>
                  <w:spacing w:before="25"/>
                  <w:jc w:val="center"/>
                </w:pPr>
              </w:pPrChange>
            </w:pPr>
          </w:p>
        </w:tc>
      </w:tr>
      <w:tr w14:paraId="69DF50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687"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686" w:author="lg" w:date="2026-01-14T21:20:40Z"/>
          <w:trPrChange w:id="3687" w:author="lg" w:date="2026-01-14T21:39:05Z">
            <w:trPr>
              <w:trHeight w:val="307" w:hRule="atLeast"/>
            </w:trPr>
          </w:trPrChange>
        </w:trPr>
        <w:tc>
          <w:tcPr>
            <w:tcW w:w="1715" w:type="dxa"/>
            <w:shd w:val="clear" w:color="auto" w:fill="auto"/>
            <w:noWrap w:val="0"/>
            <w:vAlign w:val="top"/>
            <w:tcPrChange w:id="3688" w:author="lg" w:date="2026-01-14T21:39:05Z">
              <w:tcPr>
                <w:tcW w:w="1715" w:type="dxa"/>
                <w:shd w:val="clear" w:color="auto" w:fill="auto"/>
                <w:noWrap w:val="0"/>
                <w:vAlign w:val="top"/>
              </w:tcPr>
            </w:tcPrChange>
          </w:tcPr>
          <w:p w14:paraId="05FC62DD">
            <w:pPr>
              <w:spacing w:before="0"/>
              <w:jc w:val="center"/>
              <w:rPr>
                <w:ins w:id="3690" w:author="lg" w:date="2026-01-14T21:20:40Z"/>
                <w:rFonts w:hint="eastAsia"/>
                <w:lang w:val="en-US" w:eastAsia="zh-CN"/>
              </w:rPr>
              <w:pPrChange w:id="3689" w:author="lg" w:date="2026-01-14T21:37:31Z">
                <w:pPr>
                  <w:spacing w:before="25"/>
                  <w:jc w:val="center"/>
                </w:pPr>
              </w:pPrChange>
            </w:pPr>
            <w:ins w:id="3691" w:author="lg" w:date="2026-01-14T21:26:08Z">
              <w:r>
                <w:rPr>
                  <w:rFonts w:hint="eastAsia"/>
                  <w:lang w:val="en-US" w:eastAsia="zh-CN"/>
                </w:rPr>
                <w:t>r</w:t>
              </w:r>
            </w:ins>
            <w:ins w:id="3692" w:author="lg" w:date="2026-01-14T21:26:08Z">
              <w:r>
                <w:rPr>
                  <w:rFonts w:hint="default" w:ascii="Times New Roman" w:hAnsi="Times New Roman" w:eastAsia="宋体" w:cs="Times New Roman"/>
                  <w:color w:val="auto"/>
                  <w:kern w:val="2"/>
                  <w:sz w:val="21"/>
                  <w:szCs w:val="21"/>
                  <w:highlight w:val="none"/>
                  <w:shd w:val="clear"/>
                  <w:vertAlign w:val="subscript"/>
                  <w:lang w:val="en-US" w:eastAsia="zh-CN" w:bidi="ar-SA"/>
                  <w:rPrChange w:id="3693" w:author="lg" w:date="2026-01-14T21:38:21Z">
                    <w:rPr>
                      <w:rFonts w:hint="eastAsia" w:ascii="Times New Roman" w:hAnsi="Times New Roman" w:eastAsia="宋体" w:cs="Times New Roman"/>
                      <w:color w:val="000000"/>
                      <w:kern w:val="2"/>
                      <w:sz w:val="21"/>
                      <w:szCs w:val="21"/>
                      <w:highlight w:val="none"/>
                      <w:shd w:val="clear"/>
                      <w:lang w:val="en-US" w:eastAsia="zh-CN" w:bidi="ar-SA"/>
                    </w:rPr>
                  </w:rPrChange>
                </w:rPr>
                <w:t>B</w:t>
              </w:r>
            </w:ins>
          </w:p>
        </w:tc>
        <w:tc>
          <w:tcPr>
            <w:tcW w:w="3841" w:type="dxa"/>
            <w:shd w:val="clear" w:color="auto" w:fill="auto"/>
            <w:noWrap w:val="0"/>
            <w:vAlign w:val="top"/>
            <w:tcPrChange w:id="3694" w:author="lg" w:date="2026-01-14T21:39:05Z">
              <w:tcPr>
                <w:tcW w:w="3142" w:type="dxa"/>
                <w:gridSpan w:val="2"/>
                <w:shd w:val="clear" w:color="auto" w:fill="auto"/>
                <w:noWrap w:val="0"/>
                <w:vAlign w:val="top"/>
              </w:tcPr>
            </w:tcPrChange>
          </w:tcPr>
          <w:p w14:paraId="64300DA5">
            <w:pPr>
              <w:spacing w:before="0"/>
              <w:jc w:val="center"/>
              <w:rPr>
                <w:ins w:id="3696" w:author="lg" w:date="2026-01-14T21:20:40Z"/>
                <w:rFonts w:hint="eastAsia"/>
                <w:lang w:val="en-US" w:eastAsia="zh-CN"/>
              </w:rPr>
              <w:pPrChange w:id="3695" w:author="lg" w:date="2026-01-14T21:37:31Z">
                <w:pPr>
                  <w:spacing w:before="25"/>
                  <w:jc w:val="center"/>
                </w:pPr>
              </w:pPrChange>
            </w:pPr>
            <w:ins w:id="3697" w:author="lg" w:date="2026-01-14T21:26:17Z">
              <w:r>
                <w:rPr>
                  <w:rFonts w:hint="eastAsia"/>
                  <w:lang w:val="en-US" w:eastAsia="zh-CN"/>
                </w:rPr>
                <w:t>动刀（圆B）的圆弧半径</w:t>
              </w:r>
            </w:ins>
          </w:p>
        </w:tc>
        <w:tc>
          <w:tcPr>
            <w:tcW w:w="1426" w:type="dxa"/>
            <w:shd w:val="clear" w:color="auto" w:fill="auto"/>
            <w:noWrap w:val="0"/>
            <w:vAlign w:val="top"/>
            <w:tcPrChange w:id="3698" w:author="lg" w:date="2026-01-14T21:39:05Z">
              <w:tcPr>
                <w:tcW w:w="2125" w:type="dxa"/>
                <w:shd w:val="clear" w:color="auto" w:fill="auto"/>
                <w:noWrap w:val="0"/>
                <w:vAlign w:val="top"/>
              </w:tcPr>
            </w:tcPrChange>
          </w:tcPr>
          <w:p w14:paraId="0BA83C58">
            <w:pPr>
              <w:spacing w:before="0"/>
              <w:jc w:val="center"/>
              <w:rPr>
                <w:ins w:id="3700" w:author="lg" w:date="2026-01-14T21:20:40Z"/>
                <w:rFonts w:hint="eastAsia"/>
                <w:lang w:val="en-US" w:eastAsia="zh-CN"/>
              </w:rPr>
              <w:pPrChange w:id="3699" w:author="lg" w:date="2026-01-14T21:37:31Z">
                <w:pPr>
                  <w:spacing w:before="25"/>
                  <w:jc w:val="center"/>
                </w:pPr>
              </w:pPrChange>
            </w:pPr>
            <w:ins w:id="3701" w:author="lg" w:date="2026-01-14T21:26:23Z">
              <w:r>
                <w:rPr>
                  <w:rFonts w:hint="eastAsia"/>
                  <w:lang w:val="en-US" w:eastAsia="zh-CN"/>
                </w:rPr>
                <w:t>mm</w:t>
              </w:r>
            </w:ins>
          </w:p>
        </w:tc>
        <w:tc>
          <w:tcPr>
            <w:tcW w:w="816" w:type="dxa"/>
            <w:noWrap w:val="0"/>
            <w:vAlign w:val="top"/>
            <w:tcPrChange w:id="3702" w:author="lg" w:date="2026-01-14T21:39:05Z">
              <w:tcPr>
                <w:tcW w:w="816" w:type="dxa"/>
                <w:noWrap w:val="0"/>
                <w:vAlign w:val="top"/>
              </w:tcPr>
            </w:tcPrChange>
          </w:tcPr>
          <w:p w14:paraId="7F81C4B4">
            <w:pPr>
              <w:spacing w:before="0"/>
              <w:jc w:val="center"/>
              <w:rPr>
                <w:ins w:id="3704" w:author="lg" w:date="2026-01-14T21:20:40Z"/>
                <w:rFonts w:hint="eastAsia"/>
                <w:lang w:eastAsia="zh-CN"/>
              </w:rPr>
              <w:pPrChange w:id="3703" w:author="lg" w:date="2026-01-14T21:37:31Z">
                <w:pPr>
                  <w:spacing w:before="25"/>
                  <w:jc w:val="center"/>
                </w:pPr>
              </w:pPrChange>
            </w:pPr>
          </w:p>
        </w:tc>
      </w:tr>
      <w:tr w14:paraId="1ED719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706"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705" w:author="lg" w:date="2026-01-14T21:26:24Z"/>
          <w:trPrChange w:id="3706" w:author="lg" w:date="2026-01-14T21:39:05Z">
            <w:trPr>
              <w:trHeight w:val="307" w:hRule="atLeast"/>
            </w:trPr>
          </w:trPrChange>
        </w:trPr>
        <w:tc>
          <w:tcPr>
            <w:tcW w:w="1715" w:type="dxa"/>
            <w:shd w:val="clear" w:color="auto" w:fill="auto"/>
            <w:noWrap w:val="0"/>
            <w:vAlign w:val="top"/>
            <w:tcPrChange w:id="3707" w:author="lg" w:date="2026-01-14T21:39:05Z">
              <w:tcPr>
                <w:tcW w:w="1715" w:type="dxa"/>
                <w:shd w:val="clear" w:color="auto" w:fill="auto"/>
                <w:noWrap w:val="0"/>
                <w:vAlign w:val="top"/>
              </w:tcPr>
            </w:tcPrChange>
          </w:tcPr>
          <w:p w14:paraId="3FE6389F">
            <w:pPr>
              <w:spacing w:before="0"/>
              <w:jc w:val="center"/>
              <w:rPr>
                <w:ins w:id="3709" w:author="lg" w:date="2026-01-14T21:26:24Z"/>
                <w:rFonts w:hint="eastAsia"/>
                <w:lang w:val="en-US" w:eastAsia="zh-CN"/>
              </w:rPr>
              <w:pPrChange w:id="3708" w:author="lg" w:date="2026-01-14T21:37:31Z">
                <w:pPr>
                  <w:spacing w:before="25"/>
                  <w:jc w:val="center"/>
                </w:pPr>
              </w:pPrChange>
            </w:pPr>
            <w:ins w:id="3710" w:author="lg" w:date="2026-01-14T21:26:33Z">
              <w:r>
                <w:rPr>
                  <w:rFonts w:hint="eastAsia"/>
                  <w:lang w:val="en-US" w:eastAsia="zh-CN"/>
                </w:rPr>
                <w:t>r</w:t>
              </w:r>
            </w:ins>
            <w:ins w:id="3711" w:author="lg" w:date="2026-01-14T21:26:33Z">
              <w:r>
                <w:rPr>
                  <w:rFonts w:hint="default" w:ascii="Times New Roman" w:hAnsi="Times New Roman" w:eastAsia="宋体" w:cs="Times New Roman"/>
                  <w:color w:val="auto"/>
                  <w:kern w:val="2"/>
                  <w:sz w:val="21"/>
                  <w:szCs w:val="21"/>
                  <w:highlight w:val="none"/>
                  <w:shd w:val="clear"/>
                  <w:vertAlign w:val="subscript"/>
                  <w:lang w:val="en-US" w:eastAsia="zh-CN" w:bidi="ar-SA"/>
                  <w:rPrChange w:id="3712" w:author="lg" w:date="2026-01-14T21:38:22Z">
                    <w:rPr>
                      <w:rFonts w:hint="eastAsia" w:ascii="Times New Roman" w:hAnsi="Times New Roman" w:eastAsia="宋体" w:cs="Times New Roman"/>
                      <w:color w:val="000000"/>
                      <w:kern w:val="2"/>
                      <w:sz w:val="21"/>
                      <w:szCs w:val="21"/>
                      <w:highlight w:val="none"/>
                      <w:shd w:val="clear"/>
                      <w:lang w:val="en-US" w:eastAsia="zh-CN" w:bidi="ar-SA"/>
                    </w:rPr>
                  </w:rPrChange>
                </w:rPr>
                <w:t>O</w:t>
              </w:r>
            </w:ins>
          </w:p>
        </w:tc>
        <w:tc>
          <w:tcPr>
            <w:tcW w:w="3841" w:type="dxa"/>
            <w:shd w:val="clear" w:color="auto" w:fill="auto"/>
            <w:noWrap w:val="0"/>
            <w:vAlign w:val="top"/>
            <w:tcPrChange w:id="3713" w:author="lg" w:date="2026-01-14T21:39:05Z">
              <w:tcPr>
                <w:tcW w:w="3142" w:type="dxa"/>
                <w:gridSpan w:val="2"/>
                <w:shd w:val="clear" w:color="auto" w:fill="auto"/>
                <w:noWrap w:val="0"/>
                <w:vAlign w:val="top"/>
              </w:tcPr>
            </w:tcPrChange>
          </w:tcPr>
          <w:p w14:paraId="6B54E157">
            <w:pPr>
              <w:spacing w:before="0"/>
              <w:jc w:val="center"/>
              <w:rPr>
                <w:ins w:id="3715" w:author="lg" w:date="2026-01-14T21:26:24Z"/>
                <w:rFonts w:hint="eastAsia"/>
                <w:lang w:val="en-US" w:eastAsia="zh-CN"/>
              </w:rPr>
              <w:pPrChange w:id="3714" w:author="lg" w:date="2026-01-14T21:37:31Z">
                <w:pPr>
                  <w:spacing w:before="25"/>
                  <w:jc w:val="center"/>
                </w:pPr>
              </w:pPrChange>
            </w:pPr>
            <w:ins w:id="3716" w:author="lg" w:date="2026-01-14T21:26:37Z">
              <w:r>
                <w:rPr>
                  <w:rFonts w:hint="eastAsia"/>
                  <w:lang w:val="en-US" w:eastAsia="zh-CN"/>
                </w:rPr>
                <w:t>动刀圆心B的旋转半径（偏心距）</w:t>
              </w:r>
            </w:ins>
          </w:p>
        </w:tc>
        <w:tc>
          <w:tcPr>
            <w:tcW w:w="1426" w:type="dxa"/>
            <w:shd w:val="clear" w:color="auto" w:fill="auto"/>
            <w:noWrap w:val="0"/>
            <w:vAlign w:val="top"/>
            <w:tcPrChange w:id="3717" w:author="lg" w:date="2026-01-14T21:39:05Z">
              <w:tcPr>
                <w:tcW w:w="2125" w:type="dxa"/>
                <w:shd w:val="clear" w:color="auto" w:fill="auto"/>
                <w:noWrap w:val="0"/>
                <w:vAlign w:val="top"/>
              </w:tcPr>
            </w:tcPrChange>
          </w:tcPr>
          <w:p w14:paraId="418ED97A">
            <w:pPr>
              <w:spacing w:before="0"/>
              <w:jc w:val="center"/>
              <w:rPr>
                <w:ins w:id="3719" w:author="lg" w:date="2026-01-14T21:26:24Z"/>
                <w:rFonts w:hint="eastAsia"/>
                <w:lang w:val="en-US" w:eastAsia="zh-CN"/>
              </w:rPr>
              <w:pPrChange w:id="3718" w:author="lg" w:date="2026-01-14T21:37:31Z">
                <w:pPr>
                  <w:spacing w:before="25"/>
                  <w:jc w:val="center"/>
                </w:pPr>
              </w:pPrChange>
            </w:pPr>
            <w:ins w:id="3720" w:author="lg" w:date="2026-01-14T21:26:42Z">
              <w:r>
                <w:rPr>
                  <w:rFonts w:hint="eastAsia"/>
                  <w:lang w:val="en-US" w:eastAsia="zh-CN"/>
                </w:rPr>
                <w:t>mm</w:t>
              </w:r>
            </w:ins>
          </w:p>
        </w:tc>
        <w:tc>
          <w:tcPr>
            <w:tcW w:w="816" w:type="dxa"/>
            <w:noWrap w:val="0"/>
            <w:vAlign w:val="top"/>
            <w:tcPrChange w:id="3721" w:author="lg" w:date="2026-01-14T21:39:05Z">
              <w:tcPr>
                <w:tcW w:w="816" w:type="dxa"/>
                <w:noWrap w:val="0"/>
                <w:vAlign w:val="top"/>
              </w:tcPr>
            </w:tcPrChange>
          </w:tcPr>
          <w:p w14:paraId="07E7047C">
            <w:pPr>
              <w:spacing w:before="0"/>
              <w:jc w:val="center"/>
              <w:rPr>
                <w:ins w:id="3723" w:author="lg" w:date="2026-01-14T21:26:24Z"/>
                <w:rFonts w:hint="eastAsia"/>
                <w:lang w:eastAsia="zh-CN"/>
              </w:rPr>
              <w:pPrChange w:id="3722" w:author="lg" w:date="2026-01-14T21:37:31Z">
                <w:pPr>
                  <w:spacing w:before="25"/>
                  <w:jc w:val="center"/>
                </w:pPr>
              </w:pPrChange>
            </w:pPr>
          </w:p>
        </w:tc>
      </w:tr>
      <w:tr w14:paraId="5D48E0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725"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724" w:author="lg" w:date="2026-01-14T21:26:25Z"/>
          <w:trPrChange w:id="3725" w:author="lg" w:date="2026-01-14T21:39:05Z">
            <w:trPr>
              <w:trHeight w:val="307" w:hRule="atLeast"/>
            </w:trPr>
          </w:trPrChange>
        </w:trPr>
        <w:tc>
          <w:tcPr>
            <w:tcW w:w="1715" w:type="dxa"/>
            <w:shd w:val="clear" w:color="auto" w:fill="auto"/>
            <w:noWrap w:val="0"/>
            <w:vAlign w:val="top"/>
            <w:tcPrChange w:id="3726" w:author="lg" w:date="2026-01-14T21:39:05Z">
              <w:tcPr>
                <w:tcW w:w="1715" w:type="dxa"/>
                <w:shd w:val="clear" w:color="auto" w:fill="auto"/>
                <w:noWrap w:val="0"/>
                <w:vAlign w:val="top"/>
              </w:tcPr>
            </w:tcPrChange>
          </w:tcPr>
          <w:p w14:paraId="2F3B20DE">
            <w:pPr>
              <w:spacing w:before="0"/>
              <w:jc w:val="center"/>
              <w:rPr>
                <w:ins w:id="3728" w:author="lg" w:date="2026-01-14T21:26:25Z"/>
                <w:rFonts w:hint="eastAsia"/>
                <w:lang w:val="en-US" w:eastAsia="zh-CN"/>
              </w:rPr>
              <w:pPrChange w:id="3727" w:author="lg" w:date="2026-01-14T21:37:31Z">
                <w:pPr>
                  <w:spacing w:before="25"/>
                  <w:jc w:val="center"/>
                </w:pPr>
              </w:pPrChange>
            </w:pPr>
            <w:ins w:id="3729" w:author="lg" w:date="2026-01-14T21:26:50Z">
              <w:r>
                <w:rPr>
                  <w:rFonts w:hint="eastAsia"/>
                </w:rPr>
                <w:t>t</w:t>
              </w:r>
            </w:ins>
          </w:p>
        </w:tc>
        <w:tc>
          <w:tcPr>
            <w:tcW w:w="3841" w:type="dxa"/>
            <w:shd w:val="clear" w:color="auto" w:fill="auto"/>
            <w:noWrap w:val="0"/>
            <w:vAlign w:val="top"/>
            <w:tcPrChange w:id="3730" w:author="lg" w:date="2026-01-14T21:39:05Z">
              <w:tcPr>
                <w:tcW w:w="3142" w:type="dxa"/>
                <w:gridSpan w:val="2"/>
                <w:shd w:val="clear" w:color="auto" w:fill="auto"/>
                <w:noWrap w:val="0"/>
                <w:vAlign w:val="top"/>
              </w:tcPr>
            </w:tcPrChange>
          </w:tcPr>
          <w:p w14:paraId="152DB731">
            <w:pPr>
              <w:spacing w:before="0"/>
              <w:jc w:val="center"/>
              <w:rPr>
                <w:ins w:id="3732" w:author="lg" w:date="2026-01-14T21:26:25Z"/>
                <w:rFonts w:hint="eastAsia"/>
                <w:lang w:val="en-US" w:eastAsia="zh-CN"/>
              </w:rPr>
              <w:pPrChange w:id="3731" w:author="lg" w:date="2026-01-14T21:37:31Z">
                <w:pPr>
                  <w:spacing w:before="25"/>
                  <w:jc w:val="center"/>
                </w:pPr>
              </w:pPrChange>
            </w:pPr>
            <w:ins w:id="3733" w:author="lg" w:date="2026-01-14T21:26:53Z">
              <w:r>
                <w:rPr>
                  <w:rFonts w:hint="eastAsia"/>
                </w:rPr>
                <w:t>时间</w:t>
              </w:r>
            </w:ins>
          </w:p>
        </w:tc>
        <w:tc>
          <w:tcPr>
            <w:tcW w:w="1426" w:type="dxa"/>
            <w:shd w:val="clear" w:color="auto" w:fill="auto"/>
            <w:noWrap w:val="0"/>
            <w:vAlign w:val="top"/>
            <w:tcPrChange w:id="3734" w:author="lg" w:date="2026-01-14T21:39:05Z">
              <w:tcPr>
                <w:tcW w:w="2125" w:type="dxa"/>
                <w:shd w:val="clear" w:color="auto" w:fill="auto"/>
                <w:noWrap w:val="0"/>
                <w:vAlign w:val="top"/>
              </w:tcPr>
            </w:tcPrChange>
          </w:tcPr>
          <w:p w14:paraId="1757E39D">
            <w:pPr>
              <w:spacing w:before="0"/>
              <w:jc w:val="center"/>
              <w:rPr>
                <w:ins w:id="3736" w:author="lg" w:date="2026-01-14T21:26:25Z"/>
                <w:rFonts w:hint="eastAsia"/>
                <w:lang w:val="en-US" w:eastAsia="zh-CN"/>
              </w:rPr>
              <w:pPrChange w:id="3735" w:author="lg" w:date="2026-01-14T21:37:31Z">
                <w:pPr>
                  <w:spacing w:before="25"/>
                  <w:jc w:val="center"/>
                </w:pPr>
              </w:pPrChange>
            </w:pPr>
            <w:ins w:id="3737" w:author="lg" w:date="2026-01-14T21:26:55Z">
              <w:r>
                <w:rPr>
                  <w:rFonts w:hint="eastAsia"/>
                </w:rPr>
                <w:t>s</w:t>
              </w:r>
            </w:ins>
          </w:p>
        </w:tc>
        <w:tc>
          <w:tcPr>
            <w:tcW w:w="816" w:type="dxa"/>
            <w:noWrap w:val="0"/>
            <w:vAlign w:val="top"/>
            <w:tcPrChange w:id="3738" w:author="lg" w:date="2026-01-14T21:39:05Z">
              <w:tcPr>
                <w:tcW w:w="816" w:type="dxa"/>
                <w:noWrap w:val="0"/>
                <w:vAlign w:val="top"/>
              </w:tcPr>
            </w:tcPrChange>
          </w:tcPr>
          <w:p w14:paraId="675EFC37">
            <w:pPr>
              <w:spacing w:before="0"/>
              <w:jc w:val="center"/>
              <w:rPr>
                <w:ins w:id="3740" w:author="lg" w:date="2026-01-14T21:26:25Z"/>
                <w:rFonts w:hint="eastAsia"/>
                <w:lang w:eastAsia="zh-CN"/>
              </w:rPr>
              <w:pPrChange w:id="3739" w:author="lg" w:date="2026-01-14T21:37:31Z">
                <w:pPr>
                  <w:spacing w:before="25"/>
                  <w:jc w:val="center"/>
                </w:pPr>
              </w:pPrChange>
            </w:pPr>
          </w:p>
        </w:tc>
      </w:tr>
      <w:tr w14:paraId="2AC88A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742"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741" w:author="lg" w:date="2026-01-14T21:26:26Z"/>
          <w:trPrChange w:id="3742" w:author="lg" w:date="2026-01-14T21:39:05Z">
            <w:trPr>
              <w:trHeight w:val="307" w:hRule="atLeast"/>
            </w:trPr>
          </w:trPrChange>
        </w:trPr>
        <w:tc>
          <w:tcPr>
            <w:tcW w:w="1715" w:type="dxa"/>
            <w:shd w:val="clear" w:color="auto" w:fill="auto"/>
            <w:noWrap w:val="0"/>
            <w:vAlign w:val="top"/>
            <w:tcPrChange w:id="3743" w:author="lg" w:date="2026-01-14T21:39:05Z">
              <w:tcPr>
                <w:tcW w:w="1715" w:type="dxa"/>
                <w:shd w:val="clear" w:color="auto" w:fill="auto"/>
                <w:noWrap w:val="0"/>
                <w:vAlign w:val="top"/>
              </w:tcPr>
            </w:tcPrChange>
          </w:tcPr>
          <w:p w14:paraId="100787B4">
            <w:pPr>
              <w:spacing w:before="0"/>
              <w:jc w:val="center"/>
              <w:rPr>
                <w:ins w:id="3745" w:author="lg" w:date="2026-01-14T21:26:26Z"/>
                <w:rFonts w:hint="eastAsia"/>
                <w:lang w:val="en-US" w:eastAsia="zh-CN"/>
              </w:rPr>
              <w:pPrChange w:id="3744" w:author="lg" w:date="2026-01-14T21:37:31Z">
                <w:pPr>
                  <w:spacing w:before="25"/>
                  <w:jc w:val="center"/>
                </w:pPr>
              </w:pPrChange>
            </w:pPr>
            <w:ins w:id="3746" w:author="lg" w:date="2026-01-14T21:27:02Z">
              <w:r>
                <w:rPr>
                  <w:rFonts w:hint="eastAsia"/>
                  <w:lang w:val="en-US" w:eastAsia="zh-CN"/>
                </w:rPr>
                <w:t>t</w:t>
              </w:r>
            </w:ins>
            <w:ins w:id="3747" w:author="lg" w:date="2026-01-14T21:27:02Z">
              <w:r>
                <w:rPr>
                  <w:rFonts w:hint="default" w:ascii="Times New Roman" w:hAnsi="Times New Roman" w:eastAsia="宋体" w:cs="Times New Roman"/>
                  <w:color w:val="auto"/>
                  <w:kern w:val="2"/>
                  <w:sz w:val="21"/>
                  <w:szCs w:val="21"/>
                  <w:highlight w:val="none"/>
                  <w:shd w:val="clear"/>
                  <w:vertAlign w:val="subscript"/>
                  <w:lang w:val="en-US" w:eastAsia="zh-CN" w:bidi="ar-SA"/>
                  <w:rPrChange w:id="3748" w:author="lg" w:date="2026-01-14T21:38:24Z">
                    <w:rPr>
                      <w:rFonts w:hint="eastAsia" w:ascii="Times New Roman" w:hAnsi="Times New Roman" w:eastAsia="宋体" w:cs="Times New Roman"/>
                      <w:color w:val="000000"/>
                      <w:kern w:val="2"/>
                      <w:sz w:val="21"/>
                      <w:szCs w:val="21"/>
                      <w:highlight w:val="none"/>
                      <w:shd w:val="clear"/>
                      <w:lang w:val="en-US" w:eastAsia="zh-CN" w:bidi="ar-SA"/>
                    </w:rPr>
                  </w:rPrChange>
                </w:rPr>
                <w:t>ma</w:t>
              </w:r>
            </w:ins>
            <w:ins w:id="3749" w:author="lg" w:date="2026-01-14T21:27:02Z">
              <w:r>
                <w:rPr>
                  <w:rFonts w:hint="default" w:ascii="Times New Roman" w:hAnsi="Times New Roman" w:eastAsia="宋体" w:cs="Times New Roman"/>
                  <w:color w:val="auto"/>
                  <w:kern w:val="2"/>
                  <w:sz w:val="21"/>
                  <w:szCs w:val="21"/>
                  <w:highlight w:val="none"/>
                  <w:shd w:val="clear"/>
                  <w:lang w:val="en-US" w:eastAsia="zh-CN" w:bidi="ar-SA"/>
                  <w:rPrChange w:id="3750" w:author="lg" w:date="2026-01-14T21:35:33Z">
                    <w:rPr>
                      <w:rFonts w:hint="eastAsia" w:ascii="Times New Roman" w:hAnsi="Times New Roman" w:eastAsia="宋体" w:cs="Times New Roman"/>
                      <w:color w:val="000000"/>
                      <w:kern w:val="2"/>
                      <w:sz w:val="21"/>
                      <w:szCs w:val="21"/>
                      <w:highlight w:val="none"/>
                      <w:shd w:val="clear"/>
                      <w:lang w:val="en-US" w:eastAsia="zh-CN" w:bidi="ar-SA"/>
                    </w:rPr>
                  </w:rPrChange>
                </w:rPr>
                <w:t>x</w:t>
              </w:r>
            </w:ins>
          </w:p>
        </w:tc>
        <w:tc>
          <w:tcPr>
            <w:tcW w:w="3841" w:type="dxa"/>
            <w:shd w:val="clear" w:color="auto" w:fill="auto"/>
            <w:noWrap w:val="0"/>
            <w:vAlign w:val="top"/>
            <w:tcPrChange w:id="3751" w:author="lg" w:date="2026-01-14T21:39:05Z">
              <w:tcPr>
                <w:tcW w:w="3142" w:type="dxa"/>
                <w:gridSpan w:val="2"/>
                <w:shd w:val="clear" w:color="auto" w:fill="auto"/>
                <w:noWrap w:val="0"/>
                <w:vAlign w:val="top"/>
              </w:tcPr>
            </w:tcPrChange>
          </w:tcPr>
          <w:p w14:paraId="7513E0E1">
            <w:pPr>
              <w:spacing w:before="0"/>
              <w:jc w:val="center"/>
              <w:rPr>
                <w:ins w:id="3753" w:author="lg" w:date="2026-01-14T21:26:26Z"/>
                <w:rFonts w:hint="eastAsia"/>
                <w:lang w:val="en-US" w:eastAsia="zh-CN"/>
              </w:rPr>
              <w:pPrChange w:id="3752" w:author="lg" w:date="2026-01-14T21:37:31Z">
                <w:pPr>
                  <w:spacing w:before="25"/>
                  <w:jc w:val="center"/>
                </w:pPr>
              </w:pPrChange>
            </w:pPr>
            <w:ins w:id="3754" w:author="lg" w:date="2026-01-14T21:27:09Z">
              <w:r>
                <w:rPr>
                  <w:rFonts w:hint="eastAsia"/>
                  <w:lang w:val="en-US" w:eastAsia="zh-CN"/>
                </w:rPr>
                <w:t>夹剪机构从张开到闭合的总时间</w:t>
              </w:r>
            </w:ins>
          </w:p>
        </w:tc>
        <w:tc>
          <w:tcPr>
            <w:tcW w:w="1426" w:type="dxa"/>
            <w:shd w:val="clear" w:color="auto" w:fill="auto"/>
            <w:noWrap w:val="0"/>
            <w:vAlign w:val="top"/>
            <w:tcPrChange w:id="3755" w:author="lg" w:date="2026-01-14T21:39:05Z">
              <w:tcPr>
                <w:tcW w:w="2125" w:type="dxa"/>
                <w:shd w:val="clear" w:color="auto" w:fill="auto"/>
                <w:noWrap w:val="0"/>
                <w:vAlign w:val="top"/>
              </w:tcPr>
            </w:tcPrChange>
          </w:tcPr>
          <w:p w14:paraId="713622B5">
            <w:pPr>
              <w:spacing w:before="0"/>
              <w:jc w:val="center"/>
              <w:rPr>
                <w:ins w:id="3757" w:author="lg" w:date="2026-01-14T21:26:26Z"/>
                <w:rFonts w:hint="eastAsia"/>
                <w:lang w:val="en-US" w:eastAsia="zh-CN"/>
              </w:rPr>
              <w:pPrChange w:id="3756" w:author="lg" w:date="2026-01-14T21:37:31Z">
                <w:pPr>
                  <w:spacing w:before="25"/>
                  <w:jc w:val="center"/>
                </w:pPr>
              </w:pPrChange>
            </w:pPr>
            <w:ins w:id="3758" w:author="lg" w:date="2026-01-14T21:27:18Z">
              <w:r>
                <w:rPr>
                  <w:rFonts w:hint="eastAsia"/>
                  <w:lang w:val="en-US" w:eastAsia="zh-CN"/>
                </w:rPr>
                <w:t>s</w:t>
              </w:r>
            </w:ins>
          </w:p>
        </w:tc>
        <w:tc>
          <w:tcPr>
            <w:tcW w:w="816" w:type="dxa"/>
            <w:noWrap w:val="0"/>
            <w:vAlign w:val="top"/>
            <w:tcPrChange w:id="3759" w:author="lg" w:date="2026-01-14T21:39:05Z">
              <w:tcPr>
                <w:tcW w:w="816" w:type="dxa"/>
                <w:noWrap w:val="0"/>
                <w:vAlign w:val="top"/>
              </w:tcPr>
            </w:tcPrChange>
          </w:tcPr>
          <w:p w14:paraId="590C9E2F">
            <w:pPr>
              <w:spacing w:before="0"/>
              <w:jc w:val="center"/>
              <w:rPr>
                <w:ins w:id="3761" w:author="lg" w:date="2026-01-14T21:26:26Z"/>
                <w:rFonts w:hint="eastAsia"/>
                <w:lang w:eastAsia="zh-CN"/>
              </w:rPr>
              <w:pPrChange w:id="3760" w:author="lg" w:date="2026-01-14T21:37:31Z">
                <w:pPr>
                  <w:spacing w:before="25"/>
                  <w:jc w:val="center"/>
                </w:pPr>
              </w:pPrChange>
            </w:pPr>
          </w:p>
        </w:tc>
      </w:tr>
      <w:tr w14:paraId="41E45B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763"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762" w:author="lg" w:date="2026-01-14T21:26:27Z"/>
          <w:trPrChange w:id="3763" w:author="lg" w:date="2026-01-14T21:39:05Z">
            <w:trPr>
              <w:trHeight w:val="307" w:hRule="atLeast"/>
            </w:trPr>
          </w:trPrChange>
        </w:trPr>
        <w:tc>
          <w:tcPr>
            <w:tcW w:w="1715" w:type="dxa"/>
            <w:shd w:val="clear" w:color="auto" w:fill="auto"/>
            <w:noWrap w:val="0"/>
            <w:vAlign w:val="top"/>
            <w:tcPrChange w:id="3764" w:author="lg" w:date="2026-01-14T21:39:05Z">
              <w:tcPr>
                <w:tcW w:w="1715" w:type="dxa"/>
                <w:shd w:val="clear" w:color="auto" w:fill="auto"/>
                <w:noWrap w:val="0"/>
                <w:vAlign w:val="top"/>
              </w:tcPr>
            </w:tcPrChange>
          </w:tcPr>
          <w:p w14:paraId="6935FFC0">
            <w:pPr>
              <w:spacing w:before="0"/>
              <w:jc w:val="center"/>
              <w:rPr>
                <w:ins w:id="3766" w:author="lg" w:date="2026-01-14T21:26:27Z"/>
                <w:rFonts w:hint="eastAsia"/>
                <w:lang w:val="en-US" w:eastAsia="zh-CN"/>
              </w:rPr>
              <w:pPrChange w:id="3765" w:author="lg" w:date="2026-01-14T21:37:31Z">
                <w:pPr>
                  <w:spacing w:before="25"/>
                  <w:jc w:val="center"/>
                </w:pPr>
              </w:pPrChange>
            </w:pPr>
            <m:oMathPara>
              <m:oMath>
                <w:ins w:id="3767" w:author="lg" w:date="2026-01-14T21:28:11Z">
                  <m:r>
                    <m:rPr>
                      <m:sty m:val="p"/>
                    </m:rPr>
                    <w:rPr>
                      <w:rFonts w:hint="default" w:ascii="Times New Roman" w:hAnsi="Times New Roman"/>
                    </w:rPr>
                    <m:t>v(t)</m:t>
                  </m:r>
                </w:ins>
              </m:oMath>
            </m:oMathPara>
          </w:p>
        </w:tc>
        <w:tc>
          <w:tcPr>
            <w:tcW w:w="3841" w:type="dxa"/>
            <w:shd w:val="clear" w:color="auto" w:fill="auto"/>
            <w:noWrap w:val="0"/>
            <w:vAlign w:val="top"/>
            <w:tcPrChange w:id="3768" w:author="lg" w:date="2026-01-14T21:39:05Z">
              <w:tcPr>
                <w:tcW w:w="3142" w:type="dxa"/>
                <w:gridSpan w:val="2"/>
                <w:shd w:val="clear" w:color="auto" w:fill="auto"/>
                <w:noWrap w:val="0"/>
                <w:vAlign w:val="top"/>
              </w:tcPr>
            </w:tcPrChange>
          </w:tcPr>
          <w:p w14:paraId="54BEF65B">
            <w:pPr>
              <w:spacing w:before="0"/>
              <w:jc w:val="center"/>
              <w:rPr>
                <w:ins w:id="3770" w:author="lg" w:date="2026-01-14T21:26:27Z"/>
                <w:rFonts w:hint="eastAsia"/>
                <w:lang w:val="en-US" w:eastAsia="zh-CN"/>
              </w:rPr>
              <w:pPrChange w:id="3769" w:author="lg" w:date="2026-01-14T21:37:31Z">
                <w:pPr>
                  <w:spacing w:before="25"/>
                  <w:jc w:val="center"/>
                </w:pPr>
              </w:pPrChange>
            </w:pPr>
            <w:ins w:id="3771" w:author="lg" w:date="2026-01-14T21:28:37Z">
              <w:r>
                <w:rPr>
                  <w:rFonts w:hint="eastAsia"/>
                  <w:lang w:val="en-US" w:eastAsia="zh-CN"/>
                </w:rPr>
                <w:t>夹剪点E的合成速度</w:t>
              </w:r>
            </w:ins>
          </w:p>
        </w:tc>
        <w:tc>
          <w:tcPr>
            <w:tcW w:w="1426" w:type="dxa"/>
            <w:shd w:val="clear" w:color="auto" w:fill="auto"/>
            <w:noWrap w:val="0"/>
            <w:vAlign w:val="top"/>
            <w:tcPrChange w:id="3772" w:author="lg" w:date="2026-01-14T21:39:05Z">
              <w:tcPr>
                <w:tcW w:w="2125" w:type="dxa"/>
                <w:shd w:val="clear" w:color="auto" w:fill="auto"/>
                <w:noWrap w:val="0"/>
                <w:vAlign w:val="top"/>
              </w:tcPr>
            </w:tcPrChange>
          </w:tcPr>
          <w:p w14:paraId="5273A966">
            <w:pPr>
              <w:spacing w:before="0"/>
              <w:jc w:val="center"/>
              <w:rPr>
                <w:ins w:id="3774" w:author="lg" w:date="2026-01-14T21:26:27Z"/>
                <w:rFonts w:hint="eastAsia"/>
                <w:lang w:val="en-US" w:eastAsia="zh-CN"/>
              </w:rPr>
              <w:pPrChange w:id="3773" w:author="lg" w:date="2026-01-14T21:37:31Z">
                <w:pPr>
                  <w:spacing w:before="25"/>
                  <w:jc w:val="center"/>
                </w:pPr>
              </w:pPrChange>
            </w:pPr>
            <w:ins w:id="3775" w:author="lg" w:date="2026-01-14T21:28:40Z">
              <w:r>
                <w:rPr>
                  <w:rFonts w:hint="eastAsia"/>
                  <w:lang w:val="en-US" w:eastAsia="zh-CN"/>
                </w:rPr>
                <w:t>mm/s</w:t>
              </w:r>
            </w:ins>
          </w:p>
        </w:tc>
        <w:tc>
          <w:tcPr>
            <w:tcW w:w="816" w:type="dxa"/>
            <w:noWrap w:val="0"/>
            <w:vAlign w:val="top"/>
            <w:tcPrChange w:id="3776" w:author="lg" w:date="2026-01-14T21:39:05Z">
              <w:tcPr>
                <w:tcW w:w="816" w:type="dxa"/>
                <w:noWrap w:val="0"/>
                <w:vAlign w:val="top"/>
              </w:tcPr>
            </w:tcPrChange>
          </w:tcPr>
          <w:p w14:paraId="4717949E">
            <w:pPr>
              <w:spacing w:before="0"/>
              <w:jc w:val="center"/>
              <w:rPr>
                <w:ins w:id="3778" w:author="lg" w:date="2026-01-14T21:26:27Z"/>
                <w:rFonts w:hint="eastAsia"/>
                <w:lang w:eastAsia="zh-CN"/>
              </w:rPr>
              <w:pPrChange w:id="3777" w:author="lg" w:date="2026-01-14T21:37:31Z">
                <w:pPr>
                  <w:spacing w:before="25"/>
                  <w:jc w:val="center"/>
                </w:pPr>
              </w:pPrChange>
            </w:pPr>
          </w:p>
        </w:tc>
      </w:tr>
      <w:tr w14:paraId="333946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780"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779" w:author="lg" w:date="2026-01-14T21:28:53Z"/>
          <w:trPrChange w:id="3780" w:author="lg" w:date="2026-01-14T21:39:05Z">
            <w:trPr>
              <w:trHeight w:val="307" w:hRule="atLeast"/>
            </w:trPr>
          </w:trPrChange>
        </w:trPr>
        <w:tc>
          <w:tcPr>
            <w:tcW w:w="1715" w:type="dxa"/>
            <w:shd w:val="clear" w:color="auto" w:fill="auto"/>
            <w:noWrap w:val="0"/>
            <w:vAlign w:val="top"/>
            <w:tcPrChange w:id="3781" w:author="lg" w:date="2026-01-14T21:39:05Z">
              <w:tcPr>
                <w:tcW w:w="1715" w:type="dxa"/>
                <w:shd w:val="clear" w:color="auto" w:fill="auto"/>
                <w:noWrap w:val="0"/>
                <w:vAlign w:val="top"/>
              </w:tcPr>
            </w:tcPrChange>
          </w:tcPr>
          <w:p w14:paraId="64216B8E">
            <w:pPr>
              <w:spacing w:before="0"/>
              <w:jc w:val="center"/>
              <w:rPr>
                <w:ins w:id="3783" w:author="lg" w:date="2026-01-14T21:28:53Z"/>
                <w:rFonts w:hint="eastAsia"/>
                <w:lang w:eastAsia="zh-CN"/>
                <w:oMath/>
              </w:rPr>
              <w:pPrChange w:id="3782" w:author="lg" w:date="2026-01-14T21:37:31Z">
                <w:pPr>
                  <w:spacing w:before="25"/>
                  <w:jc w:val="center"/>
                </w:pPr>
              </w:pPrChange>
            </w:pPr>
            <w:ins w:id="3784" w:author="lg" w:date="2026-01-14T21:29:20Z">
              <w:r>
                <w:rPr>
                  <w:rFonts w:hint="eastAsia"/>
                </w:rPr>
                <w:t>X</w:t>
              </w:r>
            </w:ins>
            <w:ins w:id="3785" w:author="lg" w:date="2026-01-14T21:29:20Z">
              <w:r>
                <w:rPr>
                  <w:rFonts w:hint="default" w:ascii="Times New Roman" w:hAnsi="Times New Roman" w:eastAsia="宋体"/>
                  <w:color w:val="auto"/>
                  <w:szCs w:val="21"/>
                  <w:highlight w:val="none"/>
                  <w:shd w:val="clear"/>
                  <w:vertAlign w:val="subscript"/>
                  <w:rPrChange w:id="3786" w:author="lg" w:date="2026-01-14T21:38:26Z">
                    <w:rPr>
                      <w:rFonts w:hint="eastAsia" w:ascii="Times New Roman" w:hAnsi="Times New Roman" w:eastAsia="宋体"/>
                      <w:color w:val="000000"/>
                      <w:szCs w:val="21"/>
                      <w:highlight w:val="none"/>
                      <w:shd w:val="clear"/>
                    </w:rPr>
                  </w:rPrChange>
                </w:rPr>
                <w:t>1</w:t>
              </w:r>
            </w:ins>
          </w:p>
        </w:tc>
        <w:tc>
          <w:tcPr>
            <w:tcW w:w="3841" w:type="dxa"/>
            <w:shd w:val="clear" w:color="auto" w:fill="auto"/>
            <w:noWrap w:val="0"/>
            <w:vAlign w:val="top"/>
            <w:tcPrChange w:id="3787" w:author="lg" w:date="2026-01-14T21:39:05Z">
              <w:tcPr>
                <w:tcW w:w="3142" w:type="dxa"/>
                <w:gridSpan w:val="2"/>
                <w:shd w:val="clear" w:color="auto" w:fill="auto"/>
                <w:noWrap w:val="0"/>
                <w:vAlign w:val="top"/>
              </w:tcPr>
            </w:tcPrChange>
          </w:tcPr>
          <w:p w14:paraId="60D43690">
            <w:pPr>
              <w:spacing w:before="0"/>
              <w:jc w:val="center"/>
              <w:rPr>
                <w:ins w:id="3789" w:author="lg" w:date="2026-01-14T21:28:53Z"/>
                <w:rFonts w:hint="eastAsia"/>
                <w:lang w:val="en-US" w:eastAsia="zh-CN"/>
              </w:rPr>
              <w:pPrChange w:id="3788" w:author="lg" w:date="2026-01-14T21:37:31Z">
                <w:pPr>
                  <w:spacing w:before="25"/>
                  <w:jc w:val="center"/>
                </w:pPr>
              </w:pPrChange>
            </w:pPr>
            <w:ins w:id="3790" w:author="lg" w:date="2026-01-14T21:30:07Z">
              <w:r>
                <w:rPr>
                  <w:rFonts w:hint="eastAsia"/>
                </w:rPr>
                <w:t>试验因素：采摘方向</w:t>
              </w:r>
            </w:ins>
          </w:p>
        </w:tc>
        <w:tc>
          <w:tcPr>
            <w:tcW w:w="1426" w:type="dxa"/>
            <w:shd w:val="clear" w:color="auto" w:fill="auto"/>
            <w:noWrap w:val="0"/>
            <w:vAlign w:val="top"/>
            <w:tcPrChange w:id="3791" w:author="lg" w:date="2026-01-14T21:39:05Z">
              <w:tcPr>
                <w:tcW w:w="2125" w:type="dxa"/>
                <w:shd w:val="clear" w:color="auto" w:fill="auto"/>
                <w:noWrap w:val="0"/>
                <w:vAlign w:val="top"/>
              </w:tcPr>
            </w:tcPrChange>
          </w:tcPr>
          <w:p w14:paraId="349CFA3B">
            <w:pPr>
              <w:spacing w:before="0"/>
              <w:jc w:val="center"/>
              <w:rPr>
                <w:ins w:id="3793" w:author="lg" w:date="2026-01-14T21:28:53Z"/>
                <w:rFonts w:hint="eastAsia"/>
                <w:lang w:val="en-US" w:eastAsia="zh-CN"/>
              </w:rPr>
              <w:pPrChange w:id="3792" w:author="lg" w:date="2026-01-14T21:37:31Z">
                <w:pPr>
                  <w:spacing w:before="25"/>
                  <w:jc w:val="center"/>
                </w:pPr>
              </w:pPrChange>
            </w:pPr>
            <w:ins w:id="3794" w:author="lg" w:date="2026-01-14T21:30:21Z">
              <w:r>
                <w:rPr>
                  <w:rFonts w:hint="eastAsia"/>
                </w:rPr>
                <w:t>°</w:t>
              </w:r>
            </w:ins>
          </w:p>
        </w:tc>
        <w:tc>
          <w:tcPr>
            <w:tcW w:w="816" w:type="dxa"/>
            <w:noWrap w:val="0"/>
            <w:vAlign w:val="top"/>
            <w:tcPrChange w:id="3795" w:author="lg" w:date="2026-01-14T21:39:05Z">
              <w:tcPr>
                <w:tcW w:w="816" w:type="dxa"/>
                <w:noWrap w:val="0"/>
                <w:vAlign w:val="top"/>
              </w:tcPr>
            </w:tcPrChange>
          </w:tcPr>
          <w:p w14:paraId="00FF203A">
            <w:pPr>
              <w:spacing w:before="0"/>
              <w:jc w:val="center"/>
              <w:rPr>
                <w:ins w:id="3797" w:author="lg" w:date="2026-01-14T21:28:53Z"/>
                <w:rFonts w:hint="eastAsia"/>
                <w:lang w:eastAsia="zh-CN"/>
              </w:rPr>
              <w:pPrChange w:id="3796" w:author="lg" w:date="2026-01-14T21:37:31Z">
                <w:pPr>
                  <w:spacing w:before="25"/>
                  <w:jc w:val="center"/>
                </w:pPr>
              </w:pPrChange>
            </w:pPr>
          </w:p>
        </w:tc>
      </w:tr>
      <w:tr w14:paraId="3996B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799"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798" w:author="lg" w:date="2026-01-14T21:28:54Z"/>
          <w:trPrChange w:id="3799" w:author="lg" w:date="2026-01-14T21:39:05Z">
            <w:trPr>
              <w:trHeight w:val="307" w:hRule="atLeast"/>
            </w:trPr>
          </w:trPrChange>
        </w:trPr>
        <w:tc>
          <w:tcPr>
            <w:tcW w:w="1715" w:type="dxa"/>
            <w:shd w:val="clear" w:color="auto" w:fill="auto"/>
            <w:noWrap w:val="0"/>
            <w:vAlign w:val="top"/>
            <w:tcPrChange w:id="3800" w:author="lg" w:date="2026-01-14T21:39:05Z">
              <w:tcPr>
                <w:tcW w:w="1715" w:type="dxa"/>
                <w:shd w:val="clear" w:color="auto" w:fill="auto"/>
                <w:noWrap w:val="0"/>
                <w:vAlign w:val="top"/>
              </w:tcPr>
            </w:tcPrChange>
          </w:tcPr>
          <w:p w14:paraId="2E06FCA0">
            <w:pPr>
              <w:spacing w:before="0"/>
              <w:jc w:val="center"/>
              <w:rPr>
                <w:ins w:id="3802" w:author="lg" w:date="2026-01-14T21:28:54Z"/>
                <w:rFonts w:hint="default"/>
                <w:oMath/>
              </w:rPr>
              <w:pPrChange w:id="3801" w:author="lg" w:date="2026-01-14T21:37:31Z">
                <w:pPr>
                  <w:spacing w:before="25"/>
                  <w:jc w:val="center"/>
                </w:pPr>
              </w:pPrChange>
            </w:pPr>
            <w:ins w:id="3803" w:author="lg" w:date="2026-01-14T21:29:51Z">
              <w:r>
                <w:rPr>
                  <w:rFonts w:hint="eastAsia"/>
                </w:rPr>
                <w:t>X</w:t>
              </w:r>
            </w:ins>
            <w:ins w:id="3804" w:author="lg" w:date="2026-01-14T21:29:51Z">
              <w:r>
                <w:rPr>
                  <w:rFonts w:hint="eastAsia"/>
                  <w:vertAlign w:val="subscript"/>
                  <w:lang w:val="en-US" w:eastAsia="zh-CN"/>
                  <w:rPrChange w:id="3805" w:author="lg" w:date="2026-01-14T21:38:27Z">
                    <w:rPr>
                      <w:rFonts w:hint="eastAsia"/>
                      <w:lang w:val="en-US" w:eastAsia="zh-CN"/>
                    </w:rPr>
                  </w:rPrChange>
                </w:rPr>
                <w:t>2</w:t>
              </w:r>
            </w:ins>
          </w:p>
        </w:tc>
        <w:tc>
          <w:tcPr>
            <w:tcW w:w="3841" w:type="dxa"/>
            <w:shd w:val="clear" w:color="auto" w:fill="auto"/>
            <w:noWrap w:val="0"/>
            <w:vAlign w:val="top"/>
            <w:tcPrChange w:id="3806" w:author="lg" w:date="2026-01-14T21:39:05Z">
              <w:tcPr>
                <w:tcW w:w="3142" w:type="dxa"/>
                <w:gridSpan w:val="2"/>
                <w:shd w:val="clear" w:color="auto" w:fill="auto"/>
                <w:noWrap w:val="0"/>
                <w:vAlign w:val="top"/>
              </w:tcPr>
            </w:tcPrChange>
          </w:tcPr>
          <w:p w14:paraId="32358DE3">
            <w:pPr>
              <w:spacing w:before="0"/>
              <w:jc w:val="center"/>
              <w:rPr>
                <w:ins w:id="3808" w:author="lg" w:date="2026-01-14T21:28:54Z"/>
                <w:rFonts w:hint="eastAsia"/>
                <w:lang w:val="en-US" w:eastAsia="zh-CN"/>
              </w:rPr>
              <w:pPrChange w:id="3807" w:author="lg" w:date="2026-01-14T21:37:31Z">
                <w:pPr>
                  <w:spacing w:before="25"/>
                  <w:jc w:val="center"/>
                </w:pPr>
              </w:pPrChange>
            </w:pPr>
            <w:ins w:id="3809" w:author="lg" w:date="2026-01-14T21:30:13Z">
              <w:r>
                <w:rPr>
                  <w:rFonts w:hint="eastAsia"/>
                </w:rPr>
                <w:t>试验因素：剪切角度</w:t>
              </w:r>
            </w:ins>
          </w:p>
        </w:tc>
        <w:tc>
          <w:tcPr>
            <w:tcW w:w="1426" w:type="dxa"/>
            <w:shd w:val="clear" w:color="auto" w:fill="auto"/>
            <w:noWrap w:val="0"/>
            <w:vAlign w:val="top"/>
            <w:tcPrChange w:id="3810" w:author="lg" w:date="2026-01-14T21:39:05Z">
              <w:tcPr>
                <w:tcW w:w="2125" w:type="dxa"/>
                <w:shd w:val="clear" w:color="auto" w:fill="auto"/>
                <w:noWrap w:val="0"/>
                <w:vAlign w:val="top"/>
              </w:tcPr>
            </w:tcPrChange>
          </w:tcPr>
          <w:p w14:paraId="2651F674">
            <w:pPr>
              <w:spacing w:before="0"/>
              <w:jc w:val="center"/>
              <w:rPr>
                <w:ins w:id="3812" w:author="lg" w:date="2026-01-14T21:28:54Z"/>
                <w:rFonts w:hint="eastAsia"/>
                <w:lang w:val="en-US" w:eastAsia="zh-CN"/>
              </w:rPr>
              <w:pPrChange w:id="3811" w:author="lg" w:date="2026-01-14T21:37:31Z">
                <w:pPr>
                  <w:spacing w:before="25"/>
                  <w:jc w:val="center"/>
                </w:pPr>
              </w:pPrChange>
            </w:pPr>
            <w:ins w:id="3813" w:author="lg" w:date="2026-01-14T21:30:23Z">
              <w:r>
                <w:rPr>
                  <w:rFonts w:hint="eastAsia"/>
                </w:rPr>
                <w:t>°</w:t>
              </w:r>
            </w:ins>
          </w:p>
        </w:tc>
        <w:tc>
          <w:tcPr>
            <w:tcW w:w="816" w:type="dxa"/>
            <w:noWrap w:val="0"/>
            <w:vAlign w:val="top"/>
            <w:tcPrChange w:id="3814" w:author="lg" w:date="2026-01-14T21:39:05Z">
              <w:tcPr>
                <w:tcW w:w="816" w:type="dxa"/>
                <w:noWrap w:val="0"/>
                <w:vAlign w:val="top"/>
              </w:tcPr>
            </w:tcPrChange>
          </w:tcPr>
          <w:p w14:paraId="40AF1FE1">
            <w:pPr>
              <w:spacing w:before="0"/>
              <w:jc w:val="center"/>
              <w:rPr>
                <w:ins w:id="3816" w:author="lg" w:date="2026-01-14T21:28:54Z"/>
                <w:rFonts w:hint="eastAsia"/>
                <w:lang w:eastAsia="zh-CN"/>
              </w:rPr>
              <w:pPrChange w:id="3815" w:author="lg" w:date="2026-01-14T21:37:31Z">
                <w:pPr>
                  <w:spacing w:before="25"/>
                  <w:jc w:val="center"/>
                </w:pPr>
              </w:pPrChange>
            </w:pPr>
          </w:p>
        </w:tc>
      </w:tr>
      <w:tr w14:paraId="1FE74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818"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817" w:author="lg" w:date="2026-01-14T21:28:55Z"/>
          <w:trPrChange w:id="3818" w:author="lg" w:date="2026-01-14T21:39:05Z">
            <w:trPr>
              <w:trHeight w:val="307" w:hRule="atLeast"/>
            </w:trPr>
          </w:trPrChange>
        </w:trPr>
        <w:tc>
          <w:tcPr>
            <w:tcW w:w="1715" w:type="dxa"/>
            <w:shd w:val="clear" w:color="auto" w:fill="auto"/>
            <w:noWrap w:val="0"/>
            <w:vAlign w:val="top"/>
            <w:tcPrChange w:id="3819" w:author="lg" w:date="2026-01-14T21:39:05Z">
              <w:tcPr>
                <w:tcW w:w="1715" w:type="dxa"/>
                <w:shd w:val="clear" w:color="auto" w:fill="auto"/>
                <w:noWrap w:val="0"/>
                <w:vAlign w:val="top"/>
              </w:tcPr>
            </w:tcPrChange>
          </w:tcPr>
          <w:p w14:paraId="7F16C1BF">
            <w:pPr>
              <w:spacing w:before="0"/>
              <w:jc w:val="center"/>
              <w:rPr>
                <w:ins w:id="3821" w:author="lg" w:date="2026-01-14T21:28:55Z"/>
                <w:rFonts w:hint="default"/>
                <w:oMath/>
              </w:rPr>
              <w:pPrChange w:id="3820" w:author="lg" w:date="2026-01-14T21:37:31Z">
                <w:pPr>
                  <w:spacing w:before="25"/>
                  <w:jc w:val="center"/>
                </w:pPr>
              </w:pPrChange>
            </w:pPr>
            <w:ins w:id="3822" w:author="lg" w:date="2026-01-14T21:29:52Z">
              <w:r>
                <w:rPr>
                  <w:rFonts w:hint="eastAsia"/>
                </w:rPr>
                <w:t>X</w:t>
              </w:r>
            </w:ins>
            <w:ins w:id="3823" w:author="lg" w:date="2026-01-14T21:29:56Z">
              <w:r>
                <w:rPr>
                  <w:rFonts w:hint="eastAsia"/>
                  <w:vertAlign w:val="subscript"/>
                  <w:lang w:val="en-US" w:eastAsia="zh-CN"/>
                  <w:rPrChange w:id="3824" w:author="lg" w:date="2026-01-14T21:38:28Z">
                    <w:rPr>
                      <w:rFonts w:hint="eastAsia"/>
                      <w:lang w:val="en-US" w:eastAsia="zh-CN"/>
                    </w:rPr>
                  </w:rPrChange>
                </w:rPr>
                <w:t>3</w:t>
              </w:r>
            </w:ins>
          </w:p>
        </w:tc>
        <w:tc>
          <w:tcPr>
            <w:tcW w:w="3841" w:type="dxa"/>
            <w:shd w:val="clear" w:color="auto" w:fill="auto"/>
            <w:noWrap w:val="0"/>
            <w:vAlign w:val="top"/>
            <w:tcPrChange w:id="3825" w:author="lg" w:date="2026-01-14T21:39:05Z">
              <w:tcPr>
                <w:tcW w:w="3142" w:type="dxa"/>
                <w:gridSpan w:val="2"/>
                <w:shd w:val="clear" w:color="auto" w:fill="auto"/>
                <w:noWrap w:val="0"/>
                <w:vAlign w:val="top"/>
              </w:tcPr>
            </w:tcPrChange>
          </w:tcPr>
          <w:p w14:paraId="1F1BD975">
            <w:pPr>
              <w:spacing w:before="0"/>
              <w:jc w:val="center"/>
              <w:rPr>
                <w:ins w:id="3827" w:author="lg" w:date="2026-01-14T21:28:55Z"/>
                <w:rFonts w:hint="eastAsia"/>
                <w:lang w:val="en-US" w:eastAsia="zh-CN"/>
              </w:rPr>
              <w:pPrChange w:id="3826" w:author="lg" w:date="2026-01-14T21:37:31Z">
                <w:pPr>
                  <w:spacing w:before="25"/>
                  <w:jc w:val="center"/>
                </w:pPr>
              </w:pPrChange>
            </w:pPr>
            <w:ins w:id="3828" w:author="lg" w:date="2026-01-14T21:30:16Z">
              <w:r>
                <w:rPr>
                  <w:rFonts w:hint="eastAsia"/>
                  <w:lang w:val="en-US" w:eastAsia="zh-CN"/>
                </w:rPr>
                <w:t>试验因素：喂入深度</w:t>
              </w:r>
            </w:ins>
          </w:p>
        </w:tc>
        <w:tc>
          <w:tcPr>
            <w:tcW w:w="1426" w:type="dxa"/>
            <w:shd w:val="clear" w:color="auto" w:fill="auto"/>
            <w:noWrap w:val="0"/>
            <w:vAlign w:val="top"/>
            <w:tcPrChange w:id="3829" w:author="lg" w:date="2026-01-14T21:39:05Z">
              <w:tcPr>
                <w:tcW w:w="2125" w:type="dxa"/>
                <w:shd w:val="clear" w:color="auto" w:fill="auto"/>
                <w:noWrap w:val="0"/>
                <w:vAlign w:val="top"/>
              </w:tcPr>
            </w:tcPrChange>
          </w:tcPr>
          <w:p w14:paraId="21290AA1">
            <w:pPr>
              <w:spacing w:before="0"/>
              <w:jc w:val="center"/>
              <w:rPr>
                <w:ins w:id="3831" w:author="lg" w:date="2026-01-14T21:28:55Z"/>
                <w:rFonts w:hint="eastAsia"/>
                <w:lang w:val="en-US" w:eastAsia="zh-CN"/>
              </w:rPr>
              <w:pPrChange w:id="3830" w:author="lg" w:date="2026-01-14T21:37:31Z">
                <w:pPr>
                  <w:spacing w:before="25"/>
                  <w:jc w:val="center"/>
                </w:pPr>
              </w:pPrChange>
            </w:pPr>
            <w:ins w:id="3832" w:author="lg" w:date="2026-01-14T21:30:26Z">
              <w:r>
                <w:rPr>
                  <w:rFonts w:hint="eastAsia"/>
                  <w:lang w:val="en-US" w:eastAsia="zh-CN"/>
                </w:rPr>
                <w:t>mm</w:t>
              </w:r>
            </w:ins>
          </w:p>
        </w:tc>
        <w:tc>
          <w:tcPr>
            <w:tcW w:w="816" w:type="dxa"/>
            <w:noWrap w:val="0"/>
            <w:vAlign w:val="top"/>
            <w:tcPrChange w:id="3833" w:author="lg" w:date="2026-01-14T21:39:05Z">
              <w:tcPr>
                <w:tcW w:w="816" w:type="dxa"/>
                <w:noWrap w:val="0"/>
                <w:vAlign w:val="top"/>
              </w:tcPr>
            </w:tcPrChange>
          </w:tcPr>
          <w:p w14:paraId="734A3AA4">
            <w:pPr>
              <w:spacing w:before="0"/>
              <w:jc w:val="center"/>
              <w:rPr>
                <w:ins w:id="3835" w:author="lg" w:date="2026-01-14T21:28:55Z"/>
                <w:rFonts w:hint="eastAsia"/>
                <w:lang w:eastAsia="zh-CN"/>
              </w:rPr>
              <w:pPrChange w:id="3834" w:author="lg" w:date="2026-01-14T21:37:31Z">
                <w:pPr>
                  <w:spacing w:before="25"/>
                  <w:jc w:val="center"/>
                </w:pPr>
              </w:pPrChange>
            </w:pPr>
          </w:p>
        </w:tc>
      </w:tr>
      <w:tr w14:paraId="2F223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837"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836" w:author="lg" w:date="2026-01-14T21:30:53Z"/>
          <w:trPrChange w:id="3837" w:author="lg" w:date="2026-01-14T21:39:05Z">
            <w:trPr>
              <w:trHeight w:val="307" w:hRule="atLeast"/>
            </w:trPr>
          </w:trPrChange>
        </w:trPr>
        <w:tc>
          <w:tcPr>
            <w:tcW w:w="1715" w:type="dxa"/>
            <w:shd w:val="clear" w:color="auto" w:fill="auto"/>
            <w:noWrap w:val="0"/>
            <w:vAlign w:val="top"/>
            <w:tcPrChange w:id="3838" w:author="lg" w:date="2026-01-14T21:39:05Z">
              <w:tcPr>
                <w:tcW w:w="1715" w:type="dxa"/>
                <w:shd w:val="clear" w:color="auto" w:fill="auto"/>
                <w:noWrap w:val="0"/>
                <w:vAlign w:val="top"/>
              </w:tcPr>
            </w:tcPrChange>
          </w:tcPr>
          <w:p w14:paraId="09A423A4">
            <w:pPr>
              <w:spacing w:before="0"/>
              <w:jc w:val="center"/>
              <w:rPr>
                <w:ins w:id="3840" w:author="lg" w:date="2026-01-14T21:30:53Z"/>
                <w:rFonts w:hint="eastAsia"/>
                <w:lang w:val="en-US" w:eastAsia="zh-CN"/>
              </w:rPr>
              <w:pPrChange w:id="3839" w:author="lg" w:date="2026-01-14T21:37:31Z">
                <w:pPr>
                  <w:spacing w:before="25"/>
                  <w:jc w:val="center"/>
                </w:pPr>
              </w:pPrChange>
            </w:pPr>
            <w:ins w:id="3841" w:author="lg" w:date="2026-01-14T21:31:21Z">
              <w:r>
                <w:rPr>
                  <w:rFonts w:hint="eastAsia"/>
                  <w:lang w:val="en-US" w:eastAsia="zh-CN"/>
                </w:rPr>
                <w:t>x</w:t>
              </w:r>
            </w:ins>
            <w:ins w:id="3842" w:author="lg" w:date="2026-01-14T21:31:29Z">
              <w:r>
                <w:rPr>
                  <w:rFonts w:hint="eastAsia"/>
                  <w:vertAlign w:val="subscript"/>
                  <w:lang w:val="en-US" w:eastAsia="zh-CN"/>
                  <w:rPrChange w:id="3843" w:author="lg" w:date="2026-01-14T21:38:29Z">
                    <w:rPr>
                      <w:rFonts w:hint="eastAsia"/>
                      <w:lang w:val="en-US" w:eastAsia="zh-CN"/>
                    </w:rPr>
                  </w:rPrChange>
                </w:rPr>
                <w:t>A</w:t>
              </w:r>
            </w:ins>
            <w:ins w:id="3844" w:author="lg" w:date="2026-01-14T21:31:21Z">
              <w:r>
                <w:rPr>
                  <w:rFonts w:hint="eastAsia"/>
                  <w:lang w:val="en-US" w:eastAsia="zh-CN"/>
                </w:rPr>
                <w:t>,y</w:t>
              </w:r>
            </w:ins>
            <w:ins w:id="3845" w:author="lg" w:date="2026-01-14T21:31:31Z">
              <w:r>
                <w:rPr>
                  <w:rFonts w:hint="eastAsia"/>
                  <w:vertAlign w:val="subscript"/>
                  <w:lang w:val="en-US" w:eastAsia="zh-CN"/>
                  <w:rPrChange w:id="3846" w:author="lg" w:date="2026-01-14T21:38:35Z">
                    <w:rPr>
                      <w:rFonts w:hint="eastAsia"/>
                      <w:lang w:val="en-US" w:eastAsia="zh-CN"/>
                    </w:rPr>
                  </w:rPrChange>
                </w:rPr>
                <w:t>A</w:t>
              </w:r>
            </w:ins>
          </w:p>
        </w:tc>
        <w:tc>
          <w:tcPr>
            <w:tcW w:w="3841" w:type="dxa"/>
            <w:shd w:val="clear" w:color="auto" w:fill="auto"/>
            <w:noWrap w:val="0"/>
            <w:vAlign w:val="top"/>
            <w:tcPrChange w:id="3847" w:author="lg" w:date="2026-01-14T21:39:05Z">
              <w:tcPr>
                <w:tcW w:w="3142" w:type="dxa"/>
                <w:gridSpan w:val="2"/>
                <w:shd w:val="clear" w:color="auto" w:fill="auto"/>
                <w:noWrap w:val="0"/>
                <w:vAlign w:val="top"/>
              </w:tcPr>
            </w:tcPrChange>
          </w:tcPr>
          <w:p w14:paraId="1EE6ADFA">
            <w:pPr>
              <w:spacing w:before="0"/>
              <w:jc w:val="center"/>
              <w:rPr>
                <w:ins w:id="3849" w:author="lg" w:date="2026-01-14T21:30:53Z"/>
                <w:rFonts w:hint="eastAsia"/>
                <w:lang w:val="en-US" w:eastAsia="zh-CN"/>
              </w:rPr>
              <w:pPrChange w:id="3848" w:author="lg" w:date="2026-01-14T21:37:31Z">
                <w:pPr>
                  <w:spacing w:before="25"/>
                  <w:jc w:val="center"/>
                </w:pPr>
              </w:pPrChange>
            </w:pPr>
            <w:ins w:id="3850" w:author="lg" w:date="2026-01-14T21:32:08Z">
              <w:r>
                <w:rPr>
                  <w:rFonts w:hint="eastAsia"/>
                  <w:lang w:val="en-US" w:eastAsia="zh-CN"/>
                </w:rPr>
                <w:t>静刀圆心A的坐标</w:t>
              </w:r>
            </w:ins>
          </w:p>
        </w:tc>
        <w:tc>
          <w:tcPr>
            <w:tcW w:w="1426" w:type="dxa"/>
            <w:shd w:val="clear" w:color="auto" w:fill="auto"/>
            <w:noWrap w:val="0"/>
            <w:vAlign w:val="top"/>
            <w:tcPrChange w:id="3851" w:author="lg" w:date="2026-01-14T21:39:05Z">
              <w:tcPr>
                <w:tcW w:w="2125" w:type="dxa"/>
                <w:shd w:val="clear" w:color="auto" w:fill="auto"/>
                <w:noWrap w:val="0"/>
                <w:vAlign w:val="top"/>
              </w:tcPr>
            </w:tcPrChange>
          </w:tcPr>
          <w:p w14:paraId="47F5F0E0">
            <w:pPr>
              <w:spacing w:before="0"/>
              <w:jc w:val="center"/>
              <w:rPr>
                <w:ins w:id="3853" w:author="lg" w:date="2026-01-14T21:30:53Z"/>
                <w:rFonts w:hint="eastAsia"/>
                <w:lang w:val="en-US" w:eastAsia="zh-CN"/>
              </w:rPr>
              <w:pPrChange w:id="3852" w:author="lg" w:date="2026-01-14T21:37:31Z">
                <w:pPr>
                  <w:spacing w:before="25"/>
                  <w:jc w:val="center"/>
                </w:pPr>
              </w:pPrChange>
            </w:pPr>
            <w:ins w:id="3854" w:author="lg" w:date="2026-01-14T21:31:21Z">
              <w:r>
                <w:rPr>
                  <w:rFonts w:hint="eastAsia"/>
                  <w:lang w:val="en-US" w:eastAsia="zh-CN"/>
                </w:rPr>
                <w:t>mm</w:t>
              </w:r>
            </w:ins>
          </w:p>
        </w:tc>
        <w:tc>
          <w:tcPr>
            <w:tcW w:w="816" w:type="dxa"/>
            <w:noWrap w:val="0"/>
            <w:vAlign w:val="top"/>
            <w:tcPrChange w:id="3855" w:author="lg" w:date="2026-01-14T21:39:05Z">
              <w:tcPr>
                <w:tcW w:w="816" w:type="dxa"/>
                <w:noWrap w:val="0"/>
                <w:vAlign w:val="top"/>
              </w:tcPr>
            </w:tcPrChange>
          </w:tcPr>
          <w:p w14:paraId="05F94428">
            <w:pPr>
              <w:spacing w:before="0"/>
              <w:jc w:val="center"/>
              <w:rPr>
                <w:ins w:id="3857" w:author="lg" w:date="2026-01-14T21:30:53Z"/>
                <w:rFonts w:hint="eastAsia"/>
                <w:lang w:eastAsia="zh-CN"/>
              </w:rPr>
              <w:pPrChange w:id="3856" w:author="lg" w:date="2026-01-14T21:37:31Z">
                <w:pPr>
                  <w:spacing w:before="25"/>
                  <w:jc w:val="center"/>
                </w:pPr>
              </w:pPrChange>
            </w:pPr>
          </w:p>
        </w:tc>
      </w:tr>
      <w:tr w14:paraId="2DED4D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859"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858" w:author="lg" w:date="2026-01-14T21:30:55Z"/>
          <w:trPrChange w:id="3859" w:author="lg" w:date="2026-01-14T21:39:05Z">
            <w:trPr>
              <w:trHeight w:val="307" w:hRule="atLeast"/>
            </w:trPr>
          </w:trPrChange>
        </w:trPr>
        <w:tc>
          <w:tcPr>
            <w:tcW w:w="1715" w:type="dxa"/>
            <w:shd w:val="clear" w:color="auto" w:fill="auto"/>
            <w:noWrap w:val="0"/>
            <w:vAlign w:val="top"/>
            <w:tcPrChange w:id="3860" w:author="lg" w:date="2026-01-14T21:39:05Z">
              <w:tcPr>
                <w:tcW w:w="1715" w:type="dxa"/>
                <w:shd w:val="clear" w:color="auto" w:fill="auto"/>
                <w:noWrap w:val="0"/>
                <w:vAlign w:val="top"/>
              </w:tcPr>
            </w:tcPrChange>
          </w:tcPr>
          <w:p w14:paraId="544F3579">
            <w:pPr>
              <w:spacing w:before="0"/>
              <w:jc w:val="center"/>
              <w:rPr>
                <w:ins w:id="3862" w:author="lg" w:date="2026-01-14T21:30:55Z"/>
                <w:rFonts w:hint="eastAsia"/>
                <w:lang w:val="en-US" w:eastAsia="zh-CN"/>
              </w:rPr>
              <w:pPrChange w:id="3861" w:author="lg" w:date="2026-01-14T21:37:31Z">
                <w:pPr>
                  <w:spacing w:before="25"/>
                  <w:jc w:val="center"/>
                </w:pPr>
              </w:pPrChange>
            </w:pPr>
            <w:ins w:id="3863" w:author="lg" w:date="2026-01-14T21:31:45Z">
              <w:r>
                <w:rPr>
                  <w:rFonts w:hint="eastAsia"/>
                  <w:lang w:val="en-US" w:eastAsia="zh-CN"/>
                </w:rPr>
                <w:t>x</w:t>
              </w:r>
            </w:ins>
            <w:ins w:id="3864" w:author="lg" w:date="2026-01-14T21:31:45Z">
              <w:r>
                <w:rPr>
                  <w:rFonts w:hint="eastAsia"/>
                  <w:vertAlign w:val="subscript"/>
                  <w:lang w:val="en-US" w:eastAsia="zh-CN"/>
                  <w:rPrChange w:id="3865" w:author="lg" w:date="2026-01-14T21:38:37Z">
                    <w:rPr>
                      <w:rFonts w:hint="eastAsia"/>
                      <w:lang w:val="en-US" w:eastAsia="zh-CN"/>
                    </w:rPr>
                  </w:rPrChange>
                </w:rPr>
                <w:t>B</w:t>
              </w:r>
            </w:ins>
            <w:ins w:id="3866" w:author="lg" w:date="2026-01-14T21:31:45Z">
              <w:r>
                <w:rPr>
                  <w:rFonts w:hint="eastAsia"/>
                  <w:lang w:val="en-US" w:eastAsia="zh-CN"/>
                </w:rPr>
                <w:t>,y</w:t>
              </w:r>
            </w:ins>
            <w:ins w:id="3867" w:author="lg" w:date="2026-01-14T21:31:45Z">
              <w:r>
                <w:rPr>
                  <w:rFonts w:hint="eastAsia"/>
                  <w:vertAlign w:val="subscript"/>
                  <w:lang w:val="en-US" w:eastAsia="zh-CN"/>
                  <w:rPrChange w:id="3868" w:author="lg" w:date="2026-01-14T21:38:39Z">
                    <w:rPr>
                      <w:rFonts w:hint="eastAsia"/>
                      <w:lang w:val="en-US" w:eastAsia="zh-CN"/>
                    </w:rPr>
                  </w:rPrChange>
                </w:rPr>
                <w:t>B</w:t>
              </w:r>
            </w:ins>
          </w:p>
        </w:tc>
        <w:tc>
          <w:tcPr>
            <w:tcW w:w="3841" w:type="dxa"/>
            <w:shd w:val="clear" w:color="auto" w:fill="auto"/>
            <w:noWrap w:val="0"/>
            <w:vAlign w:val="top"/>
            <w:tcPrChange w:id="3869" w:author="lg" w:date="2026-01-14T21:39:05Z">
              <w:tcPr>
                <w:tcW w:w="3142" w:type="dxa"/>
                <w:gridSpan w:val="2"/>
                <w:shd w:val="clear" w:color="auto" w:fill="auto"/>
                <w:noWrap w:val="0"/>
                <w:vAlign w:val="top"/>
              </w:tcPr>
            </w:tcPrChange>
          </w:tcPr>
          <w:p w14:paraId="6E8DC527">
            <w:pPr>
              <w:spacing w:before="0"/>
              <w:jc w:val="center"/>
              <w:rPr>
                <w:ins w:id="3871" w:author="lg" w:date="2026-01-14T21:30:55Z"/>
                <w:rFonts w:hint="eastAsia"/>
                <w:lang w:val="en-US" w:eastAsia="zh-CN"/>
              </w:rPr>
              <w:pPrChange w:id="3870" w:author="lg" w:date="2026-01-14T21:37:31Z">
                <w:pPr>
                  <w:spacing w:before="25"/>
                  <w:jc w:val="center"/>
                </w:pPr>
              </w:pPrChange>
            </w:pPr>
            <w:ins w:id="3872" w:author="lg" w:date="2026-01-14T21:32:13Z">
              <w:r>
                <w:rPr>
                  <w:rFonts w:hint="eastAsia"/>
                  <w:lang w:val="en-US" w:eastAsia="zh-CN"/>
                </w:rPr>
                <w:t>动刀圆心B的坐标</w:t>
              </w:r>
            </w:ins>
          </w:p>
        </w:tc>
        <w:tc>
          <w:tcPr>
            <w:tcW w:w="1426" w:type="dxa"/>
            <w:shd w:val="clear" w:color="auto" w:fill="auto"/>
            <w:noWrap w:val="0"/>
            <w:vAlign w:val="top"/>
            <w:tcPrChange w:id="3873" w:author="lg" w:date="2026-01-14T21:39:05Z">
              <w:tcPr>
                <w:tcW w:w="2125" w:type="dxa"/>
                <w:shd w:val="clear" w:color="auto" w:fill="auto"/>
                <w:noWrap w:val="0"/>
                <w:vAlign w:val="top"/>
              </w:tcPr>
            </w:tcPrChange>
          </w:tcPr>
          <w:p w14:paraId="2ECE5A14">
            <w:pPr>
              <w:spacing w:before="0"/>
              <w:jc w:val="center"/>
              <w:rPr>
                <w:ins w:id="3875" w:author="lg" w:date="2026-01-14T21:30:55Z"/>
                <w:rFonts w:hint="eastAsia"/>
                <w:lang w:val="en-US" w:eastAsia="zh-CN"/>
              </w:rPr>
              <w:pPrChange w:id="3874" w:author="lg" w:date="2026-01-14T21:37:31Z">
                <w:pPr>
                  <w:spacing w:before="25"/>
                  <w:jc w:val="center"/>
                </w:pPr>
              </w:pPrChange>
            </w:pPr>
            <w:ins w:id="3876" w:author="lg" w:date="2026-01-14T21:31:45Z">
              <w:r>
                <w:rPr>
                  <w:rFonts w:hint="eastAsia"/>
                  <w:lang w:val="en-US" w:eastAsia="zh-CN"/>
                </w:rPr>
                <w:t>mm</w:t>
              </w:r>
            </w:ins>
          </w:p>
        </w:tc>
        <w:tc>
          <w:tcPr>
            <w:tcW w:w="816" w:type="dxa"/>
            <w:shd w:val="clear" w:color="auto" w:fill="auto"/>
            <w:noWrap w:val="0"/>
            <w:vAlign w:val="top"/>
            <w:tcPrChange w:id="3877" w:author="lg" w:date="2026-01-14T21:39:05Z">
              <w:tcPr>
                <w:tcW w:w="816" w:type="dxa"/>
                <w:shd w:val="clear" w:color="auto" w:fill="auto"/>
                <w:noWrap w:val="0"/>
                <w:vAlign w:val="top"/>
              </w:tcPr>
            </w:tcPrChange>
          </w:tcPr>
          <w:p w14:paraId="475D97E4">
            <w:pPr>
              <w:spacing w:before="0"/>
              <w:jc w:val="center"/>
              <w:rPr>
                <w:ins w:id="3879" w:author="lg" w:date="2026-01-14T21:30:55Z"/>
                <w:rFonts w:hint="eastAsia"/>
                <w:lang w:val="en-US" w:eastAsia="zh-CN"/>
              </w:rPr>
              <w:pPrChange w:id="3878" w:author="lg" w:date="2026-01-14T21:37:31Z">
                <w:pPr>
                  <w:spacing w:before="25"/>
                  <w:jc w:val="center"/>
                </w:pPr>
              </w:pPrChange>
            </w:pPr>
          </w:p>
        </w:tc>
      </w:tr>
      <w:tr w14:paraId="21CBDA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881"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880" w:author="lg" w:date="2026-01-14T21:30:56Z"/>
          <w:trPrChange w:id="3881" w:author="lg" w:date="2026-01-14T21:39:05Z">
            <w:trPr>
              <w:trHeight w:val="307" w:hRule="atLeast"/>
            </w:trPr>
          </w:trPrChange>
        </w:trPr>
        <w:tc>
          <w:tcPr>
            <w:tcW w:w="1715" w:type="dxa"/>
            <w:shd w:val="clear" w:color="auto" w:fill="auto"/>
            <w:noWrap w:val="0"/>
            <w:vAlign w:val="top"/>
            <w:tcPrChange w:id="3882" w:author="lg" w:date="2026-01-14T21:39:05Z">
              <w:tcPr>
                <w:tcW w:w="1715" w:type="dxa"/>
                <w:shd w:val="clear" w:color="auto" w:fill="auto"/>
                <w:noWrap w:val="0"/>
                <w:vAlign w:val="top"/>
              </w:tcPr>
            </w:tcPrChange>
          </w:tcPr>
          <w:p w14:paraId="648691D7">
            <w:pPr>
              <w:spacing w:before="0"/>
              <w:jc w:val="center"/>
              <w:rPr>
                <w:ins w:id="3884" w:author="lg" w:date="2026-01-14T21:30:56Z"/>
                <w:rFonts w:hint="eastAsia"/>
                <w:lang w:val="en-US" w:eastAsia="zh-CN"/>
              </w:rPr>
              <w:pPrChange w:id="3883" w:author="lg" w:date="2026-01-14T21:37:31Z">
                <w:pPr>
                  <w:spacing w:before="25"/>
                  <w:jc w:val="center"/>
                </w:pPr>
              </w:pPrChange>
            </w:pPr>
            <w:ins w:id="3885" w:author="lg" w:date="2026-01-14T21:31:45Z">
              <w:r>
                <w:rPr>
                  <w:rFonts w:hint="eastAsia"/>
                  <w:lang w:val="en-US" w:eastAsia="zh-CN"/>
                </w:rPr>
                <w:t>x</w:t>
              </w:r>
            </w:ins>
            <w:ins w:id="3886" w:author="lg" w:date="2026-01-14T21:31:45Z">
              <w:r>
                <w:rPr>
                  <w:rFonts w:hint="eastAsia"/>
                  <w:vertAlign w:val="subscript"/>
                  <w:lang w:val="en-US" w:eastAsia="zh-CN"/>
                  <w:rPrChange w:id="3887" w:author="lg" w:date="2026-01-14T21:38:41Z">
                    <w:rPr>
                      <w:rFonts w:hint="eastAsia"/>
                      <w:lang w:val="en-US" w:eastAsia="zh-CN"/>
                    </w:rPr>
                  </w:rPrChange>
                </w:rPr>
                <w:t>E</w:t>
              </w:r>
            </w:ins>
            <w:ins w:id="3888" w:author="lg" w:date="2026-01-14T21:31:45Z">
              <w:r>
                <w:rPr>
                  <w:rFonts w:hint="eastAsia"/>
                  <w:lang w:val="en-US" w:eastAsia="zh-CN"/>
                </w:rPr>
                <w:t>,y</w:t>
              </w:r>
            </w:ins>
            <w:ins w:id="3889" w:author="lg" w:date="2026-01-14T21:31:45Z">
              <w:r>
                <w:rPr>
                  <w:rFonts w:hint="eastAsia"/>
                  <w:vertAlign w:val="subscript"/>
                  <w:lang w:val="en-US" w:eastAsia="zh-CN"/>
                  <w:rPrChange w:id="3890" w:author="lg" w:date="2026-01-14T21:38:42Z">
                    <w:rPr>
                      <w:rFonts w:hint="eastAsia"/>
                      <w:lang w:val="en-US" w:eastAsia="zh-CN"/>
                    </w:rPr>
                  </w:rPrChange>
                </w:rPr>
                <w:t>E</w:t>
              </w:r>
            </w:ins>
          </w:p>
        </w:tc>
        <w:tc>
          <w:tcPr>
            <w:tcW w:w="3841" w:type="dxa"/>
            <w:shd w:val="clear" w:color="auto" w:fill="auto"/>
            <w:noWrap w:val="0"/>
            <w:vAlign w:val="top"/>
            <w:tcPrChange w:id="3891" w:author="lg" w:date="2026-01-14T21:39:05Z">
              <w:tcPr>
                <w:tcW w:w="3142" w:type="dxa"/>
                <w:gridSpan w:val="2"/>
                <w:shd w:val="clear" w:color="auto" w:fill="auto"/>
                <w:noWrap w:val="0"/>
                <w:vAlign w:val="top"/>
              </w:tcPr>
            </w:tcPrChange>
          </w:tcPr>
          <w:p w14:paraId="112AFE47">
            <w:pPr>
              <w:spacing w:before="0"/>
              <w:jc w:val="center"/>
              <w:rPr>
                <w:ins w:id="3893" w:author="lg" w:date="2026-01-14T21:30:56Z"/>
                <w:rFonts w:hint="eastAsia"/>
                <w:lang w:val="en-US" w:eastAsia="zh-CN"/>
              </w:rPr>
              <w:pPrChange w:id="3892" w:author="lg" w:date="2026-01-14T21:37:31Z">
                <w:pPr>
                  <w:spacing w:before="25"/>
                  <w:jc w:val="center"/>
                </w:pPr>
              </w:pPrChange>
            </w:pPr>
            <w:ins w:id="3894" w:author="lg" w:date="2026-01-14T21:32:17Z">
              <w:r>
                <w:rPr>
                  <w:rFonts w:hint="eastAsia"/>
                  <w:lang w:val="en-US" w:eastAsia="zh-CN"/>
                </w:rPr>
                <w:t>夹剪点E的坐标</w:t>
              </w:r>
            </w:ins>
          </w:p>
        </w:tc>
        <w:tc>
          <w:tcPr>
            <w:tcW w:w="1426" w:type="dxa"/>
            <w:shd w:val="clear" w:color="auto" w:fill="auto"/>
            <w:noWrap w:val="0"/>
            <w:vAlign w:val="top"/>
            <w:tcPrChange w:id="3895" w:author="lg" w:date="2026-01-14T21:39:05Z">
              <w:tcPr>
                <w:tcW w:w="2125" w:type="dxa"/>
                <w:shd w:val="clear" w:color="auto" w:fill="auto"/>
                <w:noWrap w:val="0"/>
                <w:vAlign w:val="top"/>
              </w:tcPr>
            </w:tcPrChange>
          </w:tcPr>
          <w:p w14:paraId="4E22DC2C">
            <w:pPr>
              <w:spacing w:before="0"/>
              <w:jc w:val="center"/>
              <w:rPr>
                <w:ins w:id="3897" w:author="lg" w:date="2026-01-14T21:30:56Z"/>
                <w:rFonts w:hint="eastAsia"/>
                <w:lang w:val="en-US" w:eastAsia="zh-CN"/>
              </w:rPr>
              <w:pPrChange w:id="3896" w:author="lg" w:date="2026-01-14T21:37:31Z">
                <w:pPr>
                  <w:spacing w:before="25"/>
                  <w:jc w:val="center"/>
                </w:pPr>
              </w:pPrChange>
            </w:pPr>
            <w:ins w:id="3898" w:author="lg" w:date="2026-01-14T21:31:45Z">
              <w:r>
                <w:rPr>
                  <w:rFonts w:hint="eastAsia"/>
                  <w:lang w:val="en-US" w:eastAsia="zh-CN"/>
                </w:rPr>
                <w:t>mm</w:t>
              </w:r>
            </w:ins>
          </w:p>
        </w:tc>
        <w:tc>
          <w:tcPr>
            <w:tcW w:w="816" w:type="dxa"/>
            <w:shd w:val="clear" w:color="auto" w:fill="auto"/>
            <w:noWrap w:val="0"/>
            <w:vAlign w:val="top"/>
            <w:tcPrChange w:id="3899" w:author="lg" w:date="2026-01-14T21:39:05Z">
              <w:tcPr>
                <w:tcW w:w="816" w:type="dxa"/>
                <w:shd w:val="clear" w:color="auto" w:fill="auto"/>
                <w:noWrap w:val="0"/>
                <w:vAlign w:val="top"/>
              </w:tcPr>
            </w:tcPrChange>
          </w:tcPr>
          <w:p w14:paraId="4D59134A">
            <w:pPr>
              <w:spacing w:before="0"/>
              <w:jc w:val="center"/>
              <w:rPr>
                <w:ins w:id="3901" w:author="lg" w:date="2026-01-14T21:30:56Z"/>
                <w:rFonts w:hint="eastAsia"/>
                <w:lang w:val="en-US" w:eastAsia="zh-CN"/>
              </w:rPr>
              <w:pPrChange w:id="3900" w:author="lg" w:date="2026-01-14T21:37:31Z">
                <w:pPr>
                  <w:spacing w:before="25"/>
                  <w:jc w:val="center"/>
                </w:pPr>
              </w:pPrChange>
            </w:pPr>
          </w:p>
        </w:tc>
      </w:tr>
      <w:tr w14:paraId="694C4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903"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902" w:author="lg" w:date="2026-01-14T21:31:38Z"/>
          <w:trPrChange w:id="3903" w:author="lg" w:date="2026-01-14T21:39:05Z">
            <w:trPr>
              <w:trHeight w:val="307" w:hRule="atLeast"/>
            </w:trPr>
          </w:trPrChange>
        </w:trPr>
        <w:tc>
          <w:tcPr>
            <w:tcW w:w="1715" w:type="dxa"/>
            <w:shd w:val="clear" w:color="auto" w:fill="auto"/>
            <w:noWrap w:val="0"/>
            <w:vAlign w:val="top"/>
            <w:tcPrChange w:id="3904" w:author="lg" w:date="2026-01-14T21:39:05Z">
              <w:tcPr>
                <w:tcW w:w="1715" w:type="dxa"/>
                <w:shd w:val="clear" w:color="auto" w:fill="auto"/>
                <w:noWrap w:val="0"/>
                <w:vAlign w:val="top"/>
              </w:tcPr>
            </w:tcPrChange>
          </w:tcPr>
          <w:p w14:paraId="21986C7B">
            <w:pPr>
              <w:spacing w:before="0"/>
              <w:jc w:val="center"/>
              <w:rPr>
                <w:ins w:id="3906" w:author="lg" w:date="2026-01-14T21:31:38Z"/>
                <w:rFonts w:hint="eastAsia"/>
                <w:lang w:val="en-US" w:eastAsia="zh-CN"/>
              </w:rPr>
              <w:pPrChange w:id="3905" w:author="lg" w:date="2026-01-14T21:37:31Z">
                <w:pPr>
                  <w:spacing w:before="25"/>
                  <w:jc w:val="center"/>
                </w:pPr>
              </w:pPrChange>
            </w:pPr>
            <w:ins w:id="3907" w:author="lg" w:date="2026-01-14T21:32:25Z">
              <w:r>
                <w:rPr>
                  <w:rFonts w:hint="eastAsia"/>
                </w:rPr>
                <w:t>Y</w:t>
              </w:r>
            </w:ins>
          </w:p>
        </w:tc>
        <w:tc>
          <w:tcPr>
            <w:tcW w:w="3841" w:type="dxa"/>
            <w:shd w:val="clear" w:color="auto" w:fill="auto"/>
            <w:noWrap w:val="0"/>
            <w:vAlign w:val="top"/>
            <w:tcPrChange w:id="3908" w:author="lg" w:date="2026-01-14T21:39:05Z">
              <w:tcPr>
                <w:tcW w:w="3142" w:type="dxa"/>
                <w:gridSpan w:val="2"/>
                <w:shd w:val="clear" w:color="auto" w:fill="auto"/>
                <w:noWrap w:val="0"/>
                <w:vAlign w:val="top"/>
              </w:tcPr>
            </w:tcPrChange>
          </w:tcPr>
          <w:p w14:paraId="0D211C13">
            <w:pPr>
              <w:spacing w:before="0"/>
              <w:jc w:val="center"/>
              <w:rPr>
                <w:ins w:id="3910" w:author="lg" w:date="2026-01-14T21:31:38Z"/>
                <w:rFonts w:hint="eastAsia"/>
                <w:lang w:val="en-US" w:eastAsia="zh-CN"/>
              </w:rPr>
              <w:pPrChange w:id="3909" w:author="lg" w:date="2026-01-14T21:37:31Z">
                <w:pPr>
                  <w:spacing w:before="25"/>
                  <w:jc w:val="center"/>
                </w:pPr>
              </w:pPrChange>
            </w:pPr>
            <w:ins w:id="3911" w:author="lg" w:date="2026-01-14T21:32:28Z">
              <w:r>
                <w:rPr>
                  <w:rFonts w:hint="eastAsia"/>
                </w:rPr>
                <w:t>评价指标：采摘成功率</w:t>
              </w:r>
            </w:ins>
          </w:p>
        </w:tc>
        <w:tc>
          <w:tcPr>
            <w:tcW w:w="1426" w:type="dxa"/>
            <w:shd w:val="clear" w:color="auto" w:fill="auto"/>
            <w:noWrap w:val="0"/>
            <w:vAlign w:val="top"/>
            <w:tcPrChange w:id="3912" w:author="lg" w:date="2026-01-14T21:39:05Z">
              <w:tcPr>
                <w:tcW w:w="2125" w:type="dxa"/>
                <w:shd w:val="clear" w:color="auto" w:fill="auto"/>
                <w:noWrap w:val="0"/>
                <w:vAlign w:val="top"/>
              </w:tcPr>
            </w:tcPrChange>
          </w:tcPr>
          <w:p w14:paraId="50FF6237">
            <w:pPr>
              <w:spacing w:before="0"/>
              <w:jc w:val="center"/>
              <w:rPr>
                <w:ins w:id="3914" w:author="lg" w:date="2026-01-14T21:31:38Z"/>
                <w:rFonts w:hint="eastAsia"/>
                <w:lang w:val="en-US" w:eastAsia="zh-CN"/>
              </w:rPr>
              <w:pPrChange w:id="3913" w:author="lg" w:date="2026-01-14T21:37:31Z">
                <w:pPr>
                  <w:spacing w:before="25"/>
                  <w:jc w:val="center"/>
                </w:pPr>
              </w:pPrChange>
            </w:pPr>
            <w:ins w:id="3915" w:author="lg" w:date="2026-01-14T21:32:30Z">
              <w:r>
                <w:rPr>
                  <w:rFonts w:hint="eastAsia"/>
                </w:rPr>
                <w:t>%</w:t>
              </w:r>
            </w:ins>
          </w:p>
        </w:tc>
        <w:tc>
          <w:tcPr>
            <w:tcW w:w="816" w:type="dxa"/>
            <w:shd w:val="clear" w:color="auto" w:fill="auto"/>
            <w:noWrap w:val="0"/>
            <w:vAlign w:val="top"/>
            <w:tcPrChange w:id="3916" w:author="lg" w:date="2026-01-14T21:39:05Z">
              <w:tcPr>
                <w:tcW w:w="816" w:type="dxa"/>
                <w:shd w:val="clear" w:color="auto" w:fill="auto"/>
                <w:noWrap w:val="0"/>
                <w:vAlign w:val="top"/>
              </w:tcPr>
            </w:tcPrChange>
          </w:tcPr>
          <w:p w14:paraId="4F67983F">
            <w:pPr>
              <w:spacing w:before="0"/>
              <w:jc w:val="center"/>
              <w:rPr>
                <w:ins w:id="3918" w:author="lg" w:date="2026-01-14T21:31:38Z"/>
                <w:rFonts w:hint="eastAsia"/>
                <w:lang w:val="en-US" w:eastAsia="zh-CN"/>
              </w:rPr>
              <w:pPrChange w:id="3917" w:author="lg" w:date="2026-01-14T21:37:31Z">
                <w:pPr>
                  <w:spacing w:before="25"/>
                  <w:jc w:val="center"/>
                </w:pPr>
              </w:pPrChange>
            </w:pPr>
          </w:p>
        </w:tc>
      </w:tr>
      <w:tr w14:paraId="07163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920"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919" w:author="lg" w:date="2026-01-14T21:32:36Z"/>
          <w:trPrChange w:id="3920" w:author="lg" w:date="2026-01-14T21:39:05Z">
            <w:trPr>
              <w:trHeight w:val="307" w:hRule="atLeast"/>
            </w:trPr>
          </w:trPrChange>
        </w:trPr>
        <w:tc>
          <w:tcPr>
            <w:tcW w:w="1715" w:type="dxa"/>
            <w:shd w:val="clear" w:color="auto" w:fill="auto"/>
            <w:noWrap w:val="0"/>
            <w:vAlign w:val="top"/>
            <w:tcPrChange w:id="3921" w:author="lg" w:date="2026-01-14T21:39:05Z">
              <w:tcPr>
                <w:tcW w:w="1715" w:type="dxa"/>
                <w:shd w:val="clear" w:color="auto" w:fill="auto"/>
                <w:noWrap w:val="0"/>
                <w:vAlign w:val="top"/>
              </w:tcPr>
            </w:tcPrChange>
          </w:tcPr>
          <w:p w14:paraId="6FC6C2AC">
            <w:pPr>
              <w:spacing w:before="0"/>
              <w:jc w:val="center"/>
              <w:rPr>
                <w:ins w:id="3923" w:author="lg" w:date="2026-01-14T21:32:36Z"/>
                <w:rFonts w:hint="eastAsia"/>
              </w:rPr>
              <w:pPrChange w:id="3922" w:author="lg" w:date="2026-01-14T21:37:31Z">
                <w:pPr>
                  <w:spacing w:before="25"/>
                  <w:jc w:val="center"/>
                </w:pPr>
              </w:pPrChange>
            </w:pPr>
            <w:ins w:id="3924" w:author="lg" w:date="2026-01-14T21:33:02Z">
              <w:r>
                <w:rPr>
                  <w:rFonts w:hint="default" w:ascii="Times New Roman" w:hAnsi="Times New Roman" w:eastAsia="宋体" w:cs="Times New Roman"/>
                  <w:color w:val="auto"/>
                  <w:kern w:val="2"/>
                  <w:sz w:val="21"/>
                  <w:szCs w:val="21"/>
                  <w:highlight w:val="none"/>
                  <w:shd w:val="clear"/>
                  <w:lang w:val="en-US" w:eastAsia="zh-CN" w:bidi="ar-SA"/>
                  <w:rPrChange w:id="3925" w:author="lg" w:date="2026-01-14T21:33:22Z">
                    <w:rPr>
                      <w:rFonts w:hint="eastAsia" w:ascii="Times New Roman" w:hAnsi="Times New Roman" w:eastAsia="宋体" w:cs="Times New Roman"/>
                      <w:color w:val="000000"/>
                      <w:kern w:val="2"/>
                      <w:sz w:val="21"/>
                      <w:szCs w:val="21"/>
                      <w:highlight w:val="none"/>
                      <w:shd w:val="clear"/>
                      <w:lang w:val="en-US" w:eastAsia="zh-CN" w:bidi="ar-SA"/>
                    </w:rPr>
                  </w:rPrChange>
                </w:rPr>
                <w:t>α</w:t>
              </w:r>
            </w:ins>
            <w:ins w:id="3926" w:author="lg" w:date="2026-01-14T21:33:02Z">
              <w:r>
                <w:rPr>
                  <w:rFonts w:hint="default" w:ascii="Times New Roman" w:hAnsi="Times New Roman" w:eastAsia="宋体" w:cs="Times New Roman"/>
                  <w:color w:val="auto"/>
                  <w:kern w:val="2"/>
                  <w:sz w:val="21"/>
                  <w:szCs w:val="21"/>
                  <w:highlight w:val="none"/>
                  <w:shd w:val="clear"/>
                  <w:vertAlign w:val="subscript"/>
                  <w:lang w:val="en-US" w:eastAsia="zh-CN" w:bidi="ar-SA"/>
                  <w:rPrChange w:id="3927" w:author="lg" w:date="2026-01-14T21:38:46Z">
                    <w:rPr>
                      <w:rFonts w:hint="eastAsia" w:ascii="Times New Roman" w:hAnsi="Times New Roman" w:eastAsia="宋体" w:cs="Times New Roman"/>
                      <w:color w:val="000000"/>
                      <w:kern w:val="2"/>
                      <w:sz w:val="21"/>
                      <w:szCs w:val="21"/>
                      <w:highlight w:val="none"/>
                      <w:shd w:val="clear"/>
                      <w:lang w:val="en-US" w:eastAsia="zh-CN" w:bidi="ar-SA"/>
                    </w:rPr>
                  </w:rPrChange>
                </w:rPr>
                <w:t>0</w:t>
              </w:r>
            </w:ins>
          </w:p>
        </w:tc>
        <w:tc>
          <w:tcPr>
            <w:tcW w:w="3841" w:type="dxa"/>
            <w:shd w:val="clear" w:color="auto" w:fill="auto"/>
            <w:noWrap w:val="0"/>
            <w:vAlign w:val="top"/>
            <w:tcPrChange w:id="3928" w:author="lg" w:date="2026-01-14T21:39:05Z">
              <w:tcPr>
                <w:tcW w:w="3142" w:type="dxa"/>
                <w:gridSpan w:val="2"/>
                <w:shd w:val="clear" w:color="auto" w:fill="auto"/>
                <w:noWrap w:val="0"/>
                <w:vAlign w:val="top"/>
              </w:tcPr>
            </w:tcPrChange>
          </w:tcPr>
          <w:p w14:paraId="3D271C2F">
            <w:pPr>
              <w:spacing w:before="0"/>
              <w:jc w:val="center"/>
              <w:rPr>
                <w:ins w:id="3930" w:author="lg" w:date="2026-01-14T21:32:36Z"/>
                <w:rFonts w:hint="eastAsia"/>
              </w:rPr>
              <w:pPrChange w:id="3929" w:author="lg" w:date="2026-01-14T21:37:31Z">
                <w:pPr>
                  <w:spacing w:before="25"/>
                  <w:jc w:val="center"/>
                </w:pPr>
              </w:pPrChange>
            </w:pPr>
            <w:ins w:id="3931" w:author="lg" w:date="2026-01-14T21:36:00Z">
              <w:r>
                <w:rPr>
                  <w:rFonts w:hint="eastAsia"/>
                  <w:lang w:val="en-US" w:eastAsia="zh-CN"/>
                </w:rPr>
                <w:t>初始时刻动刀圆心矢径与x轴夹角</w:t>
              </w:r>
            </w:ins>
          </w:p>
        </w:tc>
        <w:tc>
          <w:tcPr>
            <w:tcW w:w="1426" w:type="dxa"/>
            <w:shd w:val="clear" w:color="auto" w:fill="auto"/>
            <w:noWrap w:val="0"/>
            <w:vAlign w:val="top"/>
            <w:tcPrChange w:id="3932" w:author="lg" w:date="2026-01-14T21:39:05Z">
              <w:tcPr>
                <w:tcW w:w="2125" w:type="dxa"/>
                <w:shd w:val="clear" w:color="auto" w:fill="auto"/>
                <w:noWrap w:val="0"/>
                <w:vAlign w:val="top"/>
              </w:tcPr>
            </w:tcPrChange>
          </w:tcPr>
          <w:p w14:paraId="0343CBC2">
            <w:pPr>
              <w:spacing w:before="0"/>
              <w:jc w:val="center"/>
              <w:rPr>
                <w:ins w:id="3934" w:author="lg" w:date="2026-01-14T21:32:36Z"/>
                <w:rFonts w:hint="eastAsia"/>
              </w:rPr>
              <w:pPrChange w:id="3933" w:author="lg" w:date="2026-01-14T21:37:31Z">
                <w:pPr>
                  <w:spacing w:before="25"/>
                  <w:jc w:val="center"/>
                </w:pPr>
              </w:pPrChange>
            </w:pPr>
            <w:ins w:id="3935" w:author="lg" w:date="2026-01-14T21:48:51Z">
              <w:r>
                <w:rPr>
                  <w:rFonts w:hint="eastAsia"/>
                  <w:lang w:val="en-US" w:eastAsia="zh-CN"/>
                </w:rPr>
                <w:t>°</w:t>
              </w:r>
            </w:ins>
          </w:p>
        </w:tc>
        <w:tc>
          <w:tcPr>
            <w:tcW w:w="816" w:type="dxa"/>
            <w:shd w:val="clear" w:color="auto" w:fill="auto"/>
            <w:noWrap w:val="0"/>
            <w:vAlign w:val="top"/>
            <w:tcPrChange w:id="3936" w:author="lg" w:date="2026-01-14T21:39:05Z">
              <w:tcPr>
                <w:tcW w:w="816" w:type="dxa"/>
                <w:shd w:val="clear" w:color="auto" w:fill="auto"/>
                <w:noWrap w:val="0"/>
                <w:vAlign w:val="top"/>
              </w:tcPr>
            </w:tcPrChange>
          </w:tcPr>
          <w:p w14:paraId="0B961C3B">
            <w:pPr>
              <w:spacing w:before="0"/>
              <w:jc w:val="center"/>
              <w:rPr>
                <w:ins w:id="3938" w:author="lg" w:date="2026-01-14T21:32:36Z"/>
                <w:rFonts w:hint="eastAsia"/>
                <w:lang w:val="en-US" w:eastAsia="zh-CN"/>
              </w:rPr>
              <w:pPrChange w:id="3937" w:author="lg" w:date="2026-01-14T21:37:31Z">
                <w:pPr>
                  <w:spacing w:before="25"/>
                  <w:jc w:val="center"/>
                </w:pPr>
              </w:pPrChange>
            </w:pPr>
          </w:p>
        </w:tc>
      </w:tr>
      <w:tr w14:paraId="16D3B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940"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939" w:author="lg" w:date="2026-01-14T21:32:37Z"/>
          <w:trPrChange w:id="3940" w:author="lg" w:date="2026-01-14T21:39:05Z">
            <w:trPr>
              <w:trHeight w:val="307" w:hRule="atLeast"/>
            </w:trPr>
          </w:trPrChange>
        </w:trPr>
        <w:tc>
          <w:tcPr>
            <w:tcW w:w="1715" w:type="dxa"/>
            <w:shd w:val="clear" w:color="auto" w:fill="auto"/>
            <w:noWrap w:val="0"/>
            <w:vAlign w:val="top"/>
            <w:tcPrChange w:id="3941" w:author="lg" w:date="2026-01-14T21:39:05Z">
              <w:tcPr>
                <w:tcW w:w="1715" w:type="dxa"/>
                <w:shd w:val="clear" w:color="auto" w:fill="auto"/>
                <w:noWrap w:val="0"/>
                <w:vAlign w:val="top"/>
              </w:tcPr>
            </w:tcPrChange>
          </w:tcPr>
          <w:p w14:paraId="7DC8E9B8">
            <w:pPr>
              <w:spacing w:before="0"/>
              <w:jc w:val="center"/>
              <w:rPr>
                <w:ins w:id="3943" w:author="lg" w:date="2026-01-14T21:32:37Z"/>
                <w:rFonts w:hint="eastAsia"/>
              </w:rPr>
              <w:pPrChange w:id="3942" w:author="lg" w:date="2026-01-14T21:37:31Z">
                <w:pPr>
                  <w:spacing w:before="25"/>
                  <w:jc w:val="center"/>
                </w:pPr>
              </w:pPrChange>
            </w:pPr>
            <w:ins w:id="3944" w:author="lg" w:date="2026-01-14T21:33:11Z">
              <w:r>
                <w:rPr>
                  <w:rFonts w:hint="default" w:ascii="Times New Roman" w:hAnsi="Times New Roman" w:eastAsia="宋体" w:cs="Times New Roman"/>
                  <w:color w:val="auto"/>
                  <w:kern w:val="2"/>
                  <w:sz w:val="21"/>
                  <w:szCs w:val="21"/>
                  <w:highlight w:val="none"/>
                  <w:shd w:val="clear"/>
                  <w:lang w:val="en-US" w:eastAsia="zh-CN" w:bidi="ar-SA"/>
                  <w:rPrChange w:id="3945" w:author="lg" w:date="2026-01-14T21:33:27Z">
                    <w:rPr>
                      <w:rFonts w:hint="eastAsia" w:ascii="Times New Roman" w:hAnsi="Times New Roman" w:eastAsia="宋体" w:cs="Times New Roman"/>
                      <w:color w:val="000000"/>
                      <w:kern w:val="2"/>
                      <w:sz w:val="21"/>
                      <w:szCs w:val="21"/>
                      <w:highlight w:val="none"/>
                      <w:shd w:val="clear"/>
                      <w:lang w:val="en-US" w:eastAsia="zh-CN" w:bidi="ar-SA"/>
                    </w:rPr>
                  </w:rPrChange>
                </w:rPr>
                <w:t>α</w:t>
              </w:r>
            </w:ins>
            <w:ins w:id="3946" w:author="lg" w:date="2026-01-14T21:33:11Z">
              <w:r>
                <w:rPr>
                  <w:rFonts w:hint="default" w:ascii="Times New Roman" w:hAnsi="Times New Roman" w:eastAsia="宋体" w:cs="Times New Roman"/>
                  <w:color w:val="auto"/>
                  <w:kern w:val="2"/>
                  <w:sz w:val="21"/>
                  <w:szCs w:val="21"/>
                  <w:highlight w:val="none"/>
                  <w:shd w:val="clear"/>
                  <w:vertAlign w:val="subscript"/>
                  <w:lang w:val="en-US" w:eastAsia="zh-CN" w:bidi="ar-SA"/>
                  <w:rPrChange w:id="3947" w:author="lg" w:date="2026-01-14T21:38:48Z">
                    <w:rPr>
                      <w:rFonts w:hint="eastAsia" w:ascii="Times New Roman" w:hAnsi="Times New Roman" w:eastAsia="宋体" w:cs="Times New Roman"/>
                      <w:color w:val="000000"/>
                      <w:kern w:val="2"/>
                      <w:sz w:val="21"/>
                      <w:szCs w:val="21"/>
                      <w:highlight w:val="none"/>
                      <w:shd w:val="clear"/>
                      <w:lang w:val="en-US" w:eastAsia="zh-CN" w:bidi="ar-SA"/>
                    </w:rPr>
                  </w:rPrChange>
                </w:rPr>
                <w:t>1</w:t>
              </w:r>
            </w:ins>
          </w:p>
        </w:tc>
        <w:tc>
          <w:tcPr>
            <w:tcW w:w="3841" w:type="dxa"/>
            <w:shd w:val="clear" w:color="auto" w:fill="auto"/>
            <w:noWrap w:val="0"/>
            <w:vAlign w:val="top"/>
            <w:tcPrChange w:id="3948" w:author="lg" w:date="2026-01-14T21:39:05Z">
              <w:tcPr>
                <w:tcW w:w="3142" w:type="dxa"/>
                <w:gridSpan w:val="2"/>
                <w:shd w:val="clear" w:color="auto" w:fill="auto"/>
                <w:noWrap w:val="0"/>
                <w:vAlign w:val="top"/>
              </w:tcPr>
            </w:tcPrChange>
          </w:tcPr>
          <w:p w14:paraId="086BFAA7">
            <w:pPr>
              <w:spacing w:before="0"/>
              <w:jc w:val="center"/>
              <w:rPr>
                <w:ins w:id="3950" w:author="lg" w:date="2026-01-14T21:32:37Z"/>
                <w:rFonts w:hint="eastAsia"/>
              </w:rPr>
              <w:pPrChange w:id="3949" w:author="lg" w:date="2026-01-14T21:37:31Z">
                <w:pPr>
                  <w:spacing w:before="25"/>
                  <w:jc w:val="center"/>
                </w:pPr>
              </w:pPrChange>
            </w:pPr>
            <w:ins w:id="3951" w:author="lg" w:date="2026-01-14T21:36:05Z">
              <w:r>
                <w:rPr>
                  <w:rFonts w:hint="eastAsia"/>
                  <w:lang w:val="en-US" w:eastAsia="zh-CN"/>
                </w:rPr>
                <w:t>终止时刻动刀圆心矢径与x轴夹角</w:t>
              </w:r>
            </w:ins>
          </w:p>
        </w:tc>
        <w:tc>
          <w:tcPr>
            <w:tcW w:w="1426" w:type="dxa"/>
            <w:shd w:val="clear" w:color="auto" w:fill="auto"/>
            <w:noWrap w:val="0"/>
            <w:vAlign w:val="top"/>
            <w:tcPrChange w:id="3952" w:author="lg" w:date="2026-01-14T21:39:05Z">
              <w:tcPr>
                <w:tcW w:w="2125" w:type="dxa"/>
                <w:shd w:val="clear" w:color="auto" w:fill="auto"/>
                <w:noWrap w:val="0"/>
                <w:vAlign w:val="top"/>
              </w:tcPr>
            </w:tcPrChange>
          </w:tcPr>
          <w:p w14:paraId="245D624B">
            <w:pPr>
              <w:spacing w:before="0"/>
              <w:jc w:val="center"/>
              <w:rPr>
                <w:ins w:id="3954" w:author="lg" w:date="2026-01-14T21:32:37Z"/>
                <w:rFonts w:hint="eastAsia"/>
              </w:rPr>
              <w:pPrChange w:id="3953" w:author="lg" w:date="2026-01-14T21:37:31Z">
                <w:pPr>
                  <w:spacing w:before="25"/>
                  <w:jc w:val="center"/>
                </w:pPr>
              </w:pPrChange>
            </w:pPr>
            <w:ins w:id="3955" w:author="lg" w:date="2026-01-14T21:48:51Z">
              <w:r>
                <w:rPr>
                  <w:rFonts w:hint="eastAsia"/>
                  <w:lang w:val="en-US" w:eastAsia="zh-CN"/>
                </w:rPr>
                <w:t>°</w:t>
              </w:r>
            </w:ins>
          </w:p>
        </w:tc>
        <w:tc>
          <w:tcPr>
            <w:tcW w:w="816" w:type="dxa"/>
            <w:shd w:val="clear" w:color="auto" w:fill="auto"/>
            <w:noWrap w:val="0"/>
            <w:vAlign w:val="top"/>
            <w:tcPrChange w:id="3956" w:author="lg" w:date="2026-01-14T21:39:05Z">
              <w:tcPr>
                <w:tcW w:w="816" w:type="dxa"/>
                <w:shd w:val="clear" w:color="auto" w:fill="auto"/>
                <w:noWrap w:val="0"/>
                <w:vAlign w:val="top"/>
              </w:tcPr>
            </w:tcPrChange>
          </w:tcPr>
          <w:p w14:paraId="3191E05A">
            <w:pPr>
              <w:spacing w:before="0"/>
              <w:jc w:val="center"/>
              <w:rPr>
                <w:ins w:id="3958" w:author="lg" w:date="2026-01-14T21:32:37Z"/>
                <w:rFonts w:hint="eastAsia"/>
                <w:lang w:val="en-US" w:eastAsia="zh-CN"/>
              </w:rPr>
              <w:pPrChange w:id="3957" w:author="lg" w:date="2026-01-14T21:37:31Z">
                <w:pPr>
                  <w:spacing w:before="25"/>
                  <w:jc w:val="center"/>
                </w:pPr>
              </w:pPrChange>
            </w:pPr>
          </w:p>
        </w:tc>
      </w:tr>
      <w:tr w14:paraId="45FFD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960"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959" w:author="lg" w:date="2026-01-14T21:32:38Z"/>
          <w:trPrChange w:id="3960" w:author="lg" w:date="2026-01-14T21:39:05Z">
            <w:trPr>
              <w:trHeight w:val="307" w:hRule="atLeast"/>
            </w:trPr>
          </w:trPrChange>
        </w:trPr>
        <w:tc>
          <w:tcPr>
            <w:tcW w:w="1715" w:type="dxa"/>
            <w:shd w:val="clear" w:color="auto" w:fill="auto"/>
            <w:noWrap w:val="0"/>
            <w:vAlign w:val="top"/>
            <w:tcPrChange w:id="3961" w:author="lg" w:date="2026-01-14T21:39:05Z">
              <w:tcPr>
                <w:tcW w:w="1715" w:type="dxa"/>
                <w:shd w:val="clear" w:color="auto" w:fill="auto"/>
                <w:noWrap w:val="0"/>
                <w:vAlign w:val="top"/>
              </w:tcPr>
            </w:tcPrChange>
          </w:tcPr>
          <w:p w14:paraId="5163D2A1">
            <w:pPr>
              <w:spacing w:before="0"/>
              <w:jc w:val="center"/>
              <w:rPr>
                <w:ins w:id="3963" w:author="lg" w:date="2026-01-14T21:32:38Z"/>
                <w:rFonts w:hint="eastAsia"/>
                <w:lang w:val="en-US" w:eastAsia="zh-CN"/>
              </w:rPr>
              <w:pPrChange w:id="3962" w:author="lg" w:date="2026-01-14T21:37:31Z">
                <w:pPr>
                  <w:spacing w:before="25"/>
                  <w:jc w:val="center"/>
                </w:pPr>
              </w:pPrChange>
            </w:pPr>
            <w:ins w:id="3964" w:author="lg" w:date="2026-01-14T21:32:56Z">
              <w:r>
                <w:rPr>
                  <w:rFonts w:hint="eastAsia"/>
                  <w:lang w:val="en-US" w:eastAsia="zh-CN"/>
                </w:rPr>
                <w:t>θ</w:t>
              </w:r>
            </w:ins>
            <w:ins w:id="3965" w:author="lg" w:date="2026-01-14T21:32:56Z">
              <w:r>
                <w:rPr>
                  <w:rFonts w:hint="eastAsia"/>
                  <w:vertAlign w:val="subscript"/>
                  <w:lang w:val="en-US" w:eastAsia="zh-CN"/>
                  <w:rPrChange w:id="3966" w:author="lg" w:date="2026-01-14T21:38:51Z">
                    <w:rPr>
                      <w:rFonts w:hint="eastAsia"/>
                      <w:lang w:val="en-US" w:eastAsia="zh-CN"/>
                    </w:rPr>
                  </w:rPrChange>
                </w:rPr>
                <w:t>A</w:t>
              </w:r>
            </w:ins>
          </w:p>
        </w:tc>
        <w:tc>
          <w:tcPr>
            <w:tcW w:w="3841" w:type="dxa"/>
            <w:shd w:val="clear" w:color="auto" w:fill="auto"/>
            <w:noWrap w:val="0"/>
            <w:vAlign w:val="top"/>
            <w:tcPrChange w:id="3967" w:author="lg" w:date="2026-01-14T21:39:05Z">
              <w:tcPr>
                <w:tcW w:w="3142" w:type="dxa"/>
                <w:gridSpan w:val="2"/>
                <w:shd w:val="clear" w:color="auto" w:fill="auto"/>
                <w:noWrap w:val="0"/>
                <w:vAlign w:val="top"/>
              </w:tcPr>
            </w:tcPrChange>
          </w:tcPr>
          <w:p w14:paraId="2904153B">
            <w:pPr>
              <w:spacing w:before="0"/>
              <w:jc w:val="center"/>
              <w:rPr>
                <w:ins w:id="3969" w:author="lg" w:date="2026-01-14T21:32:38Z"/>
                <w:rFonts w:hint="eastAsia"/>
                <w:lang w:val="en-US" w:eastAsia="zh-CN"/>
              </w:rPr>
              <w:pPrChange w:id="3968" w:author="lg" w:date="2026-01-14T21:37:31Z">
                <w:pPr>
                  <w:spacing w:before="25"/>
                  <w:jc w:val="center"/>
                </w:pPr>
              </w:pPrChange>
            </w:pPr>
            <w:ins w:id="3970" w:author="lg" w:date="2026-01-14T21:32:56Z">
              <w:r>
                <w:rPr>
                  <w:rFonts w:hint="eastAsia"/>
                  <w:lang w:val="en-US" w:eastAsia="zh-CN"/>
                </w:rPr>
                <w:t>E点和A点连线与x轴的夹角</w:t>
              </w:r>
            </w:ins>
          </w:p>
        </w:tc>
        <w:tc>
          <w:tcPr>
            <w:tcW w:w="1426" w:type="dxa"/>
            <w:shd w:val="clear" w:color="auto" w:fill="auto"/>
            <w:noWrap w:val="0"/>
            <w:vAlign w:val="top"/>
            <w:tcPrChange w:id="3971" w:author="lg" w:date="2026-01-14T21:39:05Z">
              <w:tcPr>
                <w:tcW w:w="2125" w:type="dxa"/>
                <w:shd w:val="clear" w:color="auto" w:fill="auto"/>
                <w:noWrap w:val="0"/>
                <w:vAlign w:val="top"/>
              </w:tcPr>
            </w:tcPrChange>
          </w:tcPr>
          <w:p w14:paraId="2930D083">
            <w:pPr>
              <w:spacing w:before="0"/>
              <w:jc w:val="center"/>
              <w:rPr>
                <w:ins w:id="3973" w:author="lg" w:date="2026-01-14T21:32:38Z"/>
                <w:rFonts w:hint="eastAsia"/>
                <w:lang w:val="en-US" w:eastAsia="zh-CN"/>
              </w:rPr>
              <w:pPrChange w:id="3972" w:author="lg" w:date="2026-01-14T21:37:31Z">
                <w:pPr>
                  <w:spacing w:before="25"/>
                  <w:jc w:val="center"/>
                </w:pPr>
              </w:pPrChange>
            </w:pPr>
            <w:ins w:id="3974" w:author="lg" w:date="2026-01-14T21:32:56Z">
              <w:r>
                <w:rPr>
                  <w:rFonts w:hint="eastAsia"/>
                  <w:lang w:val="en-US" w:eastAsia="zh-CN"/>
                </w:rPr>
                <w:t>°</w:t>
              </w:r>
            </w:ins>
          </w:p>
        </w:tc>
        <w:tc>
          <w:tcPr>
            <w:tcW w:w="816" w:type="dxa"/>
            <w:shd w:val="clear" w:color="auto" w:fill="auto"/>
            <w:noWrap w:val="0"/>
            <w:vAlign w:val="top"/>
            <w:tcPrChange w:id="3975" w:author="lg" w:date="2026-01-14T21:39:05Z">
              <w:tcPr>
                <w:tcW w:w="816" w:type="dxa"/>
                <w:shd w:val="clear" w:color="auto" w:fill="auto"/>
                <w:noWrap w:val="0"/>
                <w:vAlign w:val="top"/>
              </w:tcPr>
            </w:tcPrChange>
          </w:tcPr>
          <w:p w14:paraId="331B2431">
            <w:pPr>
              <w:spacing w:before="0"/>
              <w:jc w:val="center"/>
              <w:rPr>
                <w:ins w:id="3977" w:author="lg" w:date="2026-01-14T21:32:38Z"/>
                <w:rFonts w:hint="eastAsia"/>
                <w:lang w:val="en-US" w:eastAsia="zh-CN"/>
              </w:rPr>
              <w:pPrChange w:id="3976" w:author="lg" w:date="2026-01-14T21:37:31Z">
                <w:pPr>
                  <w:spacing w:before="25"/>
                  <w:jc w:val="center"/>
                </w:pPr>
              </w:pPrChange>
            </w:pPr>
          </w:p>
        </w:tc>
      </w:tr>
      <w:tr w14:paraId="68F49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979"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978" w:author="lg" w:date="2026-01-14T21:32:38Z"/>
          <w:trPrChange w:id="3979" w:author="lg" w:date="2026-01-14T21:39:05Z">
            <w:trPr>
              <w:trHeight w:val="307" w:hRule="atLeast"/>
            </w:trPr>
          </w:trPrChange>
        </w:trPr>
        <w:tc>
          <w:tcPr>
            <w:tcW w:w="1715" w:type="dxa"/>
            <w:shd w:val="clear" w:color="auto" w:fill="auto"/>
            <w:noWrap w:val="0"/>
            <w:vAlign w:val="top"/>
            <w:tcPrChange w:id="3980" w:author="lg" w:date="2026-01-14T21:39:05Z">
              <w:tcPr>
                <w:tcW w:w="1715" w:type="dxa"/>
                <w:shd w:val="clear" w:color="auto" w:fill="auto"/>
                <w:noWrap w:val="0"/>
                <w:vAlign w:val="top"/>
              </w:tcPr>
            </w:tcPrChange>
          </w:tcPr>
          <w:p w14:paraId="183D69F1">
            <w:pPr>
              <w:spacing w:before="0"/>
              <w:jc w:val="center"/>
              <w:rPr>
                <w:ins w:id="3982" w:author="lg" w:date="2026-01-14T21:32:38Z"/>
                <w:rFonts w:hint="eastAsia"/>
                <w:lang w:val="en-US" w:eastAsia="zh-CN"/>
              </w:rPr>
              <w:pPrChange w:id="3981" w:author="lg" w:date="2026-01-14T21:37:31Z">
                <w:pPr>
                  <w:spacing w:before="25"/>
                  <w:jc w:val="center"/>
                </w:pPr>
              </w:pPrChange>
            </w:pPr>
            <w:ins w:id="3983" w:author="lg" w:date="2026-01-14T21:32:56Z">
              <w:r>
                <w:rPr>
                  <w:rFonts w:hint="eastAsia"/>
                  <w:lang w:val="en-US" w:eastAsia="zh-CN"/>
                </w:rPr>
                <w:t>θ</w:t>
              </w:r>
            </w:ins>
            <w:ins w:id="3984" w:author="lg" w:date="2026-01-14T21:32:56Z">
              <w:r>
                <w:rPr>
                  <w:rFonts w:hint="eastAsia"/>
                  <w:vertAlign w:val="subscript"/>
                  <w:lang w:val="en-US" w:eastAsia="zh-CN"/>
                  <w:rPrChange w:id="3985" w:author="lg" w:date="2026-01-14T21:38:52Z">
                    <w:rPr>
                      <w:rFonts w:hint="eastAsia"/>
                      <w:lang w:val="en-US" w:eastAsia="zh-CN"/>
                    </w:rPr>
                  </w:rPrChange>
                </w:rPr>
                <w:t>B</w:t>
              </w:r>
            </w:ins>
          </w:p>
        </w:tc>
        <w:tc>
          <w:tcPr>
            <w:tcW w:w="3841" w:type="dxa"/>
            <w:shd w:val="clear" w:color="auto" w:fill="auto"/>
            <w:noWrap w:val="0"/>
            <w:vAlign w:val="top"/>
            <w:tcPrChange w:id="3986" w:author="lg" w:date="2026-01-14T21:39:05Z">
              <w:tcPr>
                <w:tcW w:w="3142" w:type="dxa"/>
                <w:gridSpan w:val="2"/>
                <w:shd w:val="clear" w:color="auto" w:fill="auto"/>
                <w:noWrap w:val="0"/>
                <w:vAlign w:val="top"/>
              </w:tcPr>
            </w:tcPrChange>
          </w:tcPr>
          <w:p w14:paraId="1C42884A">
            <w:pPr>
              <w:spacing w:before="0"/>
              <w:jc w:val="center"/>
              <w:rPr>
                <w:ins w:id="3988" w:author="lg" w:date="2026-01-14T21:32:38Z"/>
                <w:rFonts w:hint="eastAsia"/>
                <w:lang w:val="en-US" w:eastAsia="zh-CN"/>
              </w:rPr>
              <w:pPrChange w:id="3987" w:author="lg" w:date="2026-01-14T21:37:31Z">
                <w:pPr>
                  <w:spacing w:before="25"/>
                  <w:jc w:val="center"/>
                </w:pPr>
              </w:pPrChange>
            </w:pPr>
            <w:ins w:id="3989" w:author="lg" w:date="2026-01-14T21:32:56Z">
              <w:r>
                <w:rPr>
                  <w:rFonts w:hint="eastAsia"/>
                  <w:lang w:val="en-US" w:eastAsia="zh-CN"/>
                </w:rPr>
                <w:t>E点和B点连线与x轴的夹角</w:t>
              </w:r>
            </w:ins>
          </w:p>
        </w:tc>
        <w:tc>
          <w:tcPr>
            <w:tcW w:w="1426" w:type="dxa"/>
            <w:shd w:val="clear" w:color="auto" w:fill="auto"/>
            <w:noWrap w:val="0"/>
            <w:vAlign w:val="top"/>
            <w:tcPrChange w:id="3990" w:author="lg" w:date="2026-01-14T21:39:05Z">
              <w:tcPr>
                <w:tcW w:w="2125" w:type="dxa"/>
                <w:shd w:val="clear" w:color="auto" w:fill="auto"/>
                <w:noWrap w:val="0"/>
                <w:vAlign w:val="top"/>
              </w:tcPr>
            </w:tcPrChange>
          </w:tcPr>
          <w:p w14:paraId="00E137BB">
            <w:pPr>
              <w:spacing w:before="0"/>
              <w:jc w:val="center"/>
              <w:rPr>
                <w:ins w:id="3992" w:author="lg" w:date="2026-01-14T21:32:38Z"/>
                <w:rFonts w:hint="eastAsia"/>
                <w:lang w:val="en-US" w:eastAsia="zh-CN"/>
              </w:rPr>
              <w:pPrChange w:id="3991" w:author="lg" w:date="2026-01-14T21:37:31Z">
                <w:pPr>
                  <w:spacing w:before="25"/>
                  <w:jc w:val="center"/>
                </w:pPr>
              </w:pPrChange>
            </w:pPr>
            <w:ins w:id="3993" w:author="lg" w:date="2026-01-14T21:32:56Z">
              <w:r>
                <w:rPr>
                  <w:rFonts w:hint="eastAsia"/>
                  <w:lang w:val="en-US" w:eastAsia="zh-CN"/>
                </w:rPr>
                <w:t>°</w:t>
              </w:r>
            </w:ins>
          </w:p>
        </w:tc>
        <w:tc>
          <w:tcPr>
            <w:tcW w:w="816" w:type="dxa"/>
            <w:shd w:val="clear" w:color="auto" w:fill="auto"/>
            <w:noWrap w:val="0"/>
            <w:vAlign w:val="top"/>
            <w:tcPrChange w:id="3994" w:author="lg" w:date="2026-01-14T21:39:05Z">
              <w:tcPr>
                <w:tcW w:w="816" w:type="dxa"/>
                <w:shd w:val="clear" w:color="auto" w:fill="auto"/>
                <w:noWrap w:val="0"/>
                <w:vAlign w:val="top"/>
              </w:tcPr>
            </w:tcPrChange>
          </w:tcPr>
          <w:p w14:paraId="53B31D07">
            <w:pPr>
              <w:spacing w:before="0"/>
              <w:jc w:val="center"/>
              <w:rPr>
                <w:ins w:id="3996" w:author="lg" w:date="2026-01-14T21:32:38Z"/>
                <w:rFonts w:hint="eastAsia"/>
                <w:lang w:val="en-US" w:eastAsia="zh-CN"/>
              </w:rPr>
              <w:pPrChange w:id="3995" w:author="lg" w:date="2026-01-14T21:37:31Z">
                <w:pPr>
                  <w:spacing w:before="25"/>
                  <w:jc w:val="center"/>
                </w:pPr>
              </w:pPrChange>
            </w:pPr>
          </w:p>
        </w:tc>
      </w:tr>
      <w:tr w14:paraId="6A4E94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998"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3997" w:author="lg" w:date="2026-01-14T21:32:39Z"/>
          <w:trPrChange w:id="3998" w:author="lg" w:date="2026-01-14T21:39:05Z">
            <w:trPr>
              <w:trHeight w:val="307" w:hRule="atLeast"/>
            </w:trPr>
          </w:trPrChange>
        </w:trPr>
        <w:tc>
          <w:tcPr>
            <w:tcW w:w="1715" w:type="dxa"/>
            <w:shd w:val="clear" w:color="auto" w:fill="auto"/>
            <w:noWrap w:val="0"/>
            <w:vAlign w:val="top"/>
            <w:tcPrChange w:id="3999" w:author="lg" w:date="2026-01-14T21:39:05Z">
              <w:tcPr>
                <w:tcW w:w="1715" w:type="dxa"/>
                <w:shd w:val="clear" w:color="auto" w:fill="auto"/>
                <w:noWrap w:val="0"/>
                <w:vAlign w:val="top"/>
              </w:tcPr>
            </w:tcPrChange>
          </w:tcPr>
          <w:p w14:paraId="2FC3A31A">
            <w:pPr>
              <w:spacing w:before="0"/>
              <w:jc w:val="center"/>
              <w:rPr>
                <w:ins w:id="4001" w:author="lg" w:date="2026-01-14T21:32:39Z"/>
                <w:rFonts w:hint="eastAsia"/>
              </w:rPr>
              <w:pPrChange w:id="4000" w:author="lg" w:date="2026-01-14T21:37:31Z">
                <w:pPr>
                  <w:spacing w:before="25"/>
                  <w:jc w:val="center"/>
                </w:pPr>
              </w:pPrChange>
            </w:pPr>
            <w:ins w:id="4002" w:author="lg" w:date="2026-01-14T21:33:37Z">
              <w:r>
                <w:rPr>
                  <w:rFonts w:hint="eastAsia"/>
                  <w:lang w:val="en-US" w:eastAsia="zh-CN"/>
                </w:rPr>
                <w:t>μ</w:t>
              </w:r>
            </w:ins>
            <w:ins w:id="4003" w:author="lg" w:date="2026-01-14T21:33:37Z">
              <w:r>
                <w:rPr>
                  <w:rFonts w:hint="default" w:ascii="Times New Roman" w:hAnsi="Times New Roman" w:eastAsia="宋体" w:cs="Times New Roman"/>
                  <w:color w:val="auto"/>
                  <w:kern w:val="2"/>
                  <w:sz w:val="21"/>
                  <w:szCs w:val="21"/>
                  <w:highlight w:val="none"/>
                  <w:shd w:val="clear"/>
                  <w:vertAlign w:val="subscript"/>
                  <w:lang w:val="en-US" w:eastAsia="zh-CN" w:bidi="ar-SA"/>
                  <w:rPrChange w:id="4004" w:author="lg" w:date="2026-01-14T21:38:53Z">
                    <w:rPr>
                      <w:rFonts w:hint="eastAsia" w:ascii="Times New Roman" w:hAnsi="Times New Roman" w:eastAsia="宋体" w:cs="Times New Roman"/>
                      <w:color w:val="000000"/>
                      <w:kern w:val="2"/>
                      <w:sz w:val="21"/>
                      <w:szCs w:val="21"/>
                      <w:highlight w:val="none"/>
                      <w:shd w:val="clear"/>
                      <w:lang w:val="en-US" w:eastAsia="zh-CN" w:bidi="ar-SA"/>
                    </w:rPr>
                  </w:rPrChange>
                </w:rPr>
                <w:t>1</w:t>
              </w:r>
            </w:ins>
          </w:p>
        </w:tc>
        <w:tc>
          <w:tcPr>
            <w:tcW w:w="3841" w:type="dxa"/>
            <w:shd w:val="clear" w:color="auto" w:fill="auto"/>
            <w:noWrap w:val="0"/>
            <w:vAlign w:val="top"/>
            <w:tcPrChange w:id="4005" w:author="lg" w:date="2026-01-14T21:39:05Z">
              <w:tcPr>
                <w:tcW w:w="3142" w:type="dxa"/>
                <w:gridSpan w:val="2"/>
                <w:shd w:val="clear" w:color="auto" w:fill="auto"/>
                <w:noWrap w:val="0"/>
                <w:vAlign w:val="top"/>
              </w:tcPr>
            </w:tcPrChange>
          </w:tcPr>
          <w:p w14:paraId="4376D770">
            <w:pPr>
              <w:spacing w:before="0"/>
              <w:jc w:val="center"/>
              <w:rPr>
                <w:ins w:id="4007" w:author="lg" w:date="2026-01-14T21:32:39Z"/>
                <w:rFonts w:hint="eastAsia"/>
              </w:rPr>
              <w:pPrChange w:id="4006" w:author="lg" w:date="2026-01-14T21:37:31Z">
                <w:pPr>
                  <w:spacing w:before="25"/>
                  <w:jc w:val="center"/>
                </w:pPr>
              </w:pPrChange>
            </w:pPr>
            <w:ins w:id="4008" w:author="lg" w:date="2026-01-14T21:34:05Z">
              <w:r>
                <w:rPr>
                  <w:rFonts w:hint="eastAsia"/>
                  <w:lang w:val="en-US" w:eastAsia="zh-CN"/>
                </w:rPr>
                <w:t>EVA弹性泡棉的弹性系数</w:t>
              </w:r>
            </w:ins>
          </w:p>
        </w:tc>
        <w:tc>
          <w:tcPr>
            <w:tcW w:w="1426" w:type="dxa"/>
            <w:shd w:val="clear" w:color="auto" w:fill="auto"/>
            <w:noWrap w:val="0"/>
            <w:vAlign w:val="top"/>
            <w:tcPrChange w:id="4009" w:author="lg" w:date="2026-01-14T21:39:05Z">
              <w:tcPr>
                <w:tcW w:w="2125" w:type="dxa"/>
                <w:shd w:val="clear" w:color="auto" w:fill="auto"/>
                <w:noWrap w:val="0"/>
                <w:vAlign w:val="top"/>
              </w:tcPr>
            </w:tcPrChange>
          </w:tcPr>
          <w:p w14:paraId="5C48597A">
            <w:pPr>
              <w:spacing w:before="0"/>
              <w:jc w:val="center"/>
              <w:rPr>
                <w:ins w:id="4011" w:author="lg" w:date="2026-01-14T21:32:39Z"/>
                <w:rFonts w:hint="eastAsia"/>
              </w:rPr>
              <w:pPrChange w:id="4010" w:author="lg" w:date="2026-01-14T21:37:31Z">
                <w:pPr>
                  <w:spacing w:before="25"/>
                  <w:jc w:val="center"/>
                </w:pPr>
              </w:pPrChange>
            </w:pPr>
            <w:ins w:id="4012" w:author="lg" w:date="2026-01-14T21:34:08Z">
              <w:r>
                <w:rPr>
                  <w:rFonts w:hint="eastAsia"/>
                  <w:lang w:val="en-US" w:eastAsia="zh-CN"/>
                </w:rPr>
                <w:t>N/cm</w:t>
              </w:r>
            </w:ins>
          </w:p>
        </w:tc>
        <w:tc>
          <w:tcPr>
            <w:tcW w:w="816" w:type="dxa"/>
            <w:shd w:val="clear" w:color="auto" w:fill="auto"/>
            <w:noWrap w:val="0"/>
            <w:vAlign w:val="top"/>
            <w:tcPrChange w:id="4013" w:author="lg" w:date="2026-01-14T21:39:05Z">
              <w:tcPr>
                <w:tcW w:w="816" w:type="dxa"/>
                <w:shd w:val="clear" w:color="auto" w:fill="auto"/>
                <w:noWrap w:val="0"/>
                <w:vAlign w:val="top"/>
              </w:tcPr>
            </w:tcPrChange>
          </w:tcPr>
          <w:p w14:paraId="7B645064">
            <w:pPr>
              <w:spacing w:before="0"/>
              <w:jc w:val="center"/>
              <w:rPr>
                <w:ins w:id="4015" w:author="lg" w:date="2026-01-14T21:32:39Z"/>
                <w:rFonts w:hint="eastAsia"/>
                <w:lang w:val="en-US" w:eastAsia="zh-CN"/>
              </w:rPr>
              <w:pPrChange w:id="4014" w:author="lg" w:date="2026-01-14T21:37:31Z">
                <w:pPr>
                  <w:spacing w:before="25"/>
                  <w:jc w:val="center"/>
                </w:pPr>
              </w:pPrChange>
            </w:pPr>
          </w:p>
        </w:tc>
      </w:tr>
      <w:tr w14:paraId="43F770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017"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016" w:author="lg" w:date="2026-01-14T21:33:38Z"/>
          <w:trPrChange w:id="4017" w:author="lg" w:date="2026-01-14T21:39:05Z">
            <w:trPr>
              <w:trHeight w:val="307" w:hRule="atLeast"/>
            </w:trPr>
          </w:trPrChange>
        </w:trPr>
        <w:tc>
          <w:tcPr>
            <w:tcW w:w="1715" w:type="dxa"/>
            <w:shd w:val="clear" w:color="auto" w:fill="auto"/>
            <w:noWrap w:val="0"/>
            <w:vAlign w:val="top"/>
            <w:tcPrChange w:id="4018" w:author="lg" w:date="2026-01-14T21:39:05Z">
              <w:tcPr>
                <w:tcW w:w="1715" w:type="dxa"/>
                <w:shd w:val="clear" w:color="auto" w:fill="auto"/>
                <w:noWrap w:val="0"/>
                <w:vAlign w:val="top"/>
              </w:tcPr>
            </w:tcPrChange>
          </w:tcPr>
          <w:p w14:paraId="550B0963">
            <w:pPr>
              <w:spacing w:before="0"/>
              <w:jc w:val="center"/>
              <w:rPr>
                <w:ins w:id="4020" w:author="lg" w:date="2026-01-14T21:33:38Z"/>
                <w:rFonts w:hint="default"/>
                <w:lang w:val="en-US" w:eastAsia="zh-CN"/>
              </w:rPr>
              <w:pPrChange w:id="4019" w:author="lg" w:date="2026-01-14T21:37:31Z">
                <w:pPr>
                  <w:spacing w:before="25"/>
                  <w:jc w:val="center"/>
                </w:pPr>
              </w:pPrChange>
            </w:pPr>
            <w:ins w:id="4021" w:author="lg" w:date="2026-01-14T21:33:49Z">
              <w:r>
                <w:rPr>
                  <w:rFonts w:hint="eastAsia"/>
                  <w:lang w:val="en-US" w:eastAsia="zh-CN"/>
                </w:rPr>
                <w:t>μ</w:t>
              </w:r>
            </w:ins>
            <w:ins w:id="4022" w:author="lg" w:date="2026-01-14T21:33:57Z">
              <w:r>
                <w:rPr>
                  <w:rFonts w:hint="default" w:cs="Times New Roman"/>
                  <w:color w:val="auto"/>
                  <w:kern w:val="2"/>
                  <w:sz w:val="21"/>
                  <w:szCs w:val="21"/>
                  <w:highlight w:val="none"/>
                  <w:shd w:val="clear"/>
                  <w:vertAlign w:val="subscript"/>
                  <w:lang w:val="en-US" w:eastAsia="zh-CN" w:bidi="ar-SA"/>
                  <w:rPrChange w:id="4023" w:author="lg" w:date="2026-01-14T21:38:55Z">
                    <w:rPr>
                      <w:rFonts w:hint="eastAsia" w:cs="Times New Roman"/>
                      <w:color w:val="000000"/>
                      <w:kern w:val="2"/>
                      <w:sz w:val="21"/>
                      <w:szCs w:val="21"/>
                      <w:highlight w:val="none"/>
                      <w:shd w:val="clear"/>
                      <w:lang w:val="en-US" w:eastAsia="zh-CN" w:bidi="ar-SA"/>
                    </w:rPr>
                  </w:rPrChange>
                </w:rPr>
                <w:t>2</w:t>
              </w:r>
            </w:ins>
          </w:p>
        </w:tc>
        <w:tc>
          <w:tcPr>
            <w:tcW w:w="3841" w:type="dxa"/>
            <w:shd w:val="clear" w:color="auto" w:fill="auto"/>
            <w:noWrap w:val="0"/>
            <w:vAlign w:val="top"/>
            <w:tcPrChange w:id="4024" w:author="lg" w:date="2026-01-14T21:39:05Z">
              <w:tcPr>
                <w:tcW w:w="3142" w:type="dxa"/>
                <w:gridSpan w:val="2"/>
                <w:shd w:val="clear" w:color="auto" w:fill="auto"/>
                <w:noWrap w:val="0"/>
                <w:vAlign w:val="top"/>
              </w:tcPr>
            </w:tcPrChange>
          </w:tcPr>
          <w:p w14:paraId="5908C92C">
            <w:pPr>
              <w:spacing w:before="0"/>
              <w:jc w:val="center"/>
              <w:rPr>
                <w:ins w:id="4026" w:author="lg" w:date="2026-01-14T21:33:38Z"/>
                <w:rFonts w:hint="eastAsia"/>
              </w:rPr>
              <w:pPrChange w:id="4025" w:author="lg" w:date="2026-01-14T21:37:31Z">
                <w:pPr>
                  <w:spacing w:before="25"/>
                  <w:jc w:val="center"/>
                </w:pPr>
              </w:pPrChange>
            </w:pPr>
            <w:ins w:id="4027" w:author="lg" w:date="2026-01-14T21:34:12Z">
              <w:r>
                <w:rPr>
                  <w:rFonts w:hint="eastAsia"/>
                  <w:lang w:val="en-US" w:eastAsia="zh-CN"/>
                </w:rPr>
                <w:t>结果枝与弹性泡棉间的静摩擦系数</w:t>
              </w:r>
            </w:ins>
          </w:p>
        </w:tc>
        <w:tc>
          <w:tcPr>
            <w:tcW w:w="1426" w:type="dxa"/>
            <w:shd w:val="clear" w:color="auto" w:fill="auto"/>
            <w:noWrap w:val="0"/>
            <w:vAlign w:val="top"/>
            <w:tcPrChange w:id="4028" w:author="lg" w:date="2026-01-14T21:39:05Z">
              <w:tcPr>
                <w:tcW w:w="2125" w:type="dxa"/>
                <w:shd w:val="clear" w:color="auto" w:fill="auto"/>
                <w:noWrap w:val="0"/>
                <w:vAlign w:val="top"/>
              </w:tcPr>
            </w:tcPrChange>
          </w:tcPr>
          <w:p w14:paraId="432C6DEA">
            <w:pPr>
              <w:spacing w:before="0"/>
              <w:jc w:val="center"/>
              <w:rPr>
                <w:ins w:id="4030" w:author="lg" w:date="2026-01-14T21:33:38Z"/>
                <w:rFonts w:hint="eastAsia"/>
              </w:rPr>
              <w:pPrChange w:id="4029" w:author="lg" w:date="2026-01-14T21:37:31Z">
                <w:pPr>
                  <w:spacing w:before="25"/>
                  <w:jc w:val="center"/>
                </w:pPr>
              </w:pPrChange>
            </w:pPr>
          </w:p>
        </w:tc>
        <w:tc>
          <w:tcPr>
            <w:tcW w:w="816" w:type="dxa"/>
            <w:shd w:val="clear" w:color="auto" w:fill="auto"/>
            <w:noWrap w:val="0"/>
            <w:vAlign w:val="top"/>
            <w:tcPrChange w:id="4031" w:author="lg" w:date="2026-01-14T21:39:05Z">
              <w:tcPr>
                <w:tcW w:w="816" w:type="dxa"/>
                <w:shd w:val="clear" w:color="auto" w:fill="auto"/>
                <w:noWrap w:val="0"/>
                <w:vAlign w:val="top"/>
              </w:tcPr>
            </w:tcPrChange>
          </w:tcPr>
          <w:p w14:paraId="2C712CB3">
            <w:pPr>
              <w:spacing w:before="0"/>
              <w:jc w:val="center"/>
              <w:rPr>
                <w:ins w:id="4033" w:author="lg" w:date="2026-01-14T21:33:38Z"/>
                <w:rFonts w:hint="eastAsia"/>
                <w:lang w:val="en-US" w:eastAsia="zh-CN"/>
              </w:rPr>
              <w:pPrChange w:id="4032" w:author="lg" w:date="2026-01-14T21:37:31Z">
                <w:pPr>
                  <w:spacing w:before="25"/>
                  <w:jc w:val="center"/>
                </w:pPr>
              </w:pPrChange>
            </w:pPr>
          </w:p>
        </w:tc>
      </w:tr>
      <w:tr w14:paraId="28D964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035" w:author="lg" w:date="2026-01-14T21:39: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034" w:author="lg" w:date="2026-01-14T21:33:40Z"/>
          <w:trPrChange w:id="4035" w:author="lg" w:date="2026-01-14T21:39:05Z">
            <w:trPr>
              <w:trHeight w:val="307" w:hRule="atLeast"/>
            </w:trPr>
          </w:trPrChange>
        </w:trPr>
        <w:tc>
          <w:tcPr>
            <w:tcW w:w="1715" w:type="dxa"/>
            <w:shd w:val="clear" w:color="auto" w:fill="auto"/>
            <w:noWrap w:val="0"/>
            <w:vAlign w:val="top"/>
            <w:tcPrChange w:id="4036" w:author="lg" w:date="2026-01-14T21:39:05Z">
              <w:tcPr>
                <w:tcW w:w="1715" w:type="dxa"/>
                <w:shd w:val="clear" w:color="auto" w:fill="auto"/>
                <w:noWrap w:val="0"/>
                <w:vAlign w:val="top"/>
              </w:tcPr>
            </w:tcPrChange>
          </w:tcPr>
          <w:p w14:paraId="69FD35E9">
            <w:pPr>
              <w:spacing w:before="0"/>
              <w:jc w:val="center"/>
              <w:rPr>
                <w:ins w:id="4038" w:author="lg" w:date="2026-01-14T21:33:40Z"/>
                <w:rFonts w:hint="eastAsia"/>
                <w:lang w:val="en-US" w:eastAsia="zh-CN"/>
              </w:rPr>
              <w:pPrChange w:id="4037" w:author="lg" w:date="2026-01-14T21:37:31Z">
                <w:pPr>
                  <w:spacing w:before="25"/>
                  <w:jc w:val="center"/>
                </w:pPr>
              </w:pPrChange>
            </w:pPr>
            <w:ins w:id="4039" w:author="lg" w:date="2026-01-14T21:34:21Z">
              <w:r>
                <w:rPr>
                  <w:rFonts w:hint="eastAsia"/>
                  <w:lang w:val="en-US" w:eastAsia="zh-CN"/>
                </w:rPr>
                <w:t>ω</w:t>
              </w:r>
            </w:ins>
          </w:p>
        </w:tc>
        <w:tc>
          <w:tcPr>
            <w:tcW w:w="3841" w:type="dxa"/>
            <w:shd w:val="clear" w:color="auto" w:fill="auto"/>
            <w:noWrap w:val="0"/>
            <w:vAlign w:val="top"/>
            <w:tcPrChange w:id="4040" w:author="lg" w:date="2026-01-14T21:39:05Z">
              <w:tcPr>
                <w:tcW w:w="3142" w:type="dxa"/>
                <w:gridSpan w:val="2"/>
                <w:shd w:val="clear" w:color="auto" w:fill="auto"/>
                <w:noWrap w:val="0"/>
                <w:vAlign w:val="top"/>
              </w:tcPr>
            </w:tcPrChange>
          </w:tcPr>
          <w:p w14:paraId="1BAF844E">
            <w:pPr>
              <w:spacing w:before="0"/>
              <w:jc w:val="center"/>
              <w:rPr>
                <w:ins w:id="4042" w:author="lg" w:date="2026-01-14T21:33:40Z"/>
                <w:rFonts w:hint="eastAsia"/>
              </w:rPr>
              <w:pPrChange w:id="4041" w:author="lg" w:date="2026-01-14T21:37:31Z">
                <w:pPr>
                  <w:spacing w:before="25"/>
                  <w:jc w:val="center"/>
                </w:pPr>
              </w:pPrChange>
            </w:pPr>
            <w:ins w:id="4043" w:author="lg" w:date="2026-01-14T21:34:24Z">
              <w:r>
                <w:rPr>
                  <w:rFonts w:hint="eastAsia"/>
                  <w:lang w:val="en-US" w:eastAsia="zh-CN"/>
                </w:rPr>
                <w:t>动刀旋转的角速度（绝对值）</w:t>
              </w:r>
            </w:ins>
          </w:p>
        </w:tc>
        <w:tc>
          <w:tcPr>
            <w:tcW w:w="1426" w:type="dxa"/>
            <w:shd w:val="clear" w:color="auto" w:fill="auto"/>
            <w:noWrap w:val="0"/>
            <w:vAlign w:val="top"/>
            <w:tcPrChange w:id="4044" w:author="lg" w:date="2026-01-14T21:39:05Z">
              <w:tcPr>
                <w:tcW w:w="2125" w:type="dxa"/>
                <w:shd w:val="clear" w:color="auto" w:fill="auto"/>
                <w:noWrap w:val="0"/>
                <w:vAlign w:val="top"/>
              </w:tcPr>
            </w:tcPrChange>
          </w:tcPr>
          <w:p w14:paraId="54376F08">
            <w:pPr>
              <w:spacing w:before="0"/>
              <w:jc w:val="center"/>
              <w:rPr>
                <w:ins w:id="4046" w:author="lg" w:date="2026-01-14T21:33:40Z"/>
                <w:rFonts w:hint="eastAsia"/>
              </w:rPr>
              <w:pPrChange w:id="4045" w:author="lg" w:date="2026-01-14T21:37:31Z">
                <w:pPr>
                  <w:spacing w:before="25"/>
                  <w:jc w:val="center"/>
                </w:pPr>
              </w:pPrChange>
            </w:pPr>
            <w:ins w:id="4047" w:author="lg" w:date="2026-01-14T21:34:29Z">
              <w:r>
                <w:rPr>
                  <w:rFonts w:hint="eastAsia"/>
                  <w:lang w:val="en-US" w:eastAsia="zh-CN"/>
                </w:rPr>
                <w:t>rad/s</w:t>
              </w:r>
            </w:ins>
          </w:p>
        </w:tc>
        <w:tc>
          <w:tcPr>
            <w:tcW w:w="816" w:type="dxa"/>
            <w:shd w:val="clear" w:color="auto" w:fill="auto"/>
            <w:noWrap w:val="0"/>
            <w:vAlign w:val="top"/>
            <w:tcPrChange w:id="4048" w:author="lg" w:date="2026-01-14T21:39:05Z">
              <w:tcPr>
                <w:tcW w:w="816" w:type="dxa"/>
                <w:shd w:val="clear" w:color="auto" w:fill="auto"/>
                <w:noWrap w:val="0"/>
                <w:vAlign w:val="top"/>
              </w:tcPr>
            </w:tcPrChange>
          </w:tcPr>
          <w:p w14:paraId="1D56F02B">
            <w:pPr>
              <w:spacing w:before="0"/>
              <w:jc w:val="center"/>
              <w:rPr>
                <w:ins w:id="4050" w:author="lg" w:date="2026-01-14T21:33:40Z"/>
                <w:rFonts w:hint="eastAsia"/>
                <w:lang w:val="en-US" w:eastAsia="zh-CN"/>
              </w:rPr>
              <w:pPrChange w:id="4049" w:author="lg" w:date="2026-01-14T21:37:31Z">
                <w:pPr>
                  <w:spacing w:before="25"/>
                  <w:jc w:val="center"/>
                </w:pPr>
              </w:pPrChange>
            </w:pPr>
          </w:p>
        </w:tc>
      </w:tr>
    </w:tbl>
    <w:p w14:paraId="60C096E4">
      <w:pPr>
        <w:tabs>
          <w:tab w:val="left" w:pos="420"/>
        </w:tabs>
        <w:wordWrap w:val="0"/>
        <w:spacing w:before="156" w:beforeLines="50" w:after="156" w:afterLines="50"/>
        <w:jc w:val="center"/>
        <w:rPr>
          <w:ins w:id="4052" w:author="lg" w:date="2026-01-14T21:13:24Z"/>
          <w:rFonts w:ascii="Times New Roman" w:hAnsi="Times New Roman" w:eastAsia="微软雅黑"/>
          <w:color w:val="666666"/>
          <w:szCs w:val="18"/>
          <w:highlight w:val="none"/>
          <w:shd w:val="clear" w:color="auto" w:fill="FFFFFF"/>
        </w:rPr>
        <w:pPrChange w:id="4051" w:author="lg" w:date="2026-01-14T15:56:18Z">
          <w:pPr>
            <w:tabs>
              <w:tab w:val="left" w:pos="420"/>
            </w:tabs>
            <w:wordWrap w:val="0"/>
            <w:spacing w:before="156" w:beforeLines="50" w:after="156" w:afterLines="50"/>
          </w:pPr>
        </w:pPrChange>
      </w:pPr>
    </w:p>
    <w:p w14:paraId="20745AEB">
      <w:pPr>
        <w:wordWrap/>
        <w:spacing w:before="25" w:beforeLines="-2147483648" w:after="0" w:afterLines="-2147483648"/>
        <w:ind w:left="219"/>
        <w:jc w:val="center"/>
        <w:rPr>
          <w:ins w:id="4054" w:author="lg" w:date="2026-01-14T21:13:24Z"/>
          <w:rFonts w:hint="default" w:ascii="Times New Roman" w:hAnsi="Times New Roman" w:eastAsia="微软雅黑"/>
          <w:color w:val="666666"/>
          <w:szCs w:val="18"/>
          <w:highlight w:val="none"/>
          <w:shd w:val="clear" w:color="auto" w:fill="FFFFFF"/>
          <w:lang w:val="en-US"/>
        </w:rPr>
        <w:pPrChange w:id="4053" w:author="lg" w:date="2026-01-14T21:45:11Z">
          <w:pPr>
            <w:tabs>
              <w:tab w:val="left" w:pos="420"/>
            </w:tabs>
            <w:wordWrap w:val="0"/>
            <w:spacing w:before="156" w:beforeLines="50" w:after="156" w:afterLines="50"/>
          </w:pPr>
        </w:pPrChange>
      </w:pPr>
      <w:ins w:id="4055" w:author="lg" w:date="2026-01-14T21:46:03Z">
        <w:r>
          <w:rPr>
            <w:rFonts w:hint="eastAsia" w:ascii="黑体" w:hAnsi="黑体" w:eastAsia="黑体" w:cs="黑体"/>
            <w:sz w:val="28"/>
            <w:szCs w:val="28"/>
            <w:lang w:val="en-US" w:eastAsia="zh-CN"/>
          </w:rPr>
          <w:t>结论性</w:t>
        </w:r>
      </w:ins>
      <w:ins w:id="4056" w:author="lg" w:date="2026-01-14T21:46:04Z">
        <w:r>
          <w:rPr>
            <w:rFonts w:hint="eastAsia" w:ascii="黑体" w:hAnsi="黑体" w:eastAsia="黑体" w:cs="黑体"/>
            <w:sz w:val="28"/>
            <w:szCs w:val="28"/>
            <w:lang w:val="en-US" w:eastAsia="zh-CN"/>
          </w:rPr>
          <w:t>数据</w:t>
        </w:r>
      </w:ins>
      <w:ins w:id="4057" w:author="lg" w:date="2026-01-14T21:46:05Z">
        <w:r>
          <w:rPr>
            <w:rFonts w:hint="eastAsia" w:ascii="黑体" w:hAnsi="黑体" w:eastAsia="黑体" w:cs="黑体"/>
            <w:sz w:val="28"/>
            <w:szCs w:val="28"/>
            <w:lang w:val="en-US" w:eastAsia="zh-CN"/>
          </w:rPr>
          <w:t>表</w:t>
        </w:r>
      </w:ins>
    </w:p>
    <w:tbl>
      <w:tblPr>
        <w:tblStyle w:val="14"/>
        <w:tblW w:w="779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4058" w:author="lg" w:date="2026-01-14T21:48:21Z">
          <w:tblPr>
            <w:tblStyle w:val="14"/>
            <w:tblW w:w="779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PrChange>
      </w:tblPr>
      <w:tblGrid>
        <w:gridCol w:w="1932"/>
        <w:gridCol w:w="1830"/>
        <w:gridCol w:w="3311"/>
        <w:gridCol w:w="725"/>
        <w:tblGridChange w:id="4059">
          <w:tblGrid>
            <w:gridCol w:w="1715"/>
            <w:gridCol w:w="3841"/>
            <w:gridCol w:w="1426"/>
            <w:gridCol w:w="816"/>
          </w:tblGrid>
        </w:tblGridChange>
      </w:tblGrid>
      <w:tr w14:paraId="17654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061"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604" w:hRule="atLeast"/>
          <w:jc w:val="center"/>
          <w:ins w:id="4060" w:author="lg" w:date="2026-01-14T21:43:16Z"/>
          <w:trPrChange w:id="4061" w:author="lg" w:date="2026-01-14T21:48:21Z">
            <w:trPr>
              <w:trHeight w:val="604" w:hRule="atLeast"/>
              <w:jc w:val="center"/>
            </w:trPr>
          </w:trPrChange>
        </w:trPr>
        <w:tc>
          <w:tcPr>
            <w:tcW w:w="1932" w:type="dxa"/>
            <w:noWrap w:val="0"/>
            <w:vAlign w:val="top"/>
            <w:tcPrChange w:id="4062" w:author="lg" w:date="2026-01-14T21:48:21Z">
              <w:tcPr>
                <w:tcW w:w="1715" w:type="dxa"/>
                <w:noWrap w:val="0"/>
                <w:vAlign w:val="top"/>
              </w:tcPr>
            </w:tcPrChange>
          </w:tcPr>
          <w:p w14:paraId="1FF728A7">
            <w:pPr>
              <w:spacing w:before="0" w:after="0" w:line="240" w:lineRule="auto"/>
              <w:ind w:left="0" w:leftChars="0"/>
              <w:jc w:val="center"/>
              <w:rPr>
                <w:ins w:id="4064" w:author="lg" w:date="2026-01-14T21:43:16Z"/>
                <w:rFonts w:hint="eastAsia"/>
                <w:lang w:eastAsia="zh-CN"/>
              </w:rPr>
              <w:pPrChange w:id="4063" w:author="lg" w:date="2026-01-14T21:47:46Z">
                <w:pPr>
                  <w:spacing w:before="120" w:after="120" w:line="288" w:lineRule="auto"/>
                  <w:ind w:left="0" w:leftChars="0"/>
                  <w:jc w:val="left"/>
                </w:pPr>
              </w:pPrChange>
            </w:pPr>
            <w:ins w:id="4065" w:author="lg" w:date="2026-01-14T21:44:22Z">
              <w:r>
                <w:rPr/>
                <w:t>参数/指标</w:t>
              </w:r>
            </w:ins>
          </w:p>
        </w:tc>
        <w:tc>
          <w:tcPr>
            <w:tcW w:w="1830" w:type="dxa"/>
            <w:noWrap w:val="0"/>
            <w:vAlign w:val="top"/>
            <w:tcPrChange w:id="4066" w:author="lg" w:date="2026-01-14T21:48:21Z">
              <w:tcPr>
                <w:tcW w:w="3841" w:type="dxa"/>
                <w:noWrap w:val="0"/>
                <w:vAlign w:val="top"/>
              </w:tcPr>
            </w:tcPrChange>
          </w:tcPr>
          <w:p w14:paraId="10302E24">
            <w:pPr>
              <w:spacing w:before="0" w:after="0" w:line="240" w:lineRule="auto"/>
              <w:ind w:left="0" w:leftChars="0"/>
              <w:jc w:val="center"/>
              <w:rPr>
                <w:ins w:id="4068" w:author="lg" w:date="2026-01-14T21:43:16Z"/>
                <w:rFonts w:hint="eastAsia"/>
                <w:lang w:eastAsia="zh-CN"/>
              </w:rPr>
              <w:pPrChange w:id="4067" w:author="lg" w:date="2026-01-14T21:47:46Z">
                <w:pPr>
                  <w:spacing w:before="120" w:after="120" w:line="288" w:lineRule="auto"/>
                  <w:ind w:left="0" w:leftChars="0"/>
                  <w:jc w:val="left"/>
                </w:pPr>
              </w:pPrChange>
            </w:pPr>
            <w:ins w:id="4069" w:author="lg" w:date="2026-01-14T21:44:22Z">
              <w:r>
                <w:rPr/>
                <w:t>数值/结果</w:t>
              </w:r>
            </w:ins>
          </w:p>
        </w:tc>
        <w:tc>
          <w:tcPr>
            <w:tcW w:w="3311" w:type="dxa"/>
            <w:noWrap w:val="0"/>
            <w:vAlign w:val="top"/>
            <w:tcPrChange w:id="4070" w:author="lg" w:date="2026-01-14T21:48:21Z">
              <w:tcPr>
                <w:tcW w:w="1426" w:type="dxa"/>
                <w:noWrap w:val="0"/>
                <w:vAlign w:val="top"/>
              </w:tcPr>
            </w:tcPrChange>
          </w:tcPr>
          <w:p w14:paraId="0EEE9988">
            <w:pPr>
              <w:spacing w:before="0" w:after="0" w:line="240" w:lineRule="auto"/>
              <w:ind w:left="0" w:leftChars="0"/>
              <w:jc w:val="center"/>
              <w:rPr>
                <w:ins w:id="4072" w:author="lg" w:date="2026-01-14T21:43:16Z"/>
                <w:rFonts w:hint="eastAsia"/>
                <w:lang w:eastAsia="zh-CN"/>
              </w:rPr>
              <w:pPrChange w:id="4071" w:author="lg" w:date="2026-01-14T21:47:46Z">
                <w:pPr>
                  <w:spacing w:before="120" w:after="120" w:line="288" w:lineRule="auto"/>
                  <w:ind w:left="0" w:leftChars="0"/>
                  <w:jc w:val="left"/>
                </w:pPr>
              </w:pPrChange>
            </w:pPr>
            <w:ins w:id="4073" w:author="lg" w:date="2026-01-14T21:44:22Z">
              <w:r>
                <w:rPr/>
                <w:t>结论支撑点</w:t>
              </w:r>
            </w:ins>
          </w:p>
        </w:tc>
        <w:tc>
          <w:tcPr>
            <w:tcW w:w="725" w:type="dxa"/>
            <w:noWrap w:val="0"/>
            <w:vAlign w:val="top"/>
            <w:tcPrChange w:id="4074" w:author="lg" w:date="2026-01-14T21:48:21Z">
              <w:tcPr>
                <w:tcW w:w="816" w:type="dxa"/>
                <w:noWrap w:val="0"/>
                <w:vAlign w:val="top"/>
              </w:tcPr>
            </w:tcPrChange>
          </w:tcPr>
          <w:p w14:paraId="2025CD97">
            <w:pPr>
              <w:spacing w:before="0"/>
              <w:jc w:val="left"/>
              <w:rPr>
                <w:ins w:id="4076" w:author="lg" w:date="2026-01-14T21:43:16Z"/>
                <w:rFonts w:hint="eastAsia"/>
                <w:lang w:eastAsia="zh-CN"/>
              </w:rPr>
              <w:pPrChange w:id="4075" w:author="lg" w:date="2026-01-14T21:47:33Z">
                <w:pPr>
                  <w:spacing w:before="0"/>
                  <w:jc w:val="center"/>
                </w:pPr>
              </w:pPrChange>
            </w:pPr>
            <w:ins w:id="4077" w:author="lg" w:date="2026-01-14T21:43:16Z">
              <w:r>
                <w:rPr>
                  <w:rFonts w:hint="eastAsia"/>
                  <w:lang w:eastAsia="zh-CN"/>
                </w:rPr>
                <w:t>备注</w:t>
              </w:r>
            </w:ins>
          </w:p>
        </w:tc>
      </w:tr>
      <w:tr w14:paraId="35612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079"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078" w:author="lg" w:date="2026-01-14T21:43:16Z"/>
          <w:trPrChange w:id="4079" w:author="lg" w:date="2026-01-14T21:48:21Z">
            <w:trPr>
              <w:trHeight w:val="307" w:hRule="atLeast"/>
              <w:jc w:val="center"/>
            </w:trPr>
          </w:trPrChange>
        </w:trPr>
        <w:tc>
          <w:tcPr>
            <w:tcW w:w="1932" w:type="dxa"/>
            <w:noWrap w:val="0"/>
            <w:vAlign w:val="top"/>
            <w:tcPrChange w:id="4080" w:author="lg" w:date="2026-01-14T21:48:21Z">
              <w:tcPr>
                <w:tcW w:w="1715" w:type="dxa"/>
                <w:noWrap w:val="0"/>
                <w:vAlign w:val="top"/>
              </w:tcPr>
            </w:tcPrChange>
          </w:tcPr>
          <w:p w14:paraId="00E2A100">
            <w:pPr>
              <w:spacing w:before="0" w:after="0" w:line="240" w:lineRule="auto"/>
              <w:ind w:left="0" w:leftChars="0"/>
              <w:jc w:val="center"/>
              <w:rPr>
                <w:ins w:id="4082" w:author="lg" w:date="2026-01-14T21:43:16Z"/>
                <w:rFonts w:hint="default"/>
                <w:lang w:val="en-US" w:eastAsia="zh-CN"/>
              </w:rPr>
              <w:pPrChange w:id="4081" w:author="lg" w:date="2026-01-14T21:47:46Z">
                <w:pPr>
                  <w:spacing w:before="120" w:after="120" w:line="288" w:lineRule="auto"/>
                  <w:ind w:left="0" w:leftChars="0"/>
                  <w:jc w:val="left"/>
                </w:pPr>
              </w:pPrChange>
            </w:pPr>
            <w:ins w:id="4083" w:author="lg" w:date="2026-01-14T21:44:22Z">
              <w:r>
                <w:rPr/>
                <w:t>果实重量范围</w:t>
              </w:r>
            </w:ins>
          </w:p>
        </w:tc>
        <w:tc>
          <w:tcPr>
            <w:tcW w:w="1830" w:type="dxa"/>
            <w:noWrap w:val="0"/>
            <w:vAlign w:val="top"/>
            <w:tcPrChange w:id="4084" w:author="lg" w:date="2026-01-14T21:48:21Z">
              <w:tcPr>
                <w:tcW w:w="3841" w:type="dxa"/>
                <w:noWrap w:val="0"/>
                <w:vAlign w:val="top"/>
              </w:tcPr>
            </w:tcPrChange>
          </w:tcPr>
          <w:p w14:paraId="64223BE8">
            <w:pPr>
              <w:spacing w:before="0" w:after="0" w:line="240" w:lineRule="auto"/>
              <w:ind w:left="0" w:leftChars="0"/>
              <w:jc w:val="center"/>
              <w:rPr>
                <w:ins w:id="4086" w:author="lg" w:date="2026-01-14T21:43:16Z"/>
                <w:rFonts w:hint="eastAsia"/>
                <w:lang w:eastAsia="zh-CN"/>
              </w:rPr>
              <w:pPrChange w:id="4085" w:author="lg" w:date="2026-01-14T21:47:46Z">
                <w:pPr>
                  <w:spacing w:before="120" w:after="120" w:line="288" w:lineRule="auto"/>
                  <w:ind w:left="0" w:leftChars="0"/>
                  <w:jc w:val="left"/>
                </w:pPr>
              </w:pPrChange>
            </w:pPr>
            <w:ins w:id="4087" w:author="lg" w:date="2026-01-14T21:44:22Z">
              <w:r>
                <w:rPr/>
                <w:t>65 – 475 g</w:t>
              </w:r>
            </w:ins>
          </w:p>
        </w:tc>
        <w:tc>
          <w:tcPr>
            <w:tcW w:w="3311" w:type="dxa"/>
            <w:noWrap w:val="0"/>
            <w:vAlign w:val="top"/>
            <w:tcPrChange w:id="4088" w:author="lg" w:date="2026-01-14T21:48:21Z">
              <w:tcPr>
                <w:tcW w:w="1426" w:type="dxa"/>
                <w:noWrap w:val="0"/>
                <w:vAlign w:val="top"/>
              </w:tcPr>
            </w:tcPrChange>
          </w:tcPr>
          <w:p w14:paraId="38E80F04">
            <w:pPr>
              <w:spacing w:before="0" w:after="0" w:line="240" w:lineRule="auto"/>
              <w:ind w:left="0" w:leftChars="0"/>
              <w:jc w:val="center"/>
              <w:rPr>
                <w:ins w:id="4090" w:author="lg" w:date="2026-01-14T21:43:16Z"/>
                <w:rFonts w:hint="default"/>
                <w:lang w:val="en-US" w:eastAsia="zh-CN"/>
              </w:rPr>
              <w:pPrChange w:id="4089" w:author="lg" w:date="2026-01-14T21:47:46Z">
                <w:pPr>
                  <w:spacing w:before="120" w:after="120" w:line="288" w:lineRule="auto"/>
                  <w:ind w:left="0" w:leftChars="0"/>
                  <w:jc w:val="left"/>
                </w:pPr>
              </w:pPrChange>
            </w:pPr>
            <w:ins w:id="4091" w:author="lg" w:date="2026-01-14T21:44:22Z">
              <w:r>
                <w:rPr/>
                <w:t>确定夹持力设计目标</w:t>
              </w:r>
            </w:ins>
          </w:p>
        </w:tc>
        <w:tc>
          <w:tcPr>
            <w:tcW w:w="725" w:type="dxa"/>
            <w:noWrap w:val="0"/>
            <w:vAlign w:val="top"/>
            <w:tcPrChange w:id="4092" w:author="lg" w:date="2026-01-14T21:48:21Z">
              <w:tcPr>
                <w:tcW w:w="816" w:type="dxa"/>
                <w:noWrap w:val="0"/>
                <w:vAlign w:val="top"/>
              </w:tcPr>
            </w:tcPrChange>
          </w:tcPr>
          <w:p w14:paraId="1F2C5314">
            <w:pPr>
              <w:spacing w:before="0"/>
              <w:jc w:val="left"/>
              <w:rPr>
                <w:ins w:id="4094" w:author="lg" w:date="2026-01-14T21:43:16Z"/>
                <w:rFonts w:hint="eastAsia"/>
                <w:lang w:eastAsia="zh-CN"/>
              </w:rPr>
              <w:pPrChange w:id="4093" w:author="lg" w:date="2026-01-14T21:47:33Z">
                <w:pPr>
                  <w:spacing w:before="0"/>
                  <w:jc w:val="center"/>
                </w:pPr>
              </w:pPrChange>
            </w:pPr>
          </w:p>
        </w:tc>
      </w:tr>
      <w:tr w14:paraId="491F3A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096"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294" w:hRule="atLeast"/>
          <w:jc w:val="center"/>
          <w:ins w:id="4095" w:author="lg" w:date="2026-01-14T21:43:16Z"/>
          <w:trPrChange w:id="4096" w:author="lg" w:date="2026-01-14T21:48:21Z">
            <w:trPr>
              <w:trHeight w:val="294" w:hRule="atLeast"/>
              <w:jc w:val="center"/>
            </w:trPr>
          </w:trPrChange>
        </w:trPr>
        <w:tc>
          <w:tcPr>
            <w:tcW w:w="1932" w:type="dxa"/>
            <w:shd w:val="clear" w:color="auto" w:fill="auto"/>
            <w:noWrap w:val="0"/>
            <w:vAlign w:val="top"/>
            <w:tcPrChange w:id="4097" w:author="lg" w:date="2026-01-14T21:48:21Z">
              <w:tcPr>
                <w:tcW w:w="1715" w:type="dxa"/>
                <w:shd w:val="clear" w:color="auto" w:fill="auto"/>
                <w:noWrap w:val="0"/>
                <w:vAlign w:val="top"/>
              </w:tcPr>
            </w:tcPrChange>
          </w:tcPr>
          <w:p w14:paraId="1E2738F0">
            <w:pPr>
              <w:spacing w:before="0" w:after="0" w:line="240" w:lineRule="auto"/>
              <w:ind w:left="0" w:leftChars="0"/>
              <w:jc w:val="center"/>
              <w:rPr>
                <w:ins w:id="4099" w:author="lg" w:date="2026-01-14T21:43:16Z"/>
                <w:rFonts w:hint="default"/>
                <w:lang w:val="en-US" w:eastAsia="zh-CN"/>
              </w:rPr>
              <w:pPrChange w:id="4098" w:author="lg" w:date="2026-01-14T21:47:46Z">
                <w:pPr>
                  <w:spacing w:before="120" w:after="120" w:line="288" w:lineRule="auto"/>
                  <w:ind w:left="0" w:leftChars="0"/>
                  <w:jc w:val="left"/>
                </w:pPr>
              </w:pPrChange>
            </w:pPr>
            <w:ins w:id="4100" w:author="lg" w:date="2026-01-14T21:44:22Z">
              <w:r>
                <w:rPr/>
                <w:t>结果枝直径范围</w:t>
              </w:r>
            </w:ins>
          </w:p>
        </w:tc>
        <w:tc>
          <w:tcPr>
            <w:tcW w:w="1830" w:type="dxa"/>
            <w:shd w:val="clear" w:color="auto" w:fill="auto"/>
            <w:noWrap w:val="0"/>
            <w:vAlign w:val="top"/>
            <w:tcPrChange w:id="4101" w:author="lg" w:date="2026-01-14T21:48:21Z">
              <w:tcPr>
                <w:tcW w:w="3841" w:type="dxa"/>
                <w:shd w:val="clear" w:color="auto" w:fill="auto"/>
                <w:noWrap w:val="0"/>
                <w:vAlign w:val="top"/>
              </w:tcPr>
            </w:tcPrChange>
          </w:tcPr>
          <w:p w14:paraId="4E87DE66">
            <w:pPr>
              <w:spacing w:before="0" w:after="0" w:line="240" w:lineRule="auto"/>
              <w:ind w:left="0" w:leftChars="0"/>
              <w:jc w:val="center"/>
              <w:rPr>
                <w:ins w:id="4103" w:author="lg" w:date="2026-01-14T21:43:16Z"/>
                <w:rFonts w:hint="default"/>
                <w:lang w:val="en-US" w:eastAsia="zh-CN"/>
              </w:rPr>
              <w:pPrChange w:id="4102" w:author="lg" w:date="2026-01-14T21:47:46Z">
                <w:pPr>
                  <w:spacing w:before="120" w:after="120" w:line="288" w:lineRule="auto"/>
                  <w:ind w:left="0" w:leftChars="0"/>
                  <w:jc w:val="left"/>
                </w:pPr>
              </w:pPrChange>
            </w:pPr>
            <w:ins w:id="4104" w:author="lg" w:date="2026-01-14T21:44:22Z">
              <w:r>
                <w:rPr/>
                <w:t>1.83 – 4.13 mm</w:t>
              </w:r>
            </w:ins>
          </w:p>
        </w:tc>
        <w:tc>
          <w:tcPr>
            <w:tcW w:w="3311" w:type="dxa"/>
            <w:shd w:val="clear" w:color="auto" w:fill="auto"/>
            <w:noWrap w:val="0"/>
            <w:vAlign w:val="top"/>
            <w:tcPrChange w:id="4105" w:author="lg" w:date="2026-01-14T21:48:21Z">
              <w:tcPr>
                <w:tcW w:w="1426" w:type="dxa"/>
                <w:shd w:val="clear" w:color="auto" w:fill="auto"/>
                <w:noWrap w:val="0"/>
                <w:vAlign w:val="top"/>
              </w:tcPr>
            </w:tcPrChange>
          </w:tcPr>
          <w:p w14:paraId="4A988B17">
            <w:pPr>
              <w:spacing w:before="0" w:after="0" w:line="240" w:lineRule="auto"/>
              <w:ind w:left="0" w:leftChars="0"/>
              <w:jc w:val="center"/>
              <w:rPr>
                <w:ins w:id="4107" w:author="lg" w:date="2026-01-14T21:43:16Z"/>
                <w:rFonts w:hint="default"/>
                <w:lang w:val="en-US" w:eastAsia="zh-CN"/>
              </w:rPr>
              <w:pPrChange w:id="4106" w:author="lg" w:date="2026-01-14T21:47:46Z">
                <w:pPr>
                  <w:spacing w:before="120" w:after="120" w:line="288" w:lineRule="auto"/>
                  <w:ind w:left="0" w:leftChars="0"/>
                  <w:jc w:val="left"/>
                </w:pPr>
              </w:pPrChange>
            </w:pPr>
            <w:ins w:id="4108" w:author="lg" w:date="2026-01-14T21:44:22Z">
              <w:r>
                <w:rPr/>
                <w:t>确定夹剪机构开口与喂入深度设计依据</w:t>
              </w:r>
            </w:ins>
          </w:p>
        </w:tc>
        <w:tc>
          <w:tcPr>
            <w:tcW w:w="725" w:type="dxa"/>
            <w:noWrap w:val="0"/>
            <w:vAlign w:val="top"/>
            <w:tcPrChange w:id="4109" w:author="lg" w:date="2026-01-14T21:48:21Z">
              <w:tcPr>
                <w:tcW w:w="816" w:type="dxa"/>
                <w:noWrap w:val="0"/>
                <w:vAlign w:val="top"/>
              </w:tcPr>
            </w:tcPrChange>
          </w:tcPr>
          <w:p w14:paraId="68B0687F">
            <w:pPr>
              <w:spacing w:before="0"/>
              <w:jc w:val="left"/>
              <w:rPr>
                <w:ins w:id="4111" w:author="lg" w:date="2026-01-14T21:43:16Z"/>
                <w:rFonts w:hint="eastAsia"/>
                <w:lang w:eastAsia="zh-CN"/>
              </w:rPr>
              <w:pPrChange w:id="4110" w:author="lg" w:date="2026-01-14T21:47:33Z">
                <w:pPr>
                  <w:spacing w:before="0"/>
                  <w:jc w:val="center"/>
                </w:pPr>
              </w:pPrChange>
            </w:pPr>
          </w:p>
        </w:tc>
      </w:tr>
      <w:tr w14:paraId="75B21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113"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112" w:author="lg" w:date="2026-01-14T21:43:16Z"/>
          <w:trPrChange w:id="4113" w:author="lg" w:date="2026-01-14T21:48:21Z">
            <w:trPr>
              <w:trHeight w:val="307" w:hRule="atLeast"/>
              <w:jc w:val="center"/>
            </w:trPr>
          </w:trPrChange>
        </w:trPr>
        <w:tc>
          <w:tcPr>
            <w:tcW w:w="1932" w:type="dxa"/>
            <w:shd w:val="clear" w:color="auto" w:fill="auto"/>
            <w:noWrap w:val="0"/>
            <w:vAlign w:val="top"/>
            <w:tcPrChange w:id="4114" w:author="lg" w:date="2026-01-14T21:48:21Z">
              <w:tcPr>
                <w:tcW w:w="1715" w:type="dxa"/>
                <w:shd w:val="clear" w:color="auto" w:fill="auto"/>
                <w:noWrap w:val="0"/>
                <w:vAlign w:val="top"/>
              </w:tcPr>
            </w:tcPrChange>
          </w:tcPr>
          <w:p w14:paraId="3829A26F">
            <w:pPr>
              <w:spacing w:before="0" w:after="0" w:line="240" w:lineRule="auto"/>
              <w:ind w:left="0" w:leftChars="0"/>
              <w:jc w:val="center"/>
              <w:rPr>
                <w:ins w:id="4116" w:author="lg" w:date="2026-01-14T21:43:16Z"/>
                <w:rFonts w:hint="default"/>
                <w:lang w:val="en-US" w:eastAsia="zh-CN"/>
              </w:rPr>
              <w:pPrChange w:id="4115" w:author="lg" w:date="2026-01-14T21:47:46Z">
                <w:pPr>
                  <w:spacing w:before="120" w:after="120" w:line="288" w:lineRule="auto"/>
                  <w:ind w:left="0" w:leftChars="0"/>
                  <w:jc w:val="left"/>
                </w:pPr>
              </w:pPrChange>
            </w:pPr>
            <w:ins w:id="4117" w:author="lg" w:date="2026-01-14T21:44:22Z">
              <w:r>
                <w:rPr/>
                <w:t>结果枝长度范围</w:t>
              </w:r>
            </w:ins>
          </w:p>
        </w:tc>
        <w:tc>
          <w:tcPr>
            <w:tcW w:w="1830" w:type="dxa"/>
            <w:shd w:val="clear" w:color="auto" w:fill="auto"/>
            <w:noWrap w:val="0"/>
            <w:vAlign w:val="top"/>
            <w:tcPrChange w:id="4118" w:author="lg" w:date="2026-01-14T21:48:21Z">
              <w:tcPr>
                <w:tcW w:w="3841" w:type="dxa"/>
                <w:shd w:val="clear" w:color="auto" w:fill="auto"/>
                <w:noWrap w:val="0"/>
                <w:vAlign w:val="top"/>
              </w:tcPr>
            </w:tcPrChange>
          </w:tcPr>
          <w:p w14:paraId="4D355C4E">
            <w:pPr>
              <w:spacing w:before="0" w:after="0" w:line="240" w:lineRule="auto"/>
              <w:ind w:left="0" w:leftChars="0"/>
              <w:jc w:val="center"/>
              <w:rPr>
                <w:ins w:id="4120" w:author="lg" w:date="2026-01-14T21:43:16Z"/>
                <w:rFonts w:hint="eastAsia"/>
                <w:lang w:val="en-US" w:eastAsia="zh-CN"/>
              </w:rPr>
              <w:pPrChange w:id="4119" w:author="lg" w:date="2026-01-14T21:47:46Z">
                <w:pPr>
                  <w:spacing w:before="120" w:after="120" w:line="288" w:lineRule="auto"/>
                  <w:ind w:left="0" w:leftChars="0"/>
                  <w:jc w:val="left"/>
                </w:pPr>
              </w:pPrChange>
            </w:pPr>
            <w:ins w:id="4121" w:author="lg" w:date="2026-01-14T21:44:22Z">
              <w:r>
                <w:rPr/>
                <w:t>12.22 – 37.05 mm</w:t>
              </w:r>
            </w:ins>
          </w:p>
        </w:tc>
        <w:tc>
          <w:tcPr>
            <w:tcW w:w="3311" w:type="dxa"/>
            <w:shd w:val="clear" w:color="auto" w:fill="auto"/>
            <w:noWrap w:val="0"/>
            <w:vAlign w:val="top"/>
            <w:tcPrChange w:id="4122" w:author="lg" w:date="2026-01-14T21:48:21Z">
              <w:tcPr>
                <w:tcW w:w="1426" w:type="dxa"/>
                <w:shd w:val="clear" w:color="auto" w:fill="auto"/>
                <w:noWrap w:val="0"/>
                <w:vAlign w:val="top"/>
              </w:tcPr>
            </w:tcPrChange>
          </w:tcPr>
          <w:p w14:paraId="7D9AF3E4">
            <w:pPr>
              <w:spacing w:before="0" w:after="0" w:line="240" w:lineRule="auto"/>
              <w:ind w:left="0" w:leftChars="0"/>
              <w:jc w:val="center"/>
              <w:rPr>
                <w:ins w:id="4124" w:author="lg" w:date="2026-01-14T21:43:16Z"/>
                <w:rFonts w:hint="eastAsia"/>
                <w:lang w:val="en-US" w:eastAsia="zh-CN"/>
              </w:rPr>
              <w:pPrChange w:id="4123" w:author="lg" w:date="2026-01-14T21:47:46Z">
                <w:pPr>
                  <w:spacing w:before="120" w:after="120" w:line="288" w:lineRule="auto"/>
                  <w:ind w:left="0" w:leftChars="0"/>
                  <w:jc w:val="left"/>
                </w:pPr>
              </w:pPrChange>
            </w:pPr>
            <w:ins w:id="4125" w:author="lg" w:date="2026-01-14T21:44:22Z">
              <w:r>
                <w:rPr/>
                <w:t>确定可夹持长度</w:t>
              </w:r>
            </w:ins>
          </w:p>
        </w:tc>
        <w:tc>
          <w:tcPr>
            <w:tcW w:w="725" w:type="dxa"/>
            <w:noWrap w:val="0"/>
            <w:vAlign w:val="top"/>
            <w:tcPrChange w:id="4126" w:author="lg" w:date="2026-01-14T21:48:21Z">
              <w:tcPr>
                <w:tcW w:w="816" w:type="dxa"/>
                <w:noWrap w:val="0"/>
                <w:vAlign w:val="top"/>
              </w:tcPr>
            </w:tcPrChange>
          </w:tcPr>
          <w:p w14:paraId="3D507E56">
            <w:pPr>
              <w:spacing w:before="0"/>
              <w:jc w:val="left"/>
              <w:rPr>
                <w:ins w:id="4128" w:author="lg" w:date="2026-01-14T21:43:16Z"/>
                <w:rFonts w:hint="eastAsia"/>
                <w:lang w:eastAsia="zh-CN"/>
              </w:rPr>
              <w:pPrChange w:id="4127" w:author="lg" w:date="2026-01-14T21:47:33Z">
                <w:pPr>
                  <w:spacing w:before="0"/>
                  <w:jc w:val="center"/>
                </w:pPr>
              </w:pPrChange>
            </w:pPr>
          </w:p>
        </w:tc>
      </w:tr>
      <w:tr w14:paraId="106CED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130"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90" w:hRule="atLeast"/>
          <w:jc w:val="center"/>
          <w:ins w:id="4129" w:author="lg" w:date="2026-01-14T21:43:16Z"/>
          <w:trPrChange w:id="4130" w:author="lg" w:date="2026-01-14T21:48:21Z">
            <w:trPr>
              <w:trHeight w:val="90" w:hRule="atLeast"/>
              <w:jc w:val="center"/>
            </w:trPr>
          </w:trPrChange>
        </w:trPr>
        <w:tc>
          <w:tcPr>
            <w:tcW w:w="1932" w:type="dxa"/>
            <w:shd w:val="clear" w:color="auto" w:fill="auto"/>
            <w:noWrap w:val="0"/>
            <w:vAlign w:val="top"/>
            <w:tcPrChange w:id="4131" w:author="lg" w:date="2026-01-14T21:48:21Z">
              <w:tcPr>
                <w:tcW w:w="1715" w:type="dxa"/>
                <w:shd w:val="clear" w:color="auto" w:fill="auto"/>
                <w:noWrap w:val="0"/>
                <w:vAlign w:val="top"/>
              </w:tcPr>
            </w:tcPrChange>
          </w:tcPr>
          <w:p w14:paraId="5AC9E1F0">
            <w:pPr>
              <w:spacing w:before="0" w:after="0" w:line="240" w:lineRule="auto"/>
              <w:ind w:left="0" w:leftChars="0"/>
              <w:jc w:val="center"/>
              <w:rPr>
                <w:ins w:id="4133" w:author="lg" w:date="2026-01-14T21:43:16Z"/>
                <w:rFonts w:hint="default"/>
                <w:lang w:val="en-US" w:eastAsia="zh-CN"/>
              </w:rPr>
              <w:pPrChange w:id="4132" w:author="lg" w:date="2026-01-14T21:47:46Z">
                <w:pPr>
                  <w:spacing w:before="120" w:after="120" w:line="288" w:lineRule="auto"/>
                  <w:ind w:left="0" w:leftChars="0"/>
                  <w:jc w:val="left"/>
                </w:pPr>
              </w:pPrChange>
            </w:pPr>
            <w:ins w:id="4134" w:author="lg" w:date="2026-01-14T21:44:22Z">
              <w:r>
                <w:rPr/>
                <w:t>剪断结果枝所需最大剪切力</w:t>
              </w:r>
            </w:ins>
          </w:p>
        </w:tc>
        <w:tc>
          <w:tcPr>
            <w:tcW w:w="1830" w:type="dxa"/>
            <w:shd w:val="clear" w:color="auto" w:fill="auto"/>
            <w:noWrap w:val="0"/>
            <w:vAlign w:val="top"/>
            <w:tcPrChange w:id="4135" w:author="lg" w:date="2026-01-14T21:48:21Z">
              <w:tcPr>
                <w:tcW w:w="3841" w:type="dxa"/>
                <w:shd w:val="clear" w:color="auto" w:fill="auto"/>
                <w:noWrap w:val="0"/>
                <w:vAlign w:val="top"/>
              </w:tcPr>
            </w:tcPrChange>
          </w:tcPr>
          <w:p w14:paraId="0F46D27D">
            <w:pPr>
              <w:spacing w:before="0" w:after="0" w:line="240" w:lineRule="auto"/>
              <w:ind w:left="0" w:leftChars="0"/>
              <w:jc w:val="center"/>
              <w:rPr>
                <w:ins w:id="4137" w:author="lg" w:date="2026-01-14T21:43:16Z"/>
                <w:rFonts w:hint="eastAsia"/>
                <w:lang w:val="en-US" w:eastAsia="zh-CN"/>
              </w:rPr>
              <w:pPrChange w:id="4136" w:author="lg" w:date="2026-01-14T21:47:46Z">
                <w:pPr>
                  <w:spacing w:before="120" w:after="120" w:line="288" w:lineRule="auto"/>
                  <w:ind w:left="0" w:leftChars="0"/>
                  <w:jc w:val="left"/>
                </w:pPr>
              </w:pPrChange>
            </w:pPr>
            <w:ins w:id="4138" w:author="lg" w:date="2026-01-14T21:44:22Z">
              <w:r>
                <w:rPr/>
                <w:t>73.01 N</w:t>
              </w:r>
            </w:ins>
          </w:p>
        </w:tc>
        <w:tc>
          <w:tcPr>
            <w:tcW w:w="3311" w:type="dxa"/>
            <w:shd w:val="clear" w:color="auto" w:fill="auto"/>
            <w:noWrap w:val="0"/>
            <w:vAlign w:val="top"/>
            <w:tcPrChange w:id="4139" w:author="lg" w:date="2026-01-14T21:48:21Z">
              <w:tcPr>
                <w:tcW w:w="1426" w:type="dxa"/>
                <w:shd w:val="clear" w:color="auto" w:fill="auto"/>
                <w:noWrap w:val="0"/>
                <w:vAlign w:val="top"/>
              </w:tcPr>
            </w:tcPrChange>
          </w:tcPr>
          <w:p w14:paraId="38D28172">
            <w:pPr>
              <w:spacing w:before="0" w:after="0" w:line="240" w:lineRule="auto"/>
              <w:ind w:left="0" w:leftChars="0"/>
              <w:jc w:val="center"/>
              <w:rPr>
                <w:ins w:id="4141" w:author="lg" w:date="2026-01-14T21:43:16Z"/>
                <w:rFonts w:hint="default"/>
                <w:lang w:val="en-US" w:eastAsia="zh-CN"/>
              </w:rPr>
              <w:pPrChange w:id="4140" w:author="lg" w:date="2026-01-14T21:47:46Z">
                <w:pPr>
                  <w:spacing w:before="120" w:after="120" w:line="288" w:lineRule="auto"/>
                  <w:ind w:left="0" w:leftChars="0"/>
                  <w:jc w:val="left"/>
                </w:pPr>
              </w:pPrChange>
            </w:pPr>
            <w:ins w:id="4142" w:author="lg" w:date="2026-01-14T21:44:22Z">
              <w:r>
                <w:rPr/>
                <w:t>机构设计必须超越的力学阈值</w:t>
              </w:r>
            </w:ins>
          </w:p>
        </w:tc>
        <w:tc>
          <w:tcPr>
            <w:tcW w:w="725" w:type="dxa"/>
            <w:noWrap w:val="0"/>
            <w:vAlign w:val="top"/>
            <w:tcPrChange w:id="4143" w:author="lg" w:date="2026-01-14T21:48:21Z">
              <w:tcPr>
                <w:tcW w:w="816" w:type="dxa"/>
                <w:noWrap w:val="0"/>
                <w:vAlign w:val="top"/>
              </w:tcPr>
            </w:tcPrChange>
          </w:tcPr>
          <w:p w14:paraId="59C3F75D">
            <w:pPr>
              <w:spacing w:before="0"/>
              <w:jc w:val="left"/>
              <w:rPr>
                <w:ins w:id="4145" w:author="lg" w:date="2026-01-14T21:43:16Z"/>
                <w:rFonts w:hint="eastAsia"/>
                <w:lang w:eastAsia="zh-CN"/>
              </w:rPr>
              <w:pPrChange w:id="4144" w:author="lg" w:date="2026-01-14T21:47:33Z">
                <w:pPr>
                  <w:spacing w:before="0"/>
                  <w:jc w:val="center"/>
                </w:pPr>
              </w:pPrChange>
            </w:pPr>
          </w:p>
        </w:tc>
      </w:tr>
      <w:tr w14:paraId="0A8299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147"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146" w:author="lg" w:date="2026-01-14T21:43:16Z"/>
          <w:trPrChange w:id="4147" w:author="lg" w:date="2026-01-14T21:48:21Z">
            <w:trPr>
              <w:trHeight w:val="307" w:hRule="atLeast"/>
              <w:jc w:val="center"/>
            </w:trPr>
          </w:trPrChange>
        </w:trPr>
        <w:tc>
          <w:tcPr>
            <w:tcW w:w="1932" w:type="dxa"/>
            <w:shd w:val="clear" w:color="auto" w:fill="auto"/>
            <w:noWrap w:val="0"/>
            <w:vAlign w:val="top"/>
            <w:tcPrChange w:id="4148" w:author="lg" w:date="2026-01-14T21:48:21Z">
              <w:tcPr>
                <w:tcW w:w="1715" w:type="dxa"/>
                <w:shd w:val="clear" w:color="auto" w:fill="auto"/>
                <w:noWrap w:val="0"/>
                <w:vAlign w:val="top"/>
              </w:tcPr>
            </w:tcPrChange>
          </w:tcPr>
          <w:p w14:paraId="02AE5D8A">
            <w:pPr>
              <w:spacing w:before="0" w:after="0" w:line="240" w:lineRule="auto"/>
              <w:ind w:left="0" w:leftChars="0"/>
              <w:jc w:val="center"/>
              <w:rPr>
                <w:ins w:id="4150" w:author="lg" w:date="2026-01-14T21:43:16Z"/>
                <w:rFonts w:hint="eastAsia"/>
                <w:lang w:val="en-US" w:eastAsia="zh-CN"/>
              </w:rPr>
              <w:pPrChange w:id="4149" w:author="lg" w:date="2026-01-14T21:47:46Z">
                <w:pPr>
                  <w:spacing w:before="120" w:after="120" w:line="288" w:lineRule="auto"/>
                  <w:ind w:left="0" w:leftChars="0"/>
                  <w:jc w:val="left"/>
                </w:pPr>
              </w:pPrChange>
            </w:pPr>
            <w:ins w:id="4151" w:author="lg" w:date="2026-01-14T21:44:22Z">
              <w:r>
                <w:rPr/>
                <w:t>夹剪机构产生的平均剪切力</w:t>
              </w:r>
            </w:ins>
          </w:p>
        </w:tc>
        <w:tc>
          <w:tcPr>
            <w:tcW w:w="1830" w:type="dxa"/>
            <w:shd w:val="clear" w:color="auto" w:fill="auto"/>
            <w:noWrap w:val="0"/>
            <w:vAlign w:val="top"/>
            <w:tcPrChange w:id="4152" w:author="lg" w:date="2026-01-14T21:48:21Z">
              <w:tcPr>
                <w:tcW w:w="3841" w:type="dxa"/>
                <w:shd w:val="clear" w:color="auto" w:fill="auto"/>
                <w:noWrap w:val="0"/>
                <w:vAlign w:val="top"/>
              </w:tcPr>
            </w:tcPrChange>
          </w:tcPr>
          <w:p w14:paraId="4CE47EF5">
            <w:pPr>
              <w:spacing w:before="0" w:after="0" w:line="240" w:lineRule="auto"/>
              <w:ind w:left="0" w:leftChars="0"/>
              <w:jc w:val="center"/>
              <w:rPr>
                <w:ins w:id="4154" w:author="lg" w:date="2026-01-14T21:43:16Z"/>
                <w:rFonts w:hint="eastAsia"/>
                <w:lang w:val="en-US" w:eastAsia="zh-CN"/>
              </w:rPr>
              <w:pPrChange w:id="4153" w:author="lg" w:date="2026-01-14T21:47:46Z">
                <w:pPr>
                  <w:spacing w:before="120" w:after="120" w:line="288" w:lineRule="auto"/>
                  <w:ind w:left="0" w:leftChars="0"/>
                  <w:jc w:val="left"/>
                </w:pPr>
              </w:pPrChange>
            </w:pPr>
            <w:ins w:id="4155" w:author="lg" w:date="2026-01-14T21:44:22Z">
              <w:r>
                <w:rPr/>
                <w:t>213.75 N</w:t>
              </w:r>
            </w:ins>
          </w:p>
        </w:tc>
        <w:tc>
          <w:tcPr>
            <w:tcW w:w="3311" w:type="dxa"/>
            <w:shd w:val="clear" w:color="auto" w:fill="auto"/>
            <w:noWrap w:val="0"/>
            <w:vAlign w:val="top"/>
            <w:tcPrChange w:id="4156" w:author="lg" w:date="2026-01-14T21:48:21Z">
              <w:tcPr>
                <w:tcW w:w="1426" w:type="dxa"/>
                <w:shd w:val="clear" w:color="auto" w:fill="auto"/>
                <w:noWrap w:val="0"/>
                <w:vAlign w:val="top"/>
              </w:tcPr>
            </w:tcPrChange>
          </w:tcPr>
          <w:p w14:paraId="303FFD7F">
            <w:pPr>
              <w:spacing w:before="0" w:after="0" w:line="240" w:lineRule="auto"/>
              <w:ind w:left="0" w:leftChars="0"/>
              <w:jc w:val="center"/>
              <w:rPr>
                <w:ins w:id="4158" w:author="lg" w:date="2026-01-14T21:43:16Z"/>
                <w:rFonts w:hint="default"/>
                <w:lang w:val="en-US" w:eastAsia="zh-CN"/>
              </w:rPr>
              <w:pPrChange w:id="4157" w:author="lg" w:date="2026-01-14T21:47:46Z">
                <w:pPr>
                  <w:spacing w:before="120" w:after="120" w:line="288" w:lineRule="auto"/>
                  <w:ind w:left="0" w:leftChars="0"/>
                  <w:jc w:val="left"/>
                </w:pPr>
              </w:pPrChange>
            </w:pPr>
            <w:ins w:id="4159" w:author="lg" w:date="2026-01-14T21:44:22Z">
              <w:r>
                <w:rPr/>
                <w:t>大于73.01 N，满足剪切需求</w:t>
              </w:r>
            </w:ins>
          </w:p>
        </w:tc>
        <w:tc>
          <w:tcPr>
            <w:tcW w:w="725" w:type="dxa"/>
            <w:noWrap w:val="0"/>
            <w:vAlign w:val="top"/>
            <w:tcPrChange w:id="4160" w:author="lg" w:date="2026-01-14T21:48:21Z">
              <w:tcPr>
                <w:tcW w:w="816" w:type="dxa"/>
                <w:noWrap w:val="0"/>
                <w:vAlign w:val="top"/>
              </w:tcPr>
            </w:tcPrChange>
          </w:tcPr>
          <w:p w14:paraId="77592280">
            <w:pPr>
              <w:spacing w:before="0"/>
              <w:jc w:val="left"/>
              <w:rPr>
                <w:ins w:id="4162" w:author="lg" w:date="2026-01-14T21:43:16Z"/>
                <w:rFonts w:hint="eastAsia"/>
                <w:lang w:eastAsia="zh-CN"/>
              </w:rPr>
              <w:pPrChange w:id="4161" w:author="lg" w:date="2026-01-14T21:47:33Z">
                <w:pPr>
                  <w:spacing w:before="0"/>
                  <w:jc w:val="center"/>
                </w:pPr>
              </w:pPrChange>
            </w:pPr>
          </w:p>
        </w:tc>
      </w:tr>
      <w:tr w14:paraId="7C0485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164"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163" w:author="lg" w:date="2026-01-14T21:43:16Z"/>
          <w:trPrChange w:id="4164" w:author="lg" w:date="2026-01-14T21:48:21Z">
            <w:trPr>
              <w:trHeight w:val="307" w:hRule="atLeast"/>
              <w:jc w:val="center"/>
            </w:trPr>
          </w:trPrChange>
        </w:trPr>
        <w:tc>
          <w:tcPr>
            <w:tcW w:w="1932" w:type="dxa"/>
            <w:shd w:val="clear" w:color="auto" w:fill="auto"/>
            <w:noWrap w:val="0"/>
            <w:vAlign w:val="top"/>
            <w:tcPrChange w:id="4165" w:author="lg" w:date="2026-01-14T21:48:21Z">
              <w:tcPr>
                <w:tcW w:w="1715" w:type="dxa"/>
                <w:shd w:val="clear" w:color="auto" w:fill="auto"/>
                <w:noWrap w:val="0"/>
                <w:vAlign w:val="top"/>
              </w:tcPr>
            </w:tcPrChange>
          </w:tcPr>
          <w:p w14:paraId="2BEA7D62">
            <w:pPr>
              <w:spacing w:before="0" w:after="0" w:line="240" w:lineRule="auto"/>
              <w:ind w:left="0" w:leftChars="0"/>
              <w:jc w:val="center"/>
              <w:rPr>
                <w:ins w:id="4167" w:author="lg" w:date="2026-01-14T21:43:16Z"/>
                <w:rFonts w:hint="eastAsia"/>
                <w:lang w:val="en-US" w:eastAsia="zh-CN"/>
              </w:rPr>
              <w:pPrChange w:id="4166" w:author="lg" w:date="2026-01-14T21:47:46Z">
                <w:pPr>
                  <w:spacing w:before="120" w:after="120" w:line="288" w:lineRule="auto"/>
                  <w:ind w:left="0" w:leftChars="0"/>
                  <w:jc w:val="left"/>
                </w:pPr>
              </w:pPrChange>
            </w:pPr>
            <w:ins w:id="4168" w:author="lg" w:date="2026-01-14T21:44:22Z">
              <w:r>
                <w:rPr/>
                <w:t>夹剪机构产生的最小夹持力</w:t>
              </w:r>
            </w:ins>
          </w:p>
        </w:tc>
        <w:tc>
          <w:tcPr>
            <w:tcW w:w="1830" w:type="dxa"/>
            <w:shd w:val="clear" w:color="auto" w:fill="auto"/>
            <w:noWrap w:val="0"/>
            <w:vAlign w:val="top"/>
            <w:tcPrChange w:id="4169" w:author="lg" w:date="2026-01-14T21:48:21Z">
              <w:tcPr>
                <w:tcW w:w="3841" w:type="dxa"/>
                <w:shd w:val="clear" w:color="auto" w:fill="auto"/>
                <w:noWrap w:val="0"/>
                <w:vAlign w:val="top"/>
              </w:tcPr>
            </w:tcPrChange>
          </w:tcPr>
          <w:p w14:paraId="6872D79D">
            <w:pPr>
              <w:spacing w:before="0" w:after="0" w:line="240" w:lineRule="auto"/>
              <w:ind w:left="0" w:leftChars="0"/>
              <w:jc w:val="center"/>
              <w:rPr>
                <w:ins w:id="4171" w:author="lg" w:date="2026-01-14T21:43:16Z"/>
                <w:rFonts w:hint="eastAsia"/>
                <w:lang w:val="en-US" w:eastAsia="zh-CN"/>
              </w:rPr>
              <w:pPrChange w:id="4170" w:author="lg" w:date="2026-01-14T21:47:46Z">
                <w:pPr>
                  <w:spacing w:before="120" w:after="120" w:line="288" w:lineRule="auto"/>
                  <w:ind w:left="0" w:leftChars="0"/>
                  <w:jc w:val="left"/>
                </w:pPr>
              </w:pPrChange>
            </w:pPr>
            <w:ins w:id="4172" w:author="lg" w:date="2026-01-14T21:44:22Z">
              <w:r>
                <w:rPr/>
                <w:t>9.52 N</w:t>
              </w:r>
            </w:ins>
          </w:p>
        </w:tc>
        <w:tc>
          <w:tcPr>
            <w:tcW w:w="3311" w:type="dxa"/>
            <w:shd w:val="clear" w:color="auto" w:fill="auto"/>
            <w:noWrap w:val="0"/>
            <w:vAlign w:val="top"/>
            <w:tcPrChange w:id="4173" w:author="lg" w:date="2026-01-14T21:48:21Z">
              <w:tcPr>
                <w:tcW w:w="1426" w:type="dxa"/>
                <w:shd w:val="clear" w:color="auto" w:fill="auto"/>
                <w:noWrap w:val="0"/>
                <w:vAlign w:val="top"/>
              </w:tcPr>
            </w:tcPrChange>
          </w:tcPr>
          <w:p w14:paraId="5691C1F6">
            <w:pPr>
              <w:spacing w:before="0" w:after="0" w:line="240" w:lineRule="auto"/>
              <w:ind w:left="0" w:leftChars="0"/>
              <w:jc w:val="center"/>
              <w:rPr>
                <w:ins w:id="4175" w:author="lg" w:date="2026-01-14T21:43:16Z"/>
                <w:rFonts w:hint="eastAsia"/>
                <w:lang w:val="en-US" w:eastAsia="zh-CN"/>
              </w:rPr>
              <w:pPrChange w:id="4174" w:author="lg" w:date="2026-01-14T21:47:46Z">
                <w:pPr>
                  <w:spacing w:before="120" w:after="120" w:line="288" w:lineRule="auto"/>
                  <w:ind w:left="0" w:leftChars="0"/>
                  <w:jc w:val="left"/>
                </w:pPr>
              </w:pPrChange>
            </w:pPr>
            <w:ins w:id="4176" w:author="lg" w:date="2026-01-14T21:44:22Z">
              <w:r>
                <w:rPr/>
                <w:t>大于最大果实重量(4.75 N)，满足夹持防落需求</w:t>
              </w:r>
            </w:ins>
          </w:p>
        </w:tc>
        <w:tc>
          <w:tcPr>
            <w:tcW w:w="725" w:type="dxa"/>
            <w:noWrap w:val="0"/>
            <w:vAlign w:val="top"/>
            <w:tcPrChange w:id="4177" w:author="lg" w:date="2026-01-14T21:48:21Z">
              <w:tcPr>
                <w:tcW w:w="816" w:type="dxa"/>
                <w:noWrap w:val="0"/>
                <w:vAlign w:val="top"/>
              </w:tcPr>
            </w:tcPrChange>
          </w:tcPr>
          <w:p w14:paraId="10304B7D">
            <w:pPr>
              <w:spacing w:before="0"/>
              <w:jc w:val="left"/>
              <w:rPr>
                <w:ins w:id="4179" w:author="lg" w:date="2026-01-14T21:43:16Z"/>
                <w:rFonts w:hint="eastAsia"/>
                <w:lang w:eastAsia="zh-CN"/>
              </w:rPr>
              <w:pPrChange w:id="4178" w:author="lg" w:date="2026-01-14T21:47:33Z">
                <w:pPr>
                  <w:spacing w:before="0"/>
                  <w:jc w:val="center"/>
                </w:pPr>
              </w:pPrChange>
            </w:pPr>
          </w:p>
        </w:tc>
      </w:tr>
      <w:tr w14:paraId="7773C8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181"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180" w:author="lg" w:date="2026-01-14T21:43:16Z"/>
          <w:trPrChange w:id="4181" w:author="lg" w:date="2026-01-14T21:48:21Z">
            <w:trPr>
              <w:trHeight w:val="307" w:hRule="atLeast"/>
              <w:jc w:val="center"/>
            </w:trPr>
          </w:trPrChange>
        </w:trPr>
        <w:tc>
          <w:tcPr>
            <w:tcW w:w="1932" w:type="dxa"/>
            <w:shd w:val="clear" w:color="auto" w:fill="auto"/>
            <w:noWrap w:val="0"/>
            <w:vAlign w:val="top"/>
            <w:tcPrChange w:id="4182" w:author="lg" w:date="2026-01-14T21:48:21Z">
              <w:tcPr>
                <w:tcW w:w="1715" w:type="dxa"/>
                <w:shd w:val="clear" w:color="auto" w:fill="auto"/>
                <w:noWrap w:val="0"/>
                <w:vAlign w:val="top"/>
              </w:tcPr>
            </w:tcPrChange>
          </w:tcPr>
          <w:p w14:paraId="6D8257BF">
            <w:pPr>
              <w:spacing w:before="0" w:after="0" w:line="240" w:lineRule="auto"/>
              <w:ind w:left="0" w:leftChars="0"/>
              <w:jc w:val="center"/>
              <w:rPr>
                <w:ins w:id="4184" w:author="lg" w:date="2026-01-14T21:43:16Z"/>
                <w:rFonts w:hint="eastAsia"/>
                <w:lang w:val="en-US" w:eastAsia="zh-CN"/>
              </w:rPr>
              <w:pPrChange w:id="4183" w:author="lg" w:date="2026-01-14T21:47:46Z">
                <w:pPr>
                  <w:spacing w:before="120" w:after="120" w:line="288" w:lineRule="auto"/>
                  <w:ind w:left="0" w:leftChars="0"/>
                  <w:jc w:val="left"/>
                </w:pPr>
              </w:pPrChange>
            </w:pPr>
            <w:ins w:id="4185" w:author="lg" w:date="2026-01-14T21:44:22Z">
              <w:r>
                <w:rPr/>
                <w:t>剪切点速度范围</w:t>
              </w:r>
            </w:ins>
          </w:p>
        </w:tc>
        <w:tc>
          <w:tcPr>
            <w:tcW w:w="1830" w:type="dxa"/>
            <w:shd w:val="clear" w:color="auto" w:fill="auto"/>
            <w:noWrap w:val="0"/>
            <w:vAlign w:val="top"/>
            <w:tcPrChange w:id="4186" w:author="lg" w:date="2026-01-14T21:48:21Z">
              <w:tcPr>
                <w:tcW w:w="3841" w:type="dxa"/>
                <w:shd w:val="clear" w:color="auto" w:fill="auto"/>
                <w:noWrap w:val="0"/>
                <w:vAlign w:val="top"/>
              </w:tcPr>
            </w:tcPrChange>
          </w:tcPr>
          <w:p w14:paraId="24DBDAF9">
            <w:pPr>
              <w:spacing w:before="0" w:after="0" w:line="240" w:lineRule="auto"/>
              <w:ind w:left="0" w:leftChars="0"/>
              <w:jc w:val="center"/>
              <w:rPr>
                <w:ins w:id="4188" w:author="lg" w:date="2026-01-14T21:43:16Z"/>
                <w:rFonts w:hint="eastAsia"/>
                <w:lang w:val="en-US" w:eastAsia="zh-CN"/>
              </w:rPr>
              <w:pPrChange w:id="4187" w:author="lg" w:date="2026-01-14T21:47:46Z">
                <w:pPr>
                  <w:spacing w:before="120" w:after="120" w:line="288" w:lineRule="auto"/>
                  <w:ind w:left="0" w:leftChars="0"/>
                  <w:jc w:val="left"/>
                </w:pPr>
              </w:pPrChange>
            </w:pPr>
            <w:ins w:id="4189" w:author="lg" w:date="2026-01-14T21:44:22Z">
              <w:r>
                <w:rPr/>
                <w:t>76.42 – 2085.45 mm/s</w:t>
              </w:r>
            </w:ins>
          </w:p>
        </w:tc>
        <w:tc>
          <w:tcPr>
            <w:tcW w:w="3311" w:type="dxa"/>
            <w:shd w:val="clear" w:color="auto" w:fill="auto"/>
            <w:noWrap w:val="0"/>
            <w:vAlign w:val="top"/>
            <w:tcPrChange w:id="4190" w:author="lg" w:date="2026-01-14T21:48:21Z">
              <w:tcPr>
                <w:tcW w:w="1426" w:type="dxa"/>
                <w:shd w:val="clear" w:color="auto" w:fill="auto"/>
                <w:noWrap w:val="0"/>
                <w:vAlign w:val="top"/>
              </w:tcPr>
            </w:tcPrChange>
          </w:tcPr>
          <w:p w14:paraId="5853B53E">
            <w:pPr>
              <w:spacing w:before="0" w:after="0" w:line="240" w:lineRule="auto"/>
              <w:ind w:left="0" w:leftChars="0"/>
              <w:jc w:val="center"/>
              <w:rPr>
                <w:ins w:id="4192" w:author="lg" w:date="2026-01-14T21:43:16Z"/>
                <w:rFonts w:hint="eastAsia"/>
                <w:lang w:val="en-US" w:eastAsia="zh-CN"/>
              </w:rPr>
              <w:pPrChange w:id="4191" w:author="lg" w:date="2026-01-14T21:47:46Z">
                <w:pPr>
                  <w:spacing w:before="120" w:after="120" w:line="288" w:lineRule="auto"/>
                  <w:ind w:left="0" w:leftChars="0"/>
                  <w:jc w:val="left"/>
                </w:pPr>
              </w:pPrChange>
            </w:pPr>
            <w:ins w:id="4193" w:author="lg" w:date="2026-01-14T21:44:22Z">
              <w:r>
                <w:rPr/>
                <w:t>运动高效，覆盖作业范围</w:t>
              </w:r>
            </w:ins>
          </w:p>
        </w:tc>
        <w:tc>
          <w:tcPr>
            <w:tcW w:w="725" w:type="dxa"/>
            <w:noWrap w:val="0"/>
            <w:vAlign w:val="top"/>
            <w:tcPrChange w:id="4194" w:author="lg" w:date="2026-01-14T21:48:21Z">
              <w:tcPr>
                <w:tcW w:w="816" w:type="dxa"/>
                <w:noWrap w:val="0"/>
                <w:vAlign w:val="top"/>
              </w:tcPr>
            </w:tcPrChange>
          </w:tcPr>
          <w:p w14:paraId="3CCBFE12">
            <w:pPr>
              <w:spacing w:before="0"/>
              <w:jc w:val="left"/>
              <w:rPr>
                <w:ins w:id="4196" w:author="lg" w:date="2026-01-14T21:43:16Z"/>
                <w:rFonts w:hint="eastAsia"/>
                <w:lang w:eastAsia="zh-CN"/>
              </w:rPr>
              <w:pPrChange w:id="4195" w:author="lg" w:date="2026-01-14T21:47:33Z">
                <w:pPr>
                  <w:spacing w:before="0"/>
                  <w:jc w:val="center"/>
                </w:pPr>
              </w:pPrChange>
            </w:pPr>
          </w:p>
        </w:tc>
      </w:tr>
      <w:tr w14:paraId="0E9CE8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198"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197" w:author="lg" w:date="2026-01-14T21:43:16Z"/>
          <w:trPrChange w:id="4198" w:author="lg" w:date="2026-01-14T21:48:21Z">
            <w:trPr>
              <w:trHeight w:val="307" w:hRule="atLeast"/>
              <w:jc w:val="center"/>
            </w:trPr>
          </w:trPrChange>
        </w:trPr>
        <w:tc>
          <w:tcPr>
            <w:tcW w:w="1932" w:type="dxa"/>
            <w:shd w:val="clear" w:color="auto" w:fill="auto"/>
            <w:noWrap w:val="0"/>
            <w:vAlign w:val="top"/>
            <w:tcPrChange w:id="4199" w:author="lg" w:date="2026-01-14T21:48:21Z">
              <w:tcPr>
                <w:tcW w:w="1715" w:type="dxa"/>
                <w:shd w:val="clear" w:color="auto" w:fill="auto"/>
                <w:noWrap w:val="0"/>
                <w:vAlign w:val="top"/>
              </w:tcPr>
            </w:tcPrChange>
          </w:tcPr>
          <w:p w14:paraId="6C40CDBE">
            <w:pPr>
              <w:spacing w:before="0" w:after="0" w:line="240" w:lineRule="auto"/>
              <w:ind w:left="0" w:leftChars="0"/>
              <w:jc w:val="center"/>
              <w:rPr>
                <w:ins w:id="4201" w:author="lg" w:date="2026-01-14T21:43:16Z"/>
                <w:rFonts w:hint="eastAsia"/>
                <w:lang w:val="en-US" w:eastAsia="zh-CN"/>
              </w:rPr>
              <w:pPrChange w:id="4200" w:author="lg" w:date="2026-01-14T21:47:46Z">
                <w:pPr>
                  <w:spacing w:before="120" w:after="120" w:line="288" w:lineRule="auto"/>
                  <w:ind w:left="0" w:leftChars="0"/>
                  <w:jc w:val="left"/>
                </w:pPr>
              </w:pPrChange>
            </w:pPr>
            <w:ins w:id="4202" w:author="lg" w:date="2026-01-14T21:44:22Z">
              <w:r>
                <w:rPr/>
                <w:t>剪切点总行程（弧长）</w:t>
              </w:r>
            </w:ins>
          </w:p>
        </w:tc>
        <w:tc>
          <w:tcPr>
            <w:tcW w:w="1830" w:type="dxa"/>
            <w:shd w:val="clear" w:color="auto" w:fill="auto"/>
            <w:noWrap w:val="0"/>
            <w:vAlign w:val="top"/>
            <w:tcPrChange w:id="4203" w:author="lg" w:date="2026-01-14T21:48:21Z">
              <w:tcPr>
                <w:tcW w:w="3841" w:type="dxa"/>
                <w:shd w:val="clear" w:color="auto" w:fill="auto"/>
                <w:noWrap w:val="0"/>
                <w:vAlign w:val="top"/>
              </w:tcPr>
            </w:tcPrChange>
          </w:tcPr>
          <w:p w14:paraId="530CDEFE">
            <w:pPr>
              <w:spacing w:before="0" w:after="0" w:line="240" w:lineRule="auto"/>
              <w:ind w:left="0" w:leftChars="0"/>
              <w:jc w:val="center"/>
              <w:rPr>
                <w:ins w:id="4205" w:author="lg" w:date="2026-01-14T21:43:16Z"/>
                <w:rFonts w:hint="eastAsia"/>
                <w:lang w:val="en-US" w:eastAsia="zh-CN"/>
              </w:rPr>
              <w:pPrChange w:id="4204" w:author="lg" w:date="2026-01-14T21:47:46Z">
                <w:pPr>
                  <w:spacing w:before="120" w:after="120" w:line="288" w:lineRule="auto"/>
                  <w:ind w:left="0" w:leftChars="0"/>
                  <w:jc w:val="left"/>
                </w:pPr>
              </w:pPrChange>
            </w:pPr>
            <w:ins w:id="4206" w:author="lg" w:date="2026-01-14T21:44:22Z">
              <w:r>
                <w:rPr/>
                <w:t>56.27 mm</w:t>
              </w:r>
            </w:ins>
          </w:p>
        </w:tc>
        <w:tc>
          <w:tcPr>
            <w:tcW w:w="3311" w:type="dxa"/>
            <w:shd w:val="clear" w:color="auto" w:fill="auto"/>
            <w:noWrap w:val="0"/>
            <w:vAlign w:val="top"/>
            <w:tcPrChange w:id="4207" w:author="lg" w:date="2026-01-14T21:48:21Z">
              <w:tcPr>
                <w:tcW w:w="1426" w:type="dxa"/>
                <w:shd w:val="clear" w:color="auto" w:fill="auto"/>
                <w:noWrap w:val="0"/>
                <w:vAlign w:val="top"/>
              </w:tcPr>
            </w:tcPrChange>
          </w:tcPr>
          <w:p w14:paraId="00E49C89">
            <w:pPr>
              <w:spacing w:before="0" w:after="0" w:line="240" w:lineRule="auto"/>
              <w:ind w:left="0" w:leftChars="0"/>
              <w:jc w:val="center"/>
              <w:rPr>
                <w:ins w:id="4209" w:author="lg" w:date="2026-01-14T21:43:16Z"/>
                <w:rFonts w:hint="eastAsia"/>
                <w:lang w:val="en-US" w:eastAsia="zh-CN"/>
              </w:rPr>
              <w:pPrChange w:id="4208" w:author="lg" w:date="2026-01-14T21:47:46Z">
                <w:pPr>
                  <w:spacing w:before="120" w:after="120" w:line="288" w:lineRule="auto"/>
                  <w:ind w:left="0" w:leftChars="0"/>
                  <w:jc w:val="left"/>
                </w:pPr>
              </w:pPrChange>
            </w:pPr>
            <w:ins w:id="4210" w:author="lg" w:date="2026-01-14T21:44:22Z">
              <w:r>
                <w:rPr/>
                <w:t>作业覆盖范围满足田间需求</w:t>
              </w:r>
            </w:ins>
          </w:p>
        </w:tc>
        <w:tc>
          <w:tcPr>
            <w:tcW w:w="725" w:type="dxa"/>
            <w:noWrap w:val="0"/>
            <w:vAlign w:val="top"/>
            <w:tcPrChange w:id="4211" w:author="lg" w:date="2026-01-14T21:48:21Z">
              <w:tcPr>
                <w:tcW w:w="816" w:type="dxa"/>
                <w:noWrap w:val="0"/>
                <w:vAlign w:val="top"/>
              </w:tcPr>
            </w:tcPrChange>
          </w:tcPr>
          <w:p w14:paraId="2D60652F">
            <w:pPr>
              <w:spacing w:before="0"/>
              <w:jc w:val="left"/>
              <w:rPr>
                <w:ins w:id="4213" w:author="lg" w:date="2026-01-14T21:43:16Z"/>
                <w:rFonts w:hint="eastAsia"/>
                <w:lang w:eastAsia="zh-CN"/>
              </w:rPr>
              <w:pPrChange w:id="4212" w:author="lg" w:date="2026-01-14T21:47:33Z">
                <w:pPr>
                  <w:spacing w:before="0"/>
                  <w:jc w:val="center"/>
                </w:pPr>
              </w:pPrChange>
            </w:pPr>
          </w:p>
        </w:tc>
      </w:tr>
      <w:tr w14:paraId="19628A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215"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214" w:author="lg" w:date="2026-01-14T21:43:16Z"/>
          <w:trPrChange w:id="4215" w:author="lg" w:date="2026-01-14T21:48:21Z">
            <w:trPr>
              <w:trHeight w:val="307" w:hRule="atLeast"/>
              <w:jc w:val="center"/>
            </w:trPr>
          </w:trPrChange>
        </w:trPr>
        <w:tc>
          <w:tcPr>
            <w:tcW w:w="1932" w:type="dxa"/>
            <w:shd w:val="clear" w:color="auto" w:fill="auto"/>
            <w:noWrap w:val="0"/>
            <w:vAlign w:val="top"/>
            <w:tcPrChange w:id="4216" w:author="lg" w:date="2026-01-14T21:48:21Z">
              <w:tcPr>
                <w:tcW w:w="1715" w:type="dxa"/>
                <w:shd w:val="clear" w:color="auto" w:fill="auto"/>
                <w:noWrap w:val="0"/>
                <w:vAlign w:val="top"/>
              </w:tcPr>
            </w:tcPrChange>
          </w:tcPr>
          <w:p w14:paraId="6387B06B">
            <w:pPr>
              <w:spacing w:before="0" w:after="0" w:line="240" w:lineRule="auto"/>
              <w:ind w:left="0" w:leftChars="0"/>
              <w:jc w:val="center"/>
              <w:rPr>
                <w:ins w:id="4218" w:author="lg" w:date="2026-01-14T21:43:16Z"/>
                <w:rFonts w:hint="eastAsia"/>
                <w:lang w:val="en-US" w:eastAsia="zh-CN"/>
              </w:rPr>
              <w:pPrChange w:id="4217" w:author="lg" w:date="2026-01-14T21:47:46Z">
                <w:pPr>
                  <w:spacing w:before="120" w:after="120" w:line="288" w:lineRule="auto"/>
                  <w:ind w:left="0" w:leftChars="0"/>
                  <w:jc w:val="left"/>
                </w:pPr>
              </w:pPrChange>
            </w:pPr>
            <w:ins w:id="4219" w:author="lg" w:date="2026-01-14T21:44:22Z">
              <w:r>
                <w:rPr/>
                <w:t>最佳采摘方向 (X₁)</w:t>
              </w:r>
            </w:ins>
          </w:p>
        </w:tc>
        <w:tc>
          <w:tcPr>
            <w:tcW w:w="1830" w:type="dxa"/>
            <w:shd w:val="clear" w:color="auto" w:fill="auto"/>
            <w:noWrap w:val="0"/>
            <w:vAlign w:val="top"/>
            <w:tcPrChange w:id="4220" w:author="lg" w:date="2026-01-14T21:48:21Z">
              <w:tcPr>
                <w:tcW w:w="3841" w:type="dxa"/>
                <w:shd w:val="clear" w:color="auto" w:fill="auto"/>
                <w:noWrap w:val="0"/>
                <w:vAlign w:val="top"/>
              </w:tcPr>
            </w:tcPrChange>
          </w:tcPr>
          <w:p w14:paraId="0BB06473">
            <w:pPr>
              <w:spacing w:before="0" w:after="0" w:line="240" w:lineRule="auto"/>
              <w:ind w:left="0" w:leftChars="0"/>
              <w:jc w:val="center"/>
              <w:rPr>
                <w:ins w:id="4222" w:author="lg" w:date="2026-01-14T21:43:16Z"/>
                <w:rFonts w:hint="eastAsia"/>
                <w:lang w:val="en-US" w:eastAsia="zh-CN"/>
              </w:rPr>
              <w:pPrChange w:id="4221" w:author="lg" w:date="2026-01-14T21:47:46Z">
                <w:pPr>
                  <w:spacing w:before="120" w:after="120" w:line="288" w:lineRule="auto"/>
                  <w:ind w:left="0" w:leftChars="0"/>
                  <w:jc w:val="left"/>
                </w:pPr>
              </w:pPrChange>
            </w:pPr>
            <w:ins w:id="4223" w:author="lg" w:date="2026-01-14T21:44:22Z">
              <w:r>
                <w:rPr/>
                <w:t>90°</w:t>
              </w:r>
            </w:ins>
          </w:p>
        </w:tc>
        <w:tc>
          <w:tcPr>
            <w:tcW w:w="3311" w:type="dxa"/>
            <w:shd w:val="clear" w:color="auto" w:fill="auto"/>
            <w:noWrap w:val="0"/>
            <w:vAlign w:val="top"/>
            <w:tcPrChange w:id="4224" w:author="lg" w:date="2026-01-14T21:48:21Z">
              <w:tcPr>
                <w:tcW w:w="1426" w:type="dxa"/>
                <w:shd w:val="clear" w:color="auto" w:fill="auto"/>
                <w:noWrap w:val="0"/>
                <w:vAlign w:val="top"/>
              </w:tcPr>
            </w:tcPrChange>
          </w:tcPr>
          <w:p w14:paraId="604EC0CE">
            <w:pPr>
              <w:spacing w:before="0" w:after="0" w:line="240" w:lineRule="auto"/>
              <w:ind w:left="0" w:leftChars="0"/>
              <w:jc w:val="center"/>
              <w:rPr>
                <w:ins w:id="4226" w:author="lg" w:date="2026-01-14T21:43:16Z"/>
                <w:rFonts w:hint="eastAsia"/>
                <w:lang w:val="en-US" w:eastAsia="zh-CN"/>
              </w:rPr>
              <w:pPrChange w:id="4225" w:author="lg" w:date="2026-01-14T21:47:46Z">
                <w:pPr>
                  <w:spacing w:before="120" w:after="120" w:line="288" w:lineRule="auto"/>
                  <w:ind w:left="0" w:leftChars="0"/>
                  <w:jc w:val="left"/>
                </w:pPr>
              </w:pPrChange>
            </w:pPr>
            <w:ins w:id="4227" w:author="lg" w:date="2026-01-14T21:44:22Z">
              <w:r>
                <w:rPr/>
                <w:t>综合确定的最优作业参数组合</w:t>
              </w:r>
            </w:ins>
          </w:p>
        </w:tc>
        <w:tc>
          <w:tcPr>
            <w:tcW w:w="725" w:type="dxa"/>
            <w:noWrap w:val="0"/>
            <w:vAlign w:val="top"/>
            <w:tcPrChange w:id="4228" w:author="lg" w:date="2026-01-14T21:48:21Z">
              <w:tcPr>
                <w:tcW w:w="816" w:type="dxa"/>
                <w:noWrap w:val="0"/>
                <w:vAlign w:val="top"/>
              </w:tcPr>
            </w:tcPrChange>
          </w:tcPr>
          <w:p w14:paraId="22AD4DE7">
            <w:pPr>
              <w:spacing w:before="0"/>
              <w:jc w:val="left"/>
              <w:rPr>
                <w:ins w:id="4230" w:author="lg" w:date="2026-01-14T21:43:16Z"/>
                <w:rFonts w:hint="eastAsia"/>
                <w:lang w:eastAsia="zh-CN"/>
              </w:rPr>
              <w:pPrChange w:id="4229" w:author="lg" w:date="2026-01-14T21:47:33Z">
                <w:pPr>
                  <w:spacing w:before="0"/>
                  <w:jc w:val="center"/>
                </w:pPr>
              </w:pPrChange>
            </w:pPr>
          </w:p>
        </w:tc>
      </w:tr>
      <w:tr w14:paraId="337636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232"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231" w:author="lg" w:date="2026-01-14T21:43:16Z"/>
          <w:trPrChange w:id="4232" w:author="lg" w:date="2026-01-14T21:48:21Z">
            <w:trPr>
              <w:trHeight w:val="307" w:hRule="atLeast"/>
              <w:jc w:val="center"/>
            </w:trPr>
          </w:trPrChange>
        </w:trPr>
        <w:tc>
          <w:tcPr>
            <w:tcW w:w="1932" w:type="dxa"/>
            <w:shd w:val="clear" w:color="auto" w:fill="auto"/>
            <w:noWrap w:val="0"/>
            <w:vAlign w:val="top"/>
            <w:tcPrChange w:id="4233" w:author="lg" w:date="2026-01-14T21:48:21Z">
              <w:tcPr>
                <w:tcW w:w="1715" w:type="dxa"/>
                <w:shd w:val="clear" w:color="auto" w:fill="auto"/>
                <w:noWrap w:val="0"/>
                <w:vAlign w:val="top"/>
              </w:tcPr>
            </w:tcPrChange>
          </w:tcPr>
          <w:p w14:paraId="56C9FB81">
            <w:pPr>
              <w:spacing w:before="0" w:after="0" w:line="240" w:lineRule="auto"/>
              <w:ind w:left="0" w:leftChars="0"/>
              <w:jc w:val="center"/>
              <w:rPr>
                <w:ins w:id="4235" w:author="lg" w:date="2026-01-14T21:43:16Z"/>
                <w:rFonts w:hint="eastAsia"/>
                <w:lang w:val="en-US" w:eastAsia="zh-CN"/>
              </w:rPr>
              <w:pPrChange w:id="4234" w:author="lg" w:date="2026-01-14T21:47:46Z">
                <w:pPr>
                  <w:spacing w:before="120" w:after="120" w:line="288" w:lineRule="auto"/>
                  <w:ind w:left="0" w:leftChars="0"/>
                  <w:jc w:val="left"/>
                </w:pPr>
              </w:pPrChange>
            </w:pPr>
            <w:ins w:id="4236" w:author="lg" w:date="2026-01-14T21:44:22Z">
              <w:r>
                <w:rPr/>
                <w:t>最佳剪切角度 (X₂)</w:t>
              </w:r>
            </w:ins>
          </w:p>
        </w:tc>
        <w:tc>
          <w:tcPr>
            <w:tcW w:w="1830" w:type="dxa"/>
            <w:shd w:val="clear" w:color="auto" w:fill="auto"/>
            <w:noWrap w:val="0"/>
            <w:vAlign w:val="top"/>
            <w:tcPrChange w:id="4237" w:author="lg" w:date="2026-01-14T21:48:21Z">
              <w:tcPr>
                <w:tcW w:w="3841" w:type="dxa"/>
                <w:shd w:val="clear" w:color="auto" w:fill="auto"/>
                <w:noWrap w:val="0"/>
                <w:vAlign w:val="top"/>
              </w:tcPr>
            </w:tcPrChange>
          </w:tcPr>
          <w:p w14:paraId="2ADCAC17">
            <w:pPr>
              <w:spacing w:before="0" w:after="0" w:line="240" w:lineRule="auto"/>
              <w:ind w:left="0" w:leftChars="0"/>
              <w:jc w:val="center"/>
              <w:rPr>
                <w:ins w:id="4239" w:author="lg" w:date="2026-01-14T21:43:16Z"/>
                <w:rFonts w:hint="eastAsia"/>
                <w:lang w:val="en-US" w:eastAsia="zh-CN"/>
              </w:rPr>
              <w:pPrChange w:id="4238" w:author="lg" w:date="2026-01-14T21:47:46Z">
                <w:pPr>
                  <w:spacing w:before="120" w:after="120" w:line="288" w:lineRule="auto"/>
                  <w:ind w:left="0" w:leftChars="0"/>
                  <w:jc w:val="left"/>
                </w:pPr>
              </w:pPrChange>
            </w:pPr>
            <w:ins w:id="4240" w:author="lg" w:date="2026-01-14T21:44:22Z">
              <w:r>
                <w:rPr/>
                <w:t>-45°</w:t>
              </w:r>
            </w:ins>
          </w:p>
        </w:tc>
        <w:tc>
          <w:tcPr>
            <w:tcW w:w="3311" w:type="dxa"/>
            <w:shd w:val="clear" w:color="auto" w:fill="auto"/>
            <w:noWrap w:val="0"/>
            <w:vAlign w:val="top"/>
            <w:tcPrChange w:id="4241" w:author="lg" w:date="2026-01-14T21:48:21Z">
              <w:tcPr>
                <w:tcW w:w="1426" w:type="dxa"/>
                <w:shd w:val="clear" w:color="auto" w:fill="auto"/>
                <w:noWrap w:val="0"/>
                <w:vAlign w:val="top"/>
              </w:tcPr>
            </w:tcPrChange>
          </w:tcPr>
          <w:p w14:paraId="274AA9F4">
            <w:pPr>
              <w:spacing w:before="0" w:after="0" w:line="240" w:lineRule="auto"/>
              <w:ind w:left="0" w:leftChars="0"/>
              <w:jc w:val="center"/>
              <w:rPr>
                <w:ins w:id="4243" w:author="lg" w:date="2026-01-14T21:43:16Z"/>
                <w:rFonts w:hint="eastAsia"/>
                <w:lang w:val="en-US" w:eastAsia="zh-CN"/>
              </w:rPr>
              <w:pPrChange w:id="4242" w:author="lg" w:date="2026-01-14T21:47:46Z">
                <w:pPr>
                  <w:spacing w:before="120" w:after="120" w:line="288" w:lineRule="auto"/>
                  <w:ind w:left="0" w:leftChars="0"/>
                  <w:jc w:val="left"/>
                </w:pPr>
              </w:pPrChange>
            </w:pPr>
            <w:ins w:id="4244" w:author="lg" w:date="2026-01-14T21:44:22Z">
              <w:r>
                <w:rPr/>
                <w:t>综合确定的最优作业参数组合</w:t>
              </w:r>
            </w:ins>
          </w:p>
        </w:tc>
        <w:tc>
          <w:tcPr>
            <w:tcW w:w="725" w:type="dxa"/>
            <w:noWrap w:val="0"/>
            <w:vAlign w:val="top"/>
            <w:tcPrChange w:id="4245" w:author="lg" w:date="2026-01-14T21:48:21Z">
              <w:tcPr>
                <w:tcW w:w="816" w:type="dxa"/>
                <w:noWrap w:val="0"/>
                <w:vAlign w:val="top"/>
              </w:tcPr>
            </w:tcPrChange>
          </w:tcPr>
          <w:p w14:paraId="1EF3D279">
            <w:pPr>
              <w:spacing w:before="0"/>
              <w:jc w:val="left"/>
              <w:rPr>
                <w:ins w:id="4247" w:author="lg" w:date="2026-01-14T21:43:16Z"/>
                <w:rFonts w:hint="eastAsia"/>
                <w:lang w:eastAsia="zh-CN"/>
              </w:rPr>
              <w:pPrChange w:id="4246" w:author="lg" w:date="2026-01-14T21:47:33Z">
                <w:pPr>
                  <w:spacing w:before="0"/>
                  <w:jc w:val="center"/>
                </w:pPr>
              </w:pPrChange>
            </w:pPr>
          </w:p>
        </w:tc>
      </w:tr>
      <w:tr w14:paraId="278679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249"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248" w:author="lg" w:date="2026-01-14T21:43:16Z"/>
          <w:trPrChange w:id="4249" w:author="lg" w:date="2026-01-14T21:48:21Z">
            <w:trPr>
              <w:trHeight w:val="307" w:hRule="atLeast"/>
              <w:jc w:val="center"/>
            </w:trPr>
          </w:trPrChange>
        </w:trPr>
        <w:tc>
          <w:tcPr>
            <w:tcW w:w="1932" w:type="dxa"/>
            <w:shd w:val="clear" w:color="auto" w:fill="auto"/>
            <w:noWrap w:val="0"/>
            <w:vAlign w:val="top"/>
            <w:tcPrChange w:id="4250" w:author="lg" w:date="2026-01-14T21:48:21Z">
              <w:tcPr>
                <w:tcW w:w="1715" w:type="dxa"/>
                <w:shd w:val="clear" w:color="auto" w:fill="auto"/>
                <w:noWrap w:val="0"/>
                <w:vAlign w:val="top"/>
              </w:tcPr>
            </w:tcPrChange>
          </w:tcPr>
          <w:p w14:paraId="5D9C15F5">
            <w:pPr>
              <w:spacing w:before="0" w:after="0" w:line="240" w:lineRule="auto"/>
              <w:ind w:left="0" w:leftChars="0"/>
              <w:jc w:val="center"/>
              <w:rPr>
                <w:ins w:id="4252" w:author="lg" w:date="2026-01-14T21:43:16Z"/>
                <w:rFonts w:hint="eastAsia"/>
                <w:lang w:val="en-US" w:eastAsia="zh-CN"/>
              </w:rPr>
              <w:pPrChange w:id="4251" w:author="lg" w:date="2026-01-14T21:47:46Z">
                <w:pPr>
                  <w:spacing w:before="120" w:after="120" w:line="288" w:lineRule="auto"/>
                  <w:ind w:left="0" w:leftChars="0"/>
                  <w:jc w:val="left"/>
                </w:pPr>
              </w:pPrChange>
            </w:pPr>
            <w:ins w:id="4253" w:author="lg" w:date="2026-01-14T21:44:22Z">
              <w:r>
                <w:rPr/>
                <w:t>最佳喂入深度 (X₃)</w:t>
              </w:r>
            </w:ins>
          </w:p>
        </w:tc>
        <w:tc>
          <w:tcPr>
            <w:tcW w:w="1830" w:type="dxa"/>
            <w:shd w:val="clear" w:color="auto" w:fill="auto"/>
            <w:noWrap w:val="0"/>
            <w:vAlign w:val="top"/>
            <w:tcPrChange w:id="4254" w:author="lg" w:date="2026-01-14T21:48:21Z">
              <w:tcPr>
                <w:tcW w:w="3841" w:type="dxa"/>
                <w:shd w:val="clear" w:color="auto" w:fill="auto"/>
                <w:noWrap w:val="0"/>
                <w:vAlign w:val="top"/>
              </w:tcPr>
            </w:tcPrChange>
          </w:tcPr>
          <w:p w14:paraId="261032EC">
            <w:pPr>
              <w:spacing w:before="0" w:after="0" w:line="240" w:lineRule="auto"/>
              <w:ind w:left="0" w:leftChars="0"/>
              <w:jc w:val="center"/>
              <w:rPr>
                <w:ins w:id="4256" w:author="lg" w:date="2026-01-14T21:43:16Z"/>
                <w:rFonts w:hint="eastAsia"/>
                <w:lang w:val="en-US" w:eastAsia="zh-CN"/>
              </w:rPr>
              <w:pPrChange w:id="4255" w:author="lg" w:date="2026-01-14T21:47:46Z">
                <w:pPr>
                  <w:spacing w:before="120" w:after="120" w:line="288" w:lineRule="auto"/>
                  <w:ind w:left="0" w:leftChars="0"/>
                  <w:jc w:val="left"/>
                </w:pPr>
              </w:pPrChange>
            </w:pPr>
            <w:ins w:id="4257" w:author="lg" w:date="2026-01-14T21:44:22Z">
              <w:r>
                <w:rPr/>
                <w:t>45 mm</w:t>
              </w:r>
            </w:ins>
          </w:p>
        </w:tc>
        <w:tc>
          <w:tcPr>
            <w:tcW w:w="3311" w:type="dxa"/>
            <w:shd w:val="clear" w:color="auto" w:fill="auto"/>
            <w:noWrap w:val="0"/>
            <w:vAlign w:val="top"/>
            <w:tcPrChange w:id="4258" w:author="lg" w:date="2026-01-14T21:48:21Z">
              <w:tcPr>
                <w:tcW w:w="1426" w:type="dxa"/>
                <w:shd w:val="clear" w:color="auto" w:fill="auto"/>
                <w:noWrap w:val="0"/>
                <w:vAlign w:val="top"/>
              </w:tcPr>
            </w:tcPrChange>
          </w:tcPr>
          <w:p w14:paraId="4D083394">
            <w:pPr>
              <w:spacing w:before="0" w:after="0" w:line="240" w:lineRule="auto"/>
              <w:ind w:left="0" w:leftChars="0"/>
              <w:jc w:val="center"/>
              <w:rPr>
                <w:ins w:id="4260" w:author="lg" w:date="2026-01-14T21:43:16Z"/>
                <w:rFonts w:hint="eastAsia"/>
                <w:lang w:val="en-US" w:eastAsia="zh-CN"/>
              </w:rPr>
              <w:pPrChange w:id="4259" w:author="lg" w:date="2026-01-14T21:47:46Z">
                <w:pPr>
                  <w:spacing w:before="120" w:after="120" w:line="288" w:lineRule="auto"/>
                  <w:ind w:left="0" w:leftChars="0"/>
                  <w:jc w:val="left"/>
                </w:pPr>
              </w:pPrChange>
            </w:pPr>
            <w:ins w:id="4261" w:author="lg" w:date="2026-01-14T21:44:22Z">
              <w:r>
                <w:rPr/>
                <w:t>综合确定的最优作业参数组合</w:t>
              </w:r>
            </w:ins>
          </w:p>
        </w:tc>
        <w:tc>
          <w:tcPr>
            <w:tcW w:w="725" w:type="dxa"/>
            <w:noWrap w:val="0"/>
            <w:vAlign w:val="top"/>
            <w:tcPrChange w:id="4262" w:author="lg" w:date="2026-01-14T21:48:21Z">
              <w:tcPr>
                <w:tcW w:w="816" w:type="dxa"/>
                <w:noWrap w:val="0"/>
                <w:vAlign w:val="top"/>
              </w:tcPr>
            </w:tcPrChange>
          </w:tcPr>
          <w:p w14:paraId="3147423B">
            <w:pPr>
              <w:spacing w:before="0"/>
              <w:jc w:val="left"/>
              <w:rPr>
                <w:ins w:id="4264" w:author="lg" w:date="2026-01-14T21:43:16Z"/>
                <w:rFonts w:hint="eastAsia"/>
                <w:lang w:eastAsia="zh-CN"/>
              </w:rPr>
              <w:pPrChange w:id="4263" w:author="lg" w:date="2026-01-14T21:47:33Z">
                <w:pPr>
                  <w:spacing w:before="0"/>
                  <w:jc w:val="center"/>
                </w:pPr>
              </w:pPrChange>
            </w:pPr>
          </w:p>
        </w:tc>
      </w:tr>
      <w:tr w14:paraId="3CCC56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266"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265" w:author="lg" w:date="2026-01-14T21:43:16Z"/>
          <w:trPrChange w:id="4266" w:author="lg" w:date="2026-01-14T21:48:21Z">
            <w:trPr>
              <w:trHeight w:val="307" w:hRule="atLeast"/>
              <w:jc w:val="center"/>
            </w:trPr>
          </w:trPrChange>
        </w:trPr>
        <w:tc>
          <w:tcPr>
            <w:tcW w:w="1932" w:type="dxa"/>
            <w:shd w:val="clear" w:color="auto" w:fill="auto"/>
            <w:noWrap w:val="0"/>
            <w:vAlign w:val="top"/>
            <w:tcPrChange w:id="4267" w:author="lg" w:date="2026-01-14T21:48:21Z">
              <w:tcPr>
                <w:tcW w:w="1715" w:type="dxa"/>
                <w:shd w:val="clear" w:color="auto" w:fill="auto"/>
                <w:noWrap w:val="0"/>
                <w:vAlign w:val="top"/>
              </w:tcPr>
            </w:tcPrChange>
          </w:tcPr>
          <w:p w14:paraId="37838C0B">
            <w:pPr>
              <w:spacing w:before="0" w:after="0" w:line="240" w:lineRule="auto"/>
              <w:ind w:left="0" w:leftChars="0"/>
              <w:jc w:val="center"/>
              <w:rPr>
                <w:ins w:id="4269" w:author="lg" w:date="2026-01-14T21:43:16Z"/>
                <w:rFonts w:hint="eastAsia"/>
                <w:lang w:val="en-US" w:eastAsia="zh-CN"/>
              </w:rPr>
              <w:pPrChange w:id="4268" w:author="lg" w:date="2026-01-14T21:47:46Z">
                <w:pPr>
                  <w:spacing w:before="120" w:after="120" w:line="288" w:lineRule="auto"/>
                  <w:ind w:left="0" w:leftChars="0"/>
                  <w:jc w:val="left"/>
                </w:pPr>
              </w:pPrChange>
            </w:pPr>
            <w:ins w:id="4270" w:author="lg" w:date="2026-01-14T21:44:22Z">
              <w:r>
                <w:rPr/>
                <w:t>采摘成功率</w:t>
              </w:r>
            </w:ins>
          </w:p>
        </w:tc>
        <w:tc>
          <w:tcPr>
            <w:tcW w:w="1830" w:type="dxa"/>
            <w:shd w:val="clear" w:color="auto" w:fill="auto"/>
            <w:noWrap w:val="0"/>
            <w:vAlign w:val="top"/>
            <w:tcPrChange w:id="4271" w:author="lg" w:date="2026-01-14T21:48:21Z">
              <w:tcPr>
                <w:tcW w:w="3841" w:type="dxa"/>
                <w:shd w:val="clear" w:color="auto" w:fill="auto"/>
                <w:noWrap w:val="0"/>
                <w:vAlign w:val="top"/>
              </w:tcPr>
            </w:tcPrChange>
          </w:tcPr>
          <w:p w14:paraId="14DD785B">
            <w:pPr>
              <w:spacing w:before="0" w:after="0" w:line="240" w:lineRule="auto"/>
              <w:ind w:left="0" w:leftChars="0"/>
              <w:jc w:val="center"/>
              <w:rPr>
                <w:ins w:id="4273" w:author="lg" w:date="2026-01-14T21:43:16Z"/>
                <w:rFonts w:hint="eastAsia"/>
                <w:lang w:val="en-US" w:eastAsia="zh-CN"/>
              </w:rPr>
              <w:pPrChange w:id="4272" w:author="lg" w:date="2026-01-14T21:47:46Z">
                <w:pPr>
                  <w:spacing w:before="120" w:after="120" w:line="288" w:lineRule="auto"/>
                  <w:ind w:left="0" w:leftChars="0"/>
                  <w:jc w:val="left"/>
                </w:pPr>
              </w:pPrChange>
            </w:pPr>
            <w:ins w:id="4274" w:author="lg" w:date="2026-01-14T21:44:22Z">
              <w:r>
                <w:rPr/>
                <w:t>93%</w:t>
              </w:r>
            </w:ins>
          </w:p>
        </w:tc>
        <w:tc>
          <w:tcPr>
            <w:tcW w:w="3311" w:type="dxa"/>
            <w:shd w:val="clear" w:color="auto" w:fill="auto"/>
            <w:noWrap w:val="0"/>
            <w:vAlign w:val="top"/>
            <w:tcPrChange w:id="4275" w:author="lg" w:date="2026-01-14T21:48:21Z">
              <w:tcPr>
                <w:tcW w:w="1426" w:type="dxa"/>
                <w:shd w:val="clear" w:color="auto" w:fill="auto"/>
                <w:noWrap w:val="0"/>
                <w:vAlign w:val="top"/>
              </w:tcPr>
            </w:tcPrChange>
          </w:tcPr>
          <w:p w14:paraId="27AFC420">
            <w:pPr>
              <w:spacing w:before="0" w:after="0" w:line="240" w:lineRule="auto"/>
              <w:ind w:left="0" w:leftChars="0"/>
              <w:jc w:val="center"/>
              <w:rPr>
                <w:ins w:id="4277" w:author="lg" w:date="2026-01-14T21:43:16Z"/>
                <w:rFonts w:hint="eastAsia"/>
                <w:lang w:val="en-US" w:eastAsia="zh-CN"/>
              </w:rPr>
              <w:pPrChange w:id="4276" w:author="lg" w:date="2026-01-14T21:47:46Z">
                <w:pPr>
                  <w:spacing w:before="120" w:after="120" w:line="288" w:lineRule="auto"/>
                  <w:ind w:left="0" w:leftChars="0"/>
                  <w:jc w:val="left"/>
                </w:pPr>
              </w:pPrChange>
            </w:pPr>
            <w:ins w:id="4278" w:author="lg" w:date="2026-01-14T21:44:22Z">
              <w:r>
                <w:rPr/>
                <w:t>核心成果：证明了执行器的有效性</w:t>
              </w:r>
            </w:ins>
          </w:p>
        </w:tc>
        <w:tc>
          <w:tcPr>
            <w:tcW w:w="725" w:type="dxa"/>
            <w:noWrap w:val="0"/>
            <w:vAlign w:val="top"/>
            <w:tcPrChange w:id="4279" w:author="lg" w:date="2026-01-14T21:48:21Z">
              <w:tcPr>
                <w:tcW w:w="816" w:type="dxa"/>
                <w:noWrap w:val="0"/>
                <w:vAlign w:val="top"/>
              </w:tcPr>
            </w:tcPrChange>
          </w:tcPr>
          <w:p w14:paraId="6C71ED28">
            <w:pPr>
              <w:spacing w:before="0"/>
              <w:jc w:val="left"/>
              <w:rPr>
                <w:ins w:id="4281" w:author="lg" w:date="2026-01-14T21:43:16Z"/>
                <w:rFonts w:hint="eastAsia"/>
                <w:lang w:eastAsia="zh-CN"/>
              </w:rPr>
              <w:pPrChange w:id="4280" w:author="lg" w:date="2026-01-14T21:47:33Z">
                <w:pPr>
                  <w:spacing w:before="0"/>
                  <w:jc w:val="center"/>
                </w:pPr>
              </w:pPrChange>
            </w:pPr>
          </w:p>
        </w:tc>
      </w:tr>
      <w:tr w14:paraId="3B55C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283"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282" w:author="lg" w:date="2026-01-14T21:43:16Z"/>
          <w:trPrChange w:id="4283" w:author="lg" w:date="2026-01-14T21:48:21Z">
            <w:trPr>
              <w:trHeight w:val="307" w:hRule="atLeast"/>
              <w:jc w:val="center"/>
            </w:trPr>
          </w:trPrChange>
        </w:trPr>
        <w:tc>
          <w:tcPr>
            <w:tcW w:w="1932" w:type="dxa"/>
            <w:shd w:val="clear" w:color="auto" w:fill="auto"/>
            <w:noWrap w:val="0"/>
            <w:vAlign w:val="top"/>
            <w:tcPrChange w:id="4284" w:author="lg" w:date="2026-01-14T21:48:21Z">
              <w:tcPr>
                <w:tcW w:w="1715" w:type="dxa"/>
                <w:shd w:val="clear" w:color="auto" w:fill="auto"/>
                <w:noWrap w:val="0"/>
                <w:vAlign w:val="top"/>
              </w:tcPr>
            </w:tcPrChange>
          </w:tcPr>
          <w:p w14:paraId="1553392E">
            <w:pPr>
              <w:spacing w:before="0" w:after="0" w:line="240" w:lineRule="auto"/>
              <w:ind w:left="0" w:leftChars="0"/>
              <w:jc w:val="center"/>
              <w:rPr>
                <w:ins w:id="4286" w:author="lg" w:date="2026-01-14T21:43:16Z"/>
                <w:rFonts w:hint="eastAsia"/>
                <w:lang w:val="en-US" w:eastAsia="zh-CN"/>
              </w:rPr>
              <w:pPrChange w:id="4285" w:author="lg" w:date="2026-01-14T21:47:46Z">
                <w:pPr>
                  <w:spacing w:before="120" w:after="120" w:line="288" w:lineRule="auto"/>
                  <w:ind w:left="0" w:leftChars="0"/>
                  <w:jc w:val="left"/>
                </w:pPr>
              </w:pPrChange>
            </w:pPr>
            <w:ins w:id="4287" w:author="lg" w:date="2026-01-14T21:44:22Z">
              <w:r>
                <w:rPr/>
                <w:t>平均单次作业时间</w:t>
              </w:r>
            </w:ins>
          </w:p>
        </w:tc>
        <w:tc>
          <w:tcPr>
            <w:tcW w:w="1830" w:type="dxa"/>
            <w:shd w:val="clear" w:color="auto" w:fill="auto"/>
            <w:noWrap w:val="0"/>
            <w:vAlign w:val="top"/>
            <w:tcPrChange w:id="4288" w:author="lg" w:date="2026-01-14T21:48:21Z">
              <w:tcPr>
                <w:tcW w:w="3841" w:type="dxa"/>
                <w:shd w:val="clear" w:color="auto" w:fill="auto"/>
                <w:noWrap w:val="0"/>
                <w:vAlign w:val="top"/>
              </w:tcPr>
            </w:tcPrChange>
          </w:tcPr>
          <w:p w14:paraId="7B3F1FA3">
            <w:pPr>
              <w:spacing w:before="0" w:after="0" w:line="240" w:lineRule="auto"/>
              <w:ind w:left="0" w:leftChars="0"/>
              <w:jc w:val="center"/>
              <w:rPr>
                <w:ins w:id="4290" w:author="lg" w:date="2026-01-14T21:43:16Z"/>
                <w:rFonts w:hint="eastAsia"/>
                <w:lang w:val="en-US" w:eastAsia="zh-CN"/>
              </w:rPr>
              <w:pPrChange w:id="4289" w:author="lg" w:date="2026-01-14T21:47:46Z">
                <w:pPr>
                  <w:spacing w:before="120" w:after="120" w:line="288" w:lineRule="auto"/>
                  <w:ind w:left="0" w:leftChars="0"/>
                  <w:jc w:val="left"/>
                </w:pPr>
              </w:pPrChange>
            </w:pPr>
            <w:ins w:id="4291" w:author="lg" w:date="2026-01-14T21:44:22Z">
              <w:r>
                <w:rPr/>
                <w:t>3.5 s</w:t>
              </w:r>
            </w:ins>
          </w:p>
        </w:tc>
        <w:tc>
          <w:tcPr>
            <w:tcW w:w="3311" w:type="dxa"/>
            <w:shd w:val="clear" w:color="auto" w:fill="auto"/>
            <w:noWrap w:val="0"/>
            <w:vAlign w:val="top"/>
            <w:tcPrChange w:id="4292" w:author="lg" w:date="2026-01-14T21:48:21Z">
              <w:tcPr>
                <w:tcW w:w="1426" w:type="dxa"/>
                <w:shd w:val="clear" w:color="auto" w:fill="auto"/>
                <w:noWrap w:val="0"/>
                <w:vAlign w:val="top"/>
              </w:tcPr>
            </w:tcPrChange>
          </w:tcPr>
          <w:p w14:paraId="73E7E1C6">
            <w:pPr>
              <w:spacing w:before="0" w:after="0" w:line="240" w:lineRule="auto"/>
              <w:ind w:left="0" w:leftChars="0"/>
              <w:jc w:val="center"/>
              <w:rPr>
                <w:ins w:id="4294" w:author="lg" w:date="2026-01-14T21:43:16Z"/>
                <w:rFonts w:hint="eastAsia"/>
                <w:lang w:val="en-US" w:eastAsia="zh-CN"/>
              </w:rPr>
              <w:pPrChange w:id="4293" w:author="lg" w:date="2026-01-14T21:47:46Z">
                <w:pPr>
                  <w:spacing w:before="120" w:after="120" w:line="288" w:lineRule="auto"/>
                  <w:ind w:left="0" w:leftChars="0"/>
                  <w:jc w:val="left"/>
                </w:pPr>
              </w:pPrChange>
            </w:pPr>
            <w:ins w:id="4295" w:author="lg" w:date="2026-01-14T21:44:22Z">
              <w:r>
                <w:rPr/>
                <w:t>核心成果：证明了执行器的作业效率</w:t>
              </w:r>
            </w:ins>
          </w:p>
        </w:tc>
        <w:tc>
          <w:tcPr>
            <w:tcW w:w="725" w:type="dxa"/>
            <w:noWrap w:val="0"/>
            <w:vAlign w:val="top"/>
            <w:tcPrChange w:id="4296" w:author="lg" w:date="2026-01-14T21:48:21Z">
              <w:tcPr>
                <w:tcW w:w="816" w:type="dxa"/>
                <w:noWrap w:val="0"/>
                <w:vAlign w:val="top"/>
              </w:tcPr>
            </w:tcPrChange>
          </w:tcPr>
          <w:p w14:paraId="21ACB758">
            <w:pPr>
              <w:spacing w:before="0"/>
              <w:jc w:val="left"/>
              <w:rPr>
                <w:ins w:id="4298" w:author="lg" w:date="2026-01-14T21:43:16Z"/>
                <w:rFonts w:hint="eastAsia"/>
                <w:lang w:eastAsia="zh-CN"/>
              </w:rPr>
              <w:pPrChange w:id="4297" w:author="lg" w:date="2026-01-14T21:47:33Z">
                <w:pPr>
                  <w:spacing w:before="0"/>
                  <w:jc w:val="center"/>
                </w:pPr>
              </w:pPrChange>
            </w:pPr>
          </w:p>
        </w:tc>
      </w:tr>
      <w:tr w14:paraId="200D87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300"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299" w:author="lg" w:date="2026-01-14T21:43:16Z"/>
          <w:trPrChange w:id="4300" w:author="lg" w:date="2026-01-14T21:48:21Z">
            <w:trPr>
              <w:trHeight w:val="307" w:hRule="atLeast"/>
              <w:jc w:val="center"/>
            </w:trPr>
          </w:trPrChange>
        </w:trPr>
        <w:tc>
          <w:tcPr>
            <w:tcW w:w="1932" w:type="dxa"/>
            <w:shd w:val="clear" w:color="auto" w:fill="auto"/>
            <w:noWrap w:val="0"/>
            <w:vAlign w:val="top"/>
            <w:tcPrChange w:id="4301" w:author="lg" w:date="2026-01-14T21:48:21Z">
              <w:tcPr>
                <w:tcW w:w="1715" w:type="dxa"/>
                <w:shd w:val="clear" w:color="auto" w:fill="auto"/>
                <w:noWrap w:val="0"/>
                <w:vAlign w:val="top"/>
              </w:tcPr>
            </w:tcPrChange>
          </w:tcPr>
          <w:p w14:paraId="24A368B7">
            <w:pPr>
              <w:spacing w:before="0" w:after="0" w:line="240" w:lineRule="auto"/>
              <w:ind w:left="0" w:leftChars="0"/>
              <w:jc w:val="center"/>
              <w:rPr>
                <w:ins w:id="4303" w:author="lg" w:date="2026-01-14T21:43:16Z"/>
                <w:rFonts w:hint="eastAsia"/>
                <w:lang w:val="en-US" w:eastAsia="zh-CN"/>
              </w:rPr>
              <w:pPrChange w:id="4302" w:author="lg" w:date="2026-01-14T21:47:46Z">
                <w:pPr>
                  <w:spacing w:before="120" w:after="120" w:line="288" w:lineRule="auto"/>
                  <w:ind w:left="0" w:leftChars="0"/>
                  <w:jc w:val="left"/>
                </w:pPr>
              </w:pPrChange>
            </w:pPr>
            <w:ins w:id="4304" w:author="lg" w:date="2026-01-14T21:44:22Z">
              <w:r>
                <w:rPr/>
                <w:t>结果枝夹持成功率</w:t>
              </w:r>
            </w:ins>
          </w:p>
        </w:tc>
        <w:tc>
          <w:tcPr>
            <w:tcW w:w="1830" w:type="dxa"/>
            <w:shd w:val="clear" w:color="auto" w:fill="auto"/>
            <w:noWrap w:val="0"/>
            <w:vAlign w:val="top"/>
            <w:tcPrChange w:id="4305" w:author="lg" w:date="2026-01-14T21:48:21Z">
              <w:tcPr>
                <w:tcW w:w="3841" w:type="dxa"/>
                <w:shd w:val="clear" w:color="auto" w:fill="auto"/>
                <w:noWrap w:val="0"/>
                <w:vAlign w:val="top"/>
              </w:tcPr>
            </w:tcPrChange>
          </w:tcPr>
          <w:p w14:paraId="5CE51CA5">
            <w:pPr>
              <w:spacing w:before="0" w:after="0" w:line="240" w:lineRule="auto"/>
              <w:ind w:left="0" w:leftChars="0"/>
              <w:jc w:val="center"/>
              <w:rPr>
                <w:ins w:id="4307" w:author="lg" w:date="2026-01-14T21:43:16Z"/>
                <w:rFonts w:hint="eastAsia"/>
                <w:lang w:val="en-US" w:eastAsia="zh-CN"/>
              </w:rPr>
              <w:pPrChange w:id="4306" w:author="lg" w:date="2026-01-14T21:47:46Z">
                <w:pPr>
                  <w:spacing w:before="120" w:after="120" w:line="288" w:lineRule="auto"/>
                  <w:ind w:left="0" w:leftChars="0"/>
                  <w:jc w:val="left"/>
                </w:pPr>
              </w:pPrChange>
            </w:pPr>
            <w:ins w:id="4308" w:author="lg" w:date="2026-01-14T21:44:22Z">
              <w:r>
                <w:rPr/>
                <w:t>100%</w:t>
              </w:r>
            </w:ins>
          </w:p>
        </w:tc>
        <w:tc>
          <w:tcPr>
            <w:tcW w:w="3311" w:type="dxa"/>
            <w:shd w:val="clear" w:color="auto" w:fill="auto"/>
            <w:noWrap w:val="0"/>
            <w:vAlign w:val="top"/>
            <w:tcPrChange w:id="4309" w:author="lg" w:date="2026-01-14T21:48:21Z">
              <w:tcPr>
                <w:tcW w:w="1426" w:type="dxa"/>
                <w:shd w:val="clear" w:color="auto" w:fill="auto"/>
                <w:noWrap w:val="0"/>
                <w:vAlign w:val="top"/>
              </w:tcPr>
            </w:tcPrChange>
          </w:tcPr>
          <w:p w14:paraId="6E1AEA01">
            <w:pPr>
              <w:spacing w:before="0" w:after="0" w:line="240" w:lineRule="auto"/>
              <w:ind w:left="0" w:leftChars="0"/>
              <w:jc w:val="center"/>
              <w:rPr>
                <w:ins w:id="4311" w:author="lg" w:date="2026-01-14T21:43:16Z"/>
                <w:rFonts w:hint="eastAsia"/>
                <w:lang w:val="en-US" w:eastAsia="zh-CN"/>
              </w:rPr>
              <w:pPrChange w:id="4310" w:author="lg" w:date="2026-01-14T21:47:46Z">
                <w:pPr>
                  <w:spacing w:before="120" w:after="120" w:line="288" w:lineRule="auto"/>
                  <w:ind w:left="0" w:leftChars="0"/>
                  <w:jc w:val="left"/>
                </w:pPr>
              </w:pPrChange>
            </w:pPr>
            <w:ins w:id="4312" w:author="lg" w:date="2026-01-14T21:44:22Z">
              <w:r>
                <w:rPr/>
                <w:t>细分性能指标</w:t>
              </w:r>
            </w:ins>
          </w:p>
        </w:tc>
        <w:tc>
          <w:tcPr>
            <w:tcW w:w="725" w:type="dxa"/>
            <w:noWrap w:val="0"/>
            <w:vAlign w:val="top"/>
            <w:tcPrChange w:id="4313" w:author="lg" w:date="2026-01-14T21:48:21Z">
              <w:tcPr>
                <w:tcW w:w="816" w:type="dxa"/>
                <w:noWrap w:val="0"/>
                <w:vAlign w:val="top"/>
              </w:tcPr>
            </w:tcPrChange>
          </w:tcPr>
          <w:p w14:paraId="5F1EA382">
            <w:pPr>
              <w:spacing w:before="0"/>
              <w:jc w:val="left"/>
              <w:rPr>
                <w:ins w:id="4315" w:author="lg" w:date="2026-01-14T21:43:16Z"/>
                <w:rFonts w:hint="eastAsia"/>
                <w:lang w:eastAsia="zh-CN"/>
              </w:rPr>
              <w:pPrChange w:id="4314" w:author="lg" w:date="2026-01-14T21:47:33Z">
                <w:pPr>
                  <w:spacing w:before="0"/>
                  <w:jc w:val="center"/>
                </w:pPr>
              </w:pPrChange>
            </w:pPr>
          </w:p>
        </w:tc>
      </w:tr>
      <w:tr w14:paraId="3E05DA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317"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316" w:author="lg" w:date="2026-01-14T21:43:16Z"/>
          <w:trPrChange w:id="4317" w:author="lg" w:date="2026-01-14T21:48:21Z">
            <w:trPr>
              <w:trHeight w:val="307" w:hRule="atLeast"/>
              <w:jc w:val="center"/>
            </w:trPr>
          </w:trPrChange>
        </w:trPr>
        <w:tc>
          <w:tcPr>
            <w:tcW w:w="1932" w:type="dxa"/>
            <w:shd w:val="clear" w:color="auto" w:fill="auto"/>
            <w:noWrap w:val="0"/>
            <w:vAlign w:val="top"/>
            <w:tcPrChange w:id="4318" w:author="lg" w:date="2026-01-14T21:48:21Z">
              <w:tcPr>
                <w:tcW w:w="1715" w:type="dxa"/>
                <w:shd w:val="clear" w:color="auto" w:fill="auto"/>
                <w:noWrap w:val="0"/>
                <w:vAlign w:val="top"/>
              </w:tcPr>
            </w:tcPrChange>
          </w:tcPr>
          <w:p w14:paraId="65E68737">
            <w:pPr>
              <w:spacing w:before="0" w:after="0" w:line="240" w:lineRule="auto"/>
              <w:ind w:left="0" w:leftChars="0"/>
              <w:jc w:val="center"/>
              <w:rPr>
                <w:ins w:id="4320" w:author="lg" w:date="2026-01-14T21:43:16Z"/>
                <w:rFonts w:hint="eastAsia"/>
                <w:lang w:val="en-US" w:eastAsia="zh-CN"/>
              </w:rPr>
              <w:pPrChange w:id="4319" w:author="lg" w:date="2026-01-14T21:47:46Z">
                <w:pPr>
                  <w:spacing w:before="120" w:after="120" w:line="288" w:lineRule="auto"/>
                  <w:ind w:left="0" w:leftChars="0"/>
                  <w:jc w:val="left"/>
                </w:pPr>
              </w:pPrChange>
            </w:pPr>
            <w:ins w:id="4321" w:author="lg" w:date="2026-01-14T21:44:22Z">
              <w:r>
                <w:rPr/>
                <w:t>结果枝剪切成功率</w:t>
              </w:r>
            </w:ins>
          </w:p>
        </w:tc>
        <w:tc>
          <w:tcPr>
            <w:tcW w:w="1830" w:type="dxa"/>
            <w:shd w:val="clear" w:color="auto" w:fill="auto"/>
            <w:noWrap w:val="0"/>
            <w:vAlign w:val="top"/>
            <w:tcPrChange w:id="4322" w:author="lg" w:date="2026-01-14T21:48:21Z">
              <w:tcPr>
                <w:tcW w:w="3841" w:type="dxa"/>
                <w:shd w:val="clear" w:color="auto" w:fill="auto"/>
                <w:noWrap w:val="0"/>
                <w:vAlign w:val="top"/>
              </w:tcPr>
            </w:tcPrChange>
          </w:tcPr>
          <w:p w14:paraId="46E530DB">
            <w:pPr>
              <w:spacing w:before="0" w:after="0" w:line="240" w:lineRule="auto"/>
              <w:ind w:left="0" w:leftChars="0"/>
              <w:jc w:val="center"/>
              <w:rPr>
                <w:ins w:id="4324" w:author="lg" w:date="2026-01-14T21:43:16Z"/>
                <w:rFonts w:hint="eastAsia"/>
                <w:lang w:val="en-US" w:eastAsia="zh-CN"/>
              </w:rPr>
              <w:pPrChange w:id="4323" w:author="lg" w:date="2026-01-14T21:47:46Z">
                <w:pPr>
                  <w:spacing w:before="120" w:after="120" w:line="288" w:lineRule="auto"/>
                  <w:ind w:left="0" w:leftChars="0"/>
                  <w:jc w:val="left"/>
                </w:pPr>
              </w:pPrChange>
            </w:pPr>
            <w:ins w:id="4325" w:author="lg" w:date="2026-01-14T21:44:22Z">
              <w:r>
                <w:rPr/>
                <w:t>93%</w:t>
              </w:r>
            </w:ins>
          </w:p>
        </w:tc>
        <w:tc>
          <w:tcPr>
            <w:tcW w:w="3311" w:type="dxa"/>
            <w:shd w:val="clear" w:color="auto" w:fill="auto"/>
            <w:noWrap w:val="0"/>
            <w:vAlign w:val="top"/>
            <w:tcPrChange w:id="4326" w:author="lg" w:date="2026-01-14T21:48:21Z">
              <w:tcPr>
                <w:tcW w:w="1426" w:type="dxa"/>
                <w:shd w:val="clear" w:color="auto" w:fill="auto"/>
                <w:noWrap w:val="0"/>
                <w:vAlign w:val="top"/>
              </w:tcPr>
            </w:tcPrChange>
          </w:tcPr>
          <w:p w14:paraId="5EF94FAB">
            <w:pPr>
              <w:spacing w:before="0" w:after="0" w:line="240" w:lineRule="auto"/>
              <w:ind w:left="0" w:leftChars="0"/>
              <w:jc w:val="center"/>
              <w:rPr>
                <w:ins w:id="4328" w:author="lg" w:date="2026-01-14T21:43:16Z"/>
                <w:rFonts w:hint="eastAsia"/>
                <w:lang w:val="en-US" w:eastAsia="zh-CN"/>
              </w:rPr>
              <w:pPrChange w:id="4327" w:author="lg" w:date="2026-01-14T21:47:46Z">
                <w:pPr>
                  <w:spacing w:before="120" w:after="120" w:line="288" w:lineRule="auto"/>
                  <w:ind w:left="0" w:leftChars="0"/>
                  <w:jc w:val="left"/>
                </w:pPr>
              </w:pPrChange>
            </w:pPr>
            <w:ins w:id="4329" w:author="lg" w:date="2026-01-14T21:44:22Z">
              <w:r>
                <w:rPr/>
                <w:t>细分性能指标</w:t>
              </w:r>
            </w:ins>
          </w:p>
        </w:tc>
        <w:tc>
          <w:tcPr>
            <w:tcW w:w="725" w:type="dxa"/>
            <w:noWrap w:val="0"/>
            <w:vAlign w:val="top"/>
            <w:tcPrChange w:id="4330" w:author="lg" w:date="2026-01-14T21:48:21Z">
              <w:tcPr>
                <w:tcW w:w="816" w:type="dxa"/>
                <w:noWrap w:val="0"/>
                <w:vAlign w:val="top"/>
              </w:tcPr>
            </w:tcPrChange>
          </w:tcPr>
          <w:p w14:paraId="78EEDE80">
            <w:pPr>
              <w:spacing w:before="0"/>
              <w:jc w:val="left"/>
              <w:rPr>
                <w:ins w:id="4332" w:author="lg" w:date="2026-01-14T21:43:16Z"/>
                <w:rFonts w:hint="eastAsia"/>
                <w:lang w:eastAsia="zh-CN"/>
              </w:rPr>
              <w:pPrChange w:id="4331" w:author="lg" w:date="2026-01-14T21:47:33Z">
                <w:pPr>
                  <w:spacing w:before="0"/>
                  <w:jc w:val="center"/>
                </w:pPr>
              </w:pPrChange>
            </w:pPr>
          </w:p>
        </w:tc>
      </w:tr>
      <w:tr w14:paraId="1435F1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334"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333" w:author="lg" w:date="2026-01-14T21:43:16Z"/>
          <w:trPrChange w:id="4334" w:author="lg" w:date="2026-01-14T21:48:21Z">
            <w:trPr>
              <w:trHeight w:val="307" w:hRule="atLeast"/>
              <w:jc w:val="center"/>
            </w:trPr>
          </w:trPrChange>
        </w:trPr>
        <w:tc>
          <w:tcPr>
            <w:tcW w:w="1932" w:type="dxa"/>
            <w:shd w:val="clear" w:color="auto" w:fill="auto"/>
            <w:noWrap w:val="0"/>
            <w:vAlign w:val="top"/>
            <w:tcPrChange w:id="4335" w:author="lg" w:date="2026-01-14T21:48:21Z">
              <w:tcPr>
                <w:tcW w:w="1715" w:type="dxa"/>
                <w:shd w:val="clear" w:color="auto" w:fill="auto"/>
                <w:noWrap w:val="0"/>
                <w:vAlign w:val="top"/>
              </w:tcPr>
            </w:tcPrChange>
          </w:tcPr>
          <w:p w14:paraId="55DA55B8">
            <w:pPr>
              <w:spacing w:before="0" w:after="0" w:line="240" w:lineRule="auto"/>
              <w:ind w:left="0" w:leftChars="0"/>
              <w:jc w:val="center"/>
              <w:rPr>
                <w:ins w:id="4337" w:author="lg" w:date="2026-01-14T21:43:16Z"/>
                <w:rFonts w:hint="eastAsia"/>
                <w:lang w:val="en-US" w:eastAsia="zh-CN"/>
              </w:rPr>
              <w:pPrChange w:id="4336" w:author="lg" w:date="2026-01-14T21:47:46Z">
                <w:pPr>
                  <w:spacing w:before="120" w:after="120" w:line="288" w:lineRule="auto"/>
                  <w:ind w:left="0" w:leftChars="0"/>
                  <w:jc w:val="left"/>
                </w:pPr>
              </w:pPrChange>
            </w:pPr>
            <w:ins w:id="4338" w:author="lg" w:date="2026-01-14T21:44:22Z">
              <w:r>
                <w:rPr/>
                <w:t>果实收集成功率</w:t>
              </w:r>
            </w:ins>
          </w:p>
        </w:tc>
        <w:tc>
          <w:tcPr>
            <w:tcW w:w="1830" w:type="dxa"/>
            <w:shd w:val="clear" w:color="auto" w:fill="auto"/>
            <w:noWrap w:val="0"/>
            <w:vAlign w:val="top"/>
            <w:tcPrChange w:id="4339" w:author="lg" w:date="2026-01-14T21:48:21Z">
              <w:tcPr>
                <w:tcW w:w="3841" w:type="dxa"/>
                <w:shd w:val="clear" w:color="auto" w:fill="auto"/>
                <w:noWrap w:val="0"/>
                <w:vAlign w:val="top"/>
              </w:tcPr>
            </w:tcPrChange>
          </w:tcPr>
          <w:p w14:paraId="6A37C400">
            <w:pPr>
              <w:spacing w:before="0" w:after="0" w:line="240" w:lineRule="auto"/>
              <w:ind w:left="0" w:leftChars="0"/>
              <w:jc w:val="center"/>
              <w:rPr>
                <w:ins w:id="4341" w:author="lg" w:date="2026-01-14T21:43:16Z"/>
                <w:rFonts w:hint="eastAsia"/>
                <w:lang w:val="en-US" w:eastAsia="zh-CN"/>
              </w:rPr>
              <w:pPrChange w:id="4340" w:author="lg" w:date="2026-01-14T21:47:46Z">
                <w:pPr>
                  <w:spacing w:before="120" w:after="120" w:line="288" w:lineRule="auto"/>
                  <w:ind w:left="0" w:leftChars="0"/>
                  <w:jc w:val="left"/>
                </w:pPr>
              </w:pPrChange>
            </w:pPr>
            <w:ins w:id="4342" w:author="lg" w:date="2026-01-14T21:44:22Z">
              <w:r>
                <w:rPr/>
                <w:t>100%</w:t>
              </w:r>
            </w:ins>
          </w:p>
        </w:tc>
        <w:tc>
          <w:tcPr>
            <w:tcW w:w="3311" w:type="dxa"/>
            <w:shd w:val="clear" w:color="auto" w:fill="auto"/>
            <w:noWrap w:val="0"/>
            <w:vAlign w:val="top"/>
            <w:tcPrChange w:id="4343" w:author="lg" w:date="2026-01-14T21:48:21Z">
              <w:tcPr>
                <w:tcW w:w="1426" w:type="dxa"/>
                <w:shd w:val="clear" w:color="auto" w:fill="auto"/>
                <w:noWrap w:val="0"/>
                <w:vAlign w:val="top"/>
              </w:tcPr>
            </w:tcPrChange>
          </w:tcPr>
          <w:p w14:paraId="095EDF2C">
            <w:pPr>
              <w:spacing w:before="0" w:after="0" w:line="240" w:lineRule="auto"/>
              <w:ind w:left="0" w:leftChars="0"/>
              <w:jc w:val="center"/>
              <w:rPr>
                <w:ins w:id="4345" w:author="lg" w:date="2026-01-14T21:43:16Z"/>
                <w:rFonts w:hint="eastAsia"/>
                <w:lang w:val="en-US" w:eastAsia="zh-CN"/>
              </w:rPr>
              <w:pPrChange w:id="4344" w:author="lg" w:date="2026-01-14T21:47:46Z">
                <w:pPr>
                  <w:spacing w:before="120" w:after="120" w:line="288" w:lineRule="auto"/>
                  <w:ind w:left="0" w:leftChars="0"/>
                  <w:jc w:val="left"/>
                </w:pPr>
              </w:pPrChange>
            </w:pPr>
            <w:ins w:id="4346" w:author="lg" w:date="2026-01-14T21:44:22Z">
              <w:r>
                <w:rPr/>
                <w:t>细分性能指标</w:t>
              </w:r>
            </w:ins>
          </w:p>
        </w:tc>
        <w:tc>
          <w:tcPr>
            <w:tcW w:w="725" w:type="dxa"/>
            <w:noWrap w:val="0"/>
            <w:vAlign w:val="top"/>
            <w:tcPrChange w:id="4347" w:author="lg" w:date="2026-01-14T21:48:21Z">
              <w:tcPr>
                <w:tcW w:w="816" w:type="dxa"/>
                <w:noWrap w:val="0"/>
                <w:vAlign w:val="top"/>
              </w:tcPr>
            </w:tcPrChange>
          </w:tcPr>
          <w:p w14:paraId="5DCAC0EE">
            <w:pPr>
              <w:spacing w:before="0"/>
              <w:jc w:val="left"/>
              <w:rPr>
                <w:ins w:id="4349" w:author="lg" w:date="2026-01-14T21:43:16Z"/>
                <w:rFonts w:hint="eastAsia"/>
                <w:lang w:eastAsia="zh-CN"/>
              </w:rPr>
              <w:pPrChange w:id="4348" w:author="lg" w:date="2026-01-14T21:47:33Z">
                <w:pPr>
                  <w:spacing w:before="0"/>
                  <w:jc w:val="center"/>
                </w:pPr>
              </w:pPrChange>
            </w:pPr>
          </w:p>
        </w:tc>
      </w:tr>
      <w:tr w14:paraId="7CDD11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351"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350" w:author="lg" w:date="2026-01-14T21:43:16Z"/>
          <w:trPrChange w:id="4351" w:author="lg" w:date="2026-01-14T21:48:21Z">
            <w:trPr>
              <w:trHeight w:val="307" w:hRule="atLeast"/>
              <w:jc w:val="center"/>
            </w:trPr>
          </w:trPrChange>
        </w:trPr>
        <w:tc>
          <w:tcPr>
            <w:tcW w:w="1932" w:type="dxa"/>
            <w:shd w:val="clear" w:color="auto" w:fill="auto"/>
            <w:noWrap w:val="0"/>
            <w:vAlign w:val="top"/>
            <w:tcPrChange w:id="4352" w:author="lg" w:date="2026-01-14T21:48:21Z">
              <w:tcPr>
                <w:tcW w:w="1715" w:type="dxa"/>
                <w:shd w:val="clear" w:color="auto" w:fill="auto"/>
                <w:noWrap w:val="0"/>
                <w:vAlign w:val="top"/>
              </w:tcPr>
            </w:tcPrChange>
          </w:tcPr>
          <w:p w14:paraId="14378F4D">
            <w:pPr>
              <w:spacing w:before="0" w:after="0" w:line="240" w:lineRule="auto"/>
              <w:ind w:left="0" w:leftChars="0"/>
              <w:jc w:val="center"/>
              <w:rPr>
                <w:ins w:id="4354" w:author="lg" w:date="2026-01-14T21:43:16Z"/>
                <w:rFonts w:hint="eastAsia"/>
                <w:lang w:val="en-US" w:eastAsia="zh-CN"/>
              </w:rPr>
              <w:pPrChange w:id="4353" w:author="lg" w:date="2026-01-14T21:47:46Z">
                <w:pPr>
                  <w:spacing w:before="120" w:after="120" w:line="288" w:lineRule="auto"/>
                  <w:ind w:left="0" w:leftChars="0"/>
                  <w:jc w:val="left"/>
                </w:pPr>
              </w:pPrChange>
            </w:pPr>
            <w:ins w:id="4355" w:author="lg" w:date="2026-01-14T21:44:22Z">
              <w:r>
                <w:rPr/>
                <w:t>参数/指标</w:t>
              </w:r>
            </w:ins>
          </w:p>
        </w:tc>
        <w:tc>
          <w:tcPr>
            <w:tcW w:w="1830" w:type="dxa"/>
            <w:shd w:val="clear" w:color="auto" w:fill="auto"/>
            <w:noWrap w:val="0"/>
            <w:vAlign w:val="top"/>
            <w:tcPrChange w:id="4356" w:author="lg" w:date="2026-01-14T21:48:21Z">
              <w:tcPr>
                <w:tcW w:w="3841" w:type="dxa"/>
                <w:shd w:val="clear" w:color="auto" w:fill="auto"/>
                <w:noWrap w:val="0"/>
                <w:vAlign w:val="top"/>
              </w:tcPr>
            </w:tcPrChange>
          </w:tcPr>
          <w:p w14:paraId="0B98D82A">
            <w:pPr>
              <w:spacing w:before="0" w:after="0" w:line="240" w:lineRule="auto"/>
              <w:ind w:left="0" w:leftChars="0"/>
              <w:jc w:val="center"/>
              <w:rPr>
                <w:ins w:id="4358" w:author="lg" w:date="2026-01-14T21:43:16Z"/>
                <w:rFonts w:hint="eastAsia"/>
                <w:lang w:val="en-US" w:eastAsia="zh-CN"/>
              </w:rPr>
              <w:pPrChange w:id="4357" w:author="lg" w:date="2026-01-14T21:47:46Z">
                <w:pPr>
                  <w:spacing w:before="120" w:after="120" w:line="288" w:lineRule="auto"/>
                  <w:ind w:left="0" w:leftChars="0"/>
                  <w:jc w:val="left"/>
                </w:pPr>
              </w:pPrChange>
            </w:pPr>
            <w:ins w:id="4359" w:author="lg" w:date="2026-01-14T21:44:22Z">
              <w:r>
                <w:rPr/>
                <w:t>数值/结果</w:t>
              </w:r>
            </w:ins>
          </w:p>
        </w:tc>
        <w:tc>
          <w:tcPr>
            <w:tcW w:w="3311" w:type="dxa"/>
            <w:shd w:val="clear" w:color="auto" w:fill="auto"/>
            <w:noWrap w:val="0"/>
            <w:vAlign w:val="top"/>
            <w:tcPrChange w:id="4360" w:author="lg" w:date="2026-01-14T21:48:21Z">
              <w:tcPr>
                <w:tcW w:w="1426" w:type="dxa"/>
                <w:shd w:val="clear" w:color="auto" w:fill="auto"/>
                <w:noWrap w:val="0"/>
                <w:vAlign w:val="top"/>
              </w:tcPr>
            </w:tcPrChange>
          </w:tcPr>
          <w:p w14:paraId="5D9335EA">
            <w:pPr>
              <w:spacing w:before="0" w:after="0" w:line="240" w:lineRule="auto"/>
              <w:ind w:left="0" w:leftChars="0"/>
              <w:jc w:val="center"/>
              <w:rPr>
                <w:ins w:id="4362" w:author="lg" w:date="2026-01-14T21:43:16Z"/>
                <w:rFonts w:hint="eastAsia"/>
                <w:lang w:val="en-US" w:eastAsia="zh-CN"/>
              </w:rPr>
              <w:pPrChange w:id="4361" w:author="lg" w:date="2026-01-14T21:47:46Z">
                <w:pPr>
                  <w:spacing w:before="120" w:after="120" w:line="288" w:lineRule="auto"/>
                  <w:ind w:left="0" w:leftChars="0"/>
                  <w:jc w:val="left"/>
                </w:pPr>
              </w:pPrChange>
            </w:pPr>
            <w:ins w:id="4363" w:author="lg" w:date="2026-01-14T21:44:22Z">
              <w:r>
                <w:rPr/>
                <w:t>结论支撑点</w:t>
              </w:r>
            </w:ins>
          </w:p>
        </w:tc>
        <w:tc>
          <w:tcPr>
            <w:tcW w:w="725" w:type="dxa"/>
            <w:noWrap w:val="0"/>
            <w:vAlign w:val="top"/>
            <w:tcPrChange w:id="4364" w:author="lg" w:date="2026-01-14T21:48:21Z">
              <w:tcPr>
                <w:tcW w:w="816" w:type="dxa"/>
                <w:noWrap w:val="0"/>
                <w:vAlign w:val="top"/>
              </w:tcPr>
            </w:tcPrChange>
          </w:tcPr>
          <w:p w14:paraId="5731EC52">
            <w:pPr>
              <w:spacing w:before="0"/>
              <w:jc w:val="left"/>
              <w:rPr>
                <w:ins w:id="4366" w:author="lg" w:date="2026-01-14T21:43:16Z"/>
                <w:rFonts w:hint="eastAsia"/>
                <w:lang w:eastAsia="zh-CN"/>
              </w:rPr>
              <w:pPrChange w:id="4365" w:author="lg" w:date="2026-01-14T21:47:33Z">
                <w:pPr>
                  <w:spacing w:before="0"/>
                  <w:jc w:val="center"/>
                </w:pPr>
              </w:pPrChange>
            </w:pPr>
          </w:p>
        </w:tc>
      </w:tr>
      <w:tr w14:paraId="6BD4C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368"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367" w:author="lg" w:date="2026-01-14T21:43:16Z"/>
          <w:trPrChange w:id="4368" w:author="lg" w:date="2026-01-14T21:48:21Z">
            <w:trPr>
              <w:trHeight w:val="307" w:hRule="atLeast"/>
              <w:jc w:val="center"/>
            </w:trPr>
          </w:trPrChange>
        </w:trPr>
        <w:tc>
          <w:tcPr>
            <w:tcW w:w="1932" w:type="dxa"/>
            <w:shd w:val="clear" w:color="auto" w:fill="auto"/>
            <w:noWrap w:val="0"/>
            <w:vAlign w:val="top"/>
            <w:tcPrChange w:id="4369" w:author="lg" w:date="2026-01-14T21:48:21Z">
              <w:tcPr>
                <w:tcW w:w="1715" w:type="dxa"/>
                <w:shd w:val="clear" w:color="auto" w:fill="auto"/>
                <w:noWrap w:val="0"/>
                <w:vAlign w:val="top"/>
              </w:tcPr>
            </w:tcPrChange>
          </w:tcPr>
          <w:p w14:paraId="7B7A82AA">
            <w:pPr>
              <w:spacing w:before="0" w:after="0" w:line="240" w:lineRule="auto"/>
              <w:ind w:left="0" w:leftChars="0"/>
              <w:jc w:val="center"/>
              <w:rPr>
                <w:ins w:id="4371" w:author="lg" w:date="2026-01-14T21:43:16Z"/>
                <w:rFonts w:hint="eastAsia"/>
                <w:lang w:val="en-US" w:eastAsia="zh-CN"/>
              </w:rPr>
              <w:pPrChange w:id="4370" w:author="lg" w:date="2026-01-14T21:47:46Z">
                <w:pPr>
                  <w:spacing w:before="120" w:after="120" w:line="288" w:lineRule="auto"/>
                  <w:ind w:left="0" w:leftChars="0"/>
                  <w:jc w:val="left"/>
                </w:pPr>
              </w:pPrChange>
            </w:pPr>
            <w:ins w:id="4372" w:author="lg" w:date="2026-01-14T21:44:22Z">
              <w:r>
                <w:rPr/>
                <w:t>果实重量范围</w:t>
              </w:r>
            </w:ins>
          </w:p>
        </w:tc>
        <w:tc>
          <w:tcPr>
            <w:tcW w:w="1830" w:type="dxa"/>
            <w:shd w:val="clear" w:color="auto" w:fill="auto"/>
            <w:noWrap w:val="0"/>
            <w:vAlign w:val="top"/>
            <w:tcPrChange w:id="4373" w:author="lg" w:date="2026-01-14T21:48:21Z">
              <w:tcPr>
                <w:tcW w:w="3841" w:type="dxa"/>
                <w:shd w:val="clear" w:color="auto" w:fill="auto"/>
                <w:noWrap w:val="0"/>
                <w:vAlign w:val="top"/>
              </w:tcPr>
            </w:tcPrChange>
          </w:tcPr>
          <w:p w14:paraId="1CCF878C">
            <w:pPr>
              <w:spacing w:before="0" w:after="0" w:line="240" w:lineRule="auto"/>
              <w:ind w:left="0" w:leftChars="0"/>
              <w:jc w:val="center"/>
              <w:rPr>
                <w:ins w:id="4375" w:author="lg" w:date="2026-01-14T21:43:16Z"/>
                <w:rFonts w:hint="eastAsia"/>
                <w:lang w:val="en-US" w:eastAsia="zh-CN"/>
              </w:rPr>
              <w:pPrChange w:id="4374" w:author="lg" w:date="2026-01-14T21:47:46Z">
                <w:pPr>
                  <w:spacing w:before="120" w:after="120" w:line="288" w:lineRule="auto"/>
                  <w:ind w:left="0" w:leftChars="0"/>
                  <w:jc w:val="left"/>
                </w:pPr>
              </w:pPrChange>
            </w:pPr>
            <w:ins w:id="4376" w:author="lg" w:date="2026-01-14T21:44:22Z">
              <w:r>
                <w:rPr/>
                <w:t>65 – 475 g</w:t>
              </w:r>
            </w:ins>
          </w:p>
        </w:tc>
        <w:tc>
          <w:tcPr>
            <w:tcW w:w="3311" w:type="dxa"/>
            <w:shd w:val="clear" w:color="auto" w:fill="auto"/>
            <w:noWrap w:val="0"/>
            <w:vAlign w:val="top"/>
            <w:tcPrChange w:id="4377" w:author="lg" w:date="2026-01-14T21:48:21Z">
              <w:tcPr>
                <w:tcW w:w="1426" w:type="dxa"/>
                <w:shd w:val="clear" w:color="auto" w:fill="auto"/>
                <w:noWrap w:val="0"/>
                <w:vAlign w:val="top"/>
              </w:tcPr>
            </w:tcPrChange>
          </w:tcPr>
          <w:p w14:paraId="5E68964E">
            <w:pPr>
              <w:spacing w:before="0" w:after="0" w:line="240" w:lineRule="auto"/>
              <w:ind w:left="0" w:leftChars="0"/>
              <w:jc w:val="center"/>
              <w:rPr>
                <w:ins w:id="4379" w:author="lg" w:date="2026-01-14T21:43:16Z"/>
                <w:rFonts w:hint="eastAsia"/>
                <w:lang w:val="en-US" w:eastAsia="zh-CN"/>
              </w:rPr>
              <w:pPrChange w:id="4378" w:author="lg" w:date="2026-01-14T21:47:46Z">
                <w:pPr>
                  <w:spacing w:before="120" w:after="120" w:line="288" w:lineRule="auto"/>
                  <w:ind w:left="0" w:leftChars="0"/>
                  <w:jc w:val="left"/>
                </w:pPr>
              </w:pPrChange>
            </w:pPr>
            <w:ins w:id="4380" w:author="lg" w:date="2026-01-14T21:44:22Z">
              <w:r>
                <w:rPr/>
                <w:t>确定夹持力设计目标</w:t>
              </w:r>
            </w:ins>
          </w:p>
        </w:tc>
        <w:tc>
          <w:tcPr>
            <w:tcW w:w="725" w:type="dxa"/>
            <w:noWrap w:val="0"/>
            <w:vAlign w:val="top"/>
            <w:tcPrChange w:id="4381" w:author="lg" w:date="2026-01-14T21:48:21Z">
              <w:tcPr>
                <w:tcW w:w="816" w:type="dxa"/>
                <w:noWrap w:val="0"/>
                <w:vAlign w:val="top"/>
              </w:tcPr>
            </w:tcPrChange>
          </w:tcPr>
          <w:p w14:paraId="517CE576">
            <w:pPr>
              <w:spacing w:before="0"/>
              <w:jc w:val="left"/>
              <w:rPr>
                <w:ins w:id="4383" w:author="lg" w:date="2026-01-14T21:43:16Z"/>
                <w:rFonts w:hint="eastAsia"/>
                <w:lang w:eastAsia="zh-CN"/>
              </w:rPr>
              <w:pPrChange w:id="4382" w:author="lg" w:date="2026-01-14T21:47:33Z">
                <w:pPr>
                  <w:spacing w:before="0"/>
                  <w:jc w:val="center"/>
                </w:pPr>
              </w:pPrChange>
            </w:pPr>
          </w:p>
        </w:tc>
      </w:tr>
      <w:tr w14:paraId="0B7F91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385"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384" w:author="lg" w:date="2026-01-14T21:43:16Z"/>
          <w:trPrChange w:id="4385" w:author="lg" w:date="2026-01-14T21:48:21Z">
            <w:trPr>
              <w:trHeight w:val="307" w:hRule="atLeast"/>
              <w:jc w:val="center"/>
            </w:trPr>
          </w:trPrChange>
        </w:trPr>
        <w:tc>
          <w:tcPr>
            <w:tcW w:w="1932" w:type="dxa"/>
            <w:shd w:val="clear" w:color="auto" w:fill="auto"/>
            <w:noWrap w:val="0"/>
            <w:vAlign w:val="top"/>
            <w:tcPrChange w:id="4386" w:author="lg" w:date="2026-01-14T21:48:21Z">
              <w:tcPr>
                <w:tcW w:w="1715" w:type="dxa"/>
                <w:shd w:val="clear" w:color="auto" w:fill="auto"/>
                <w:noWrap w:val="0"/>
                <w:vAlign w:val="top"/>
              </w:tcPr>
            </w:tcPrChange>
          </w:tcPr>
          <w:p w14:paraId="2141637A">
            <w:pPr>
              <w:spacing w:before="0" w:after="0" w:line="240" w:lineRule="auto"/>
              <w:ind w:left="0" w:leftChars="0"/>
              <w:jc w:val="center"/>
              <w:rPr>
                <w:ins w:id="4388" w:author="lg" w:date="2026-01-14T21:43:16Z"/>
                <w:rFonts w:hint="eastAsia"/>
                <w:lang w:eastAsia="zh-CN"/>
                <w:oMath/>
              </w:rPr>
              <w:pPrChange w:id="4387" w:author="lg" w:date="2026-01-14T21:47:46Z">
                <w:pPr>
                  <w:spacing w:before="120" w:after="120" w:line="288" w:lineRule="auto"/>
                  <w:ind w:left="0" w:leftChars="0"/>
                  <w:jc w:val="left"/>
                </w:pPr>
              </w:pPrChange>
            </w:pPr>
            <w:ins w:id="4389" w:author="lg" w:date="2026-01-14T21:44:22Z">
              <w:r>
                <w:rPr/>
                <w:t>结果枝直径范围</w:t>
              </w:r>
            </w:ins>
          </w:p>
        </w:tc>
        <w:tc>
          <w:tcPr>
            <w:tcW w:w="1830" w:type="dxa"/>
            <w:shd w:val="clear" w:color="auto" w:fill="auto"/>
            <w:noWrap w:val="0"/>
            <w:vAlign w:val="top"/>
            <w:tcPrChange w:id="4390" w:author="lg" w:date="2026-01-14T21:48:21Z">
              <w:tcPr>
                <w:tcW w:w="3841" w:type="dxa"/>
                <w:shd w:val="clear" w:color="auto" w:fill="auto"/>
                <w:noWrap w:val="0"/>
                <w:vAlign w:val="top"/>
              </w:tcPr>
            </w:tcPrChange>
          </w:tcPr>
          <w:p w14:paraId="2D1031C3">
            <w:pPr>
              <w:spacing w:before="0" w:after="0" w:line="240" w:lineRule="auto"/>
              <w:ind w:left="0" w:leftChars="0"/>
              <w:jc w:val="center"/>
              <w:rPr>
                <w:ins w:id="4392" w:author="lg" w:date="2026-01-14T21:43:16Z"/>
                <w:rFonts w:hint="eastAsia"/>
                <w:lang w:val="en-US" w:eastAsia="zh-CN"/>
              </w:rPr>
              <w:pPrChange w:id="4391" w:author="lg" w:date="2026-01-14T21:47:46Z">
                <w:pPr>
                  <w:spacing w:before="120" w:after="120" w:line="288" w:lineRule="auto"/>
                  <w:ind w:left="0" w:leftChars="0"/>
                  <w:jc w:val="left"/>
                </w:pPr>
              </w:pPrChange>
            </w:pPr>
            <w:ins w:id="4393" w:author="lg" w:date="2026-01-14T21:44:22Z">
              <w:r>
                <w:rPr/>
                <w:t>1.83 – 4.13 mm</w:t>
              </w:r>
            </w:ins>
          </w:p>
        </w:tc>
        <w:tc>
          <w:tcPr>
            <w:tcW w:w="3311" w:type="dxa"/>
            <w:shd w:val="clear" w:color="auto" w:fill="auto"/>
            <w:noWrap w:val="0"/>
            <w:vAlign w:val="top"/>
            <w:tcPrChange w:id="4394" w:author="lg" w:date="2026-01-14T21:48:21Z">
              <w:tcPr>
                <w:tcW w:w="1426" w:type="dxa"/>
                <w:shd w:val="clear" w:color="auto" w:fill="auto"/>
                <w:noWrap w:val="0"/>
                <w:vAlign w:val="top"/>
              </w:tcPr>
            </w:tcPrChange>
          </w:tcPr>
          <w:p w14:paraId="409B4E11">
            <w:pPr>
              <w:spacing w:before="0" w:after="0" w:line="240" w:lineRule="auto"/>
              <w:ind w:left="0" w:leftChars="0"/>
              <w:jc w:val="center"/>
              <w:rPr>
                <w:ins w:id="4396" w:author="lg" w:date="2026-01-14T21:43:16Z"/>
                <w:rFonts w:hint="eastAsia"/>
                <w:lang w:val="en-US" w:eastAsia="zh-CN"/>
              </w:rPr>
              <w:pPrChange w:id="4395" w:author="lg" w:date="2026-01-14T21:47:46Z">
                <w:pPr>
                  <w:spacing w:before="120" w:after="120" w:line="288" w:lineRule="auto"/>
                  <w:ind w:left="0" w:leftChars="0"/>
                  <w:jc w:val="left"/>
                </w:pPr>
              </w:pPrChange>
            </w:pPr>
            <w:ins w:id="4397" w:author="lg" w:date="2026-01-14T21:44:22Z">
              <w:r>
                <w:rPr/>
                <w:t>确定夹剪机构开口与喂入深度设计依据</w:t>
              </w:r>
            </w:ins>
          </w:p>
        </w:tc>
        <w:tc>
          <w:tcPr>
            <w:tcW w:w="725" w:type="dxa"/>
            <w:noWrap w:val="0"/>
            <w:vAlign w:val="top"/>
            <w:tcPrChange w:id="4398" w:author="lg" w:date="2026-01-14T21:48:21Z">
              <w:tcPr>
                <w:tcW w:w="816" w:type="dxa"/>
                <w:noWrap w:val="0"/>
                <w:vAlign w:val="top"/>
              </w:tcPr>
            </w:tcPrChange>
          </w:tcPr>
          <w:p w14:paraId="0ABA511B">
            <w:pPr>
              <w:spacing w:before="0"/>
              <w:jc w:val="left"/>
              <w:rPr>
                <w:ins w:id="4400" w:author="lg" w:date="2026-01-14T21:43:16Z"/>
                <w:rFonts w:hint="eastAsia"/>
                <w:lang w:eastAsia="zh-CN"/>
              </w:rPr>
              <w:pPrChange w:id="4399" w:author="lg" w:date="2026-01-14T21:47:33Z">
                <w:pPr>
                  <w:spacing w:before="0"/>
                  <w:jc w:val="center"/>
                </w:pPr>
              </w:pPrChange>
            </w:pPr>
          </w:p>
        </w:tc>
      </w:tr>
      <w:tr w14:paraId="5F463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402"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401" w:author="lg" w:date="2026-01-14T21:43:16Z"/>
          <w:trPrChange w:id="4402" w:author="lg" w:date="2026-01-14T21:48:21Z">
            <w:trPr>
              <w:trHeight w:val="307" w:hRule="atLeast"/>
              <w:jc w:val="center"/>
            </w:trPr>
          </w:trPrChange>
        </w:trPr>
        <w:tc>
          <w:tcPr>
            <w:tcW w:w="1932" w:type="dxa"/>
            <w:shd w:val="clear" w:color="auto" w:fill="auto"/>
            <w:noWrap w:val="0"/>
            <w:vAlign w:val="top"/>
            <w:tcPrChange w:id="4403" w:author="lg" w:date="2026-01-14T21:48:21Z">
              <w:tcPr>
                <w:tcW w:w="1715" w:type="dxa"/>
                <w:shd w:val="clear" w:color="auto" w:fill="auto"/>
                <w:noWrap w:val="0"/>
                <w:vAlign w:val="top"/>
              </w:tcPr>
            </w:tcPrChange>
          </w:tcPr>
          <w:p w14:paraId="2486561B">
            <w:pPr>
              <w:spacing w:before="0" w:after="0" w:line="240" w:lineRule="auto"/>
              <w:ind w:left="0" w:leftChars="0"/>
              <w:jc w:val="center"/>
              <w:rPr>
                <w:ins w:id="4405" w:author="lg" w:date="2026-01-14T21:43:16Z"/>
                <w:rFonts w:hint="default"/>
                <w:oMath/>
              </w:rPr>
              <w:pPrChange w:id="4404" w:author="lg" w:date="2026-01-14T21:47:46Z">
                <w:pPr>
                  <w:spacing w:before="120" w:after="120" w:line="288" w:lineRule="auto"/>
                  <w:ind w:left="0" w:leftChars="0"/>
                  <w:jc w:val="left"/>
                </w:pPr>
              </w:pPrChange>
            </w:pPr>
            <w:ins w:id="4406" w:author="lg" w:date="2026-01-14T21:44:22Z">
              <w:r>
                <w:rPr/>
                <w:t>结果枝长度范围</w:t>
              </w:r>
            </w:ins>
          </w:p>
        </w:tc>
        <w:tc>
          <w:tcPr>
            <w:tcW w:w="1830" w:type="dxa"/>
            <w:shd w:val="clear" w:color="auto" w:fill="auto"/>
            <w:noWrap w:val="0"/>
            <w:vAlign w:val="top"/>
            <w:tcPrChange w:id="4407" w:author="lg" w:date="2026-01-14T21:48:21Z">
              <w:tcPr>
                <w:tcW w:w="3841" w:type="dxa"/>
                <w:shd w:val="clear" w:color="auto" w:fill="auto"/>
                <w:noWrap w:val="0"/>
                <w:vAlign w:val="top"/>
              </w:tcPr>
            </w:tcPrChange>
          </w:tcPr>
          <w:p w14:paraId="1B62A9C3">
            <w:pPr>
              <w:spacing w:before="0" w:after="0" w:line="240" w:lineRule="auto"/>
              <w:ind w:left="0" w:leftChars="0"/>
              <w:jc w:val="center"/>
              <w:rPr>
                <w:ins w:id="4409" w:author="lg" w:date="2026-01-14T21:43:16Z"/>
                <w:rFonts w:hint="eastAsia"/>
                <w:lang w:val="en-US" w:eastAsia="zh-CN"/>
              </w:rPr>
              <w:pPrChange w:id="4408" w:author="lg" w:date="2026-01-14T21:47:46Z">
                <w:pPr>
                  <w:spacing w:before="120" w:after="120" w:line="288" w:lineRule="auto"/>
                  <w:ind w:left="0" w:leftChars="0"/>
                  <w:jc w:val="left"/>
                </w:pPr>
              </w:pPrChange>
            </w:pPr>
            <w:ins w:id="4410" w:author="lg" w:date="2026-01-14T21:44:22Z">
              <w:r>
                <w:rPr/>
                <w:t>12.22 – 37.05 mm</w:t>
              </w:r>
            </w:ins>
          </w:p>
        </w:tc>
        <w:tc>
          <w:tcPr>
            <w:tcW w:w="3311" w:type="dxa"/>
            <w:shd w:val="clear" w:color="auto" w:fill="auto"/>
            <w:noWrap w:val="0"/>
            <w:vAlign w:val="top"/>
            <w:tcPrChange w:id="4411" w:author="lg" w:date="2026-01-14T21:48:21Z">
              <w:tcPr>
                <w:tcW w:w="1426" w:type="dxa"/>
                <w:shd w:val="clear" w:color="auto" w:fill="auto"/>
                <w:noWrap w:val="0"/>
                <w:vAlign w:val="top"/>
              </w:tcPr>
            </w:tcPrChange>
          </w:tcPr>
          <w:p w14:paraId="75B2CA77">
            <w:pPr>
              <w:spacing w:before="0" w:after="0" w:line="240" w:lineRule="auto"/>
              <w:ind w:left="0" w:leftChars="0"/>
              <w:jc w:val="center"/>
              <w:rPr>
                <w:ins w:id="4413" w:author="lg" w:date="2026-01-14T21:43:16Z"/>
                <w:rFonts w:hint="eastAsia"/>
                <w:lang w:val="en-US" w:eastAsia="zh-CN"/>
              </w:rPr>
              <w:pPrChange w:id="4412" w:author="lg" w:date="2026-01-14T21:47:46Z">
                <w:pPr>
                  <w:spacing w:before="120" w:after="120" w:line="288" w:lineRule="auto"/>
                  <w:ind w:left="0" w:leftChars="0"/>
                  <w:jc w:val="left"/>
                </w:pPr>
              </w:pPrChange>
            </w:pPr>
            <w:ins w:id="4414" w:author="lg" w:date="2026-01-14T21:44:22Z">
              <w:r>
                <w:rPr/>
                <w:t>确定可夹持长度</w:t>
              </w:r>
            </w:ins>
          </w:p>
        </w:tc>
        <w:tc>
          <w:tcPr>
            <w:tcW w:w="725" w:type="dxa"/>
            <w:noWrap w:val="0"/>
            <w:vAlign w:val="top"/>
            <w:tcPrChange w:id="4415" w:author="lg" w:date="2026-01-14T21:48:21Z">
              <w:tcPr>
                <w:tcW w:w="816" w:type="dxa"/>
                <w:noWrap w:val="0"/>
                <w:vAlign w:val="top"/>
              </w:tcPr>
            </w:tcPrChange>
          </w:tcPr>
          <w:p w14:paraId="062F0F2A">
            <w:pPr>
              <w:spacing w:before="0"/>
              <w:jc w:val="left"/>
              <w:rPr>
                <w:ins w:id="4417" w:author="lg" w:date="2026-01-14T21:43:16Z"/>
                <w:rFonts w:hint="eastAsia"/>
                <w:lang w:eastAsia="zh-CN"/>
              </w:rPr>
              <w:pPrChange w:id="4416" w:author="lg" w:date="2026-01-14T21:47:33Z">
                <w:pPr>
                  <w:spacing w:before="0"/>
                  <w:jc w:val="center"/>
                </w:pPr>
              </w:pPrChange>
            </w:pPr>
          </w:p>
        </w:tc>
      </w:tr>
      <w:tr w14:paraId="1EA68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419"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418" w:author="lg" w:date="2026-01-14T21:43:16Z"/>
          <w:trPrChange w:id="4419" w:author="lg" w:date="2026-01-14T21:48:21Z">
            <w:trPr>
              <w:trHeight w:val="307" w:hRule="atLeast"/>
              <w:jc w:val="center"/>
            </w:trPr>
          </w:trPrChange>
        </w:trPr>
        <w:tc>
          <w:tcPr>
            <w:tcW w:w="1932" w:type="dxa"/>
            <w:shd w:val="clear" w:color="auto" w:fill="auto"/>
            <w:noWrap w:val="0"/>
            <w:vAlign w:val="top"/>
            <w:tcPrChange w:id="4420" w:author="lg" w:date="2026-01-14T21:48:21Z">
              <w:tcPr>
                <w:tcW w:w="1715" w:type="dxa"/>
                <w:shd w:val="clear" w:color="auto" w:fill="auto"/>
                <w:noWrap w:val="0"/>
                <w:vAlign w:val="top"/>
              </w:tcPr>
            </w:tcPrChange>
          </w:tcPr>
          <w:p w14:paraId="2D8C4B55">
            <w:pPr>
              <w:spacing w:before="0" w:after="0" w:line="240" w:lineRule="auto"/>
              <w:ind w:left="0" w:leftChars="0"/>
              <w:jc w:val="center"/>
              <w:rPr>
                <w:ins w:id="4422" w:author="lg" w:date="2026-01-14T21:43:16Z"/>
                <w:rFonts w:hint="default"/>
                <w:oMath/>
              </w:rPr>
              <w:pPrChange w:id="4421" w:author="lg" w:date="2026-01-14T21:47:46Z">
                <w:pPr>
                  <w:spacing w:before="120" w:after="120" w:line="288" w:lineRule="auto"/>
                  <w:ind w:left="0" w:leftChars="0"/>
                  <w:jc w:val="left"/>
                </w:pPr>
              </w:pPrChange>
            </w:pPr>
            <w:ins w:id="4423" w:author="lg" w:date="2026-01-14T21:44:22Z">
              <w:r>
                <w:rPr/>
                <w:t>剪断结果枝所需最大剪切力</w:t>
              </w:r>
            </w:ins>
          </w:p>
        </w:tc>
        <w:tc>
          <w:tcPr>
            <w:tcW w:w="1830" w:type="dxa"/>
            <w:shd w:val="clear" w:color="auto" w:fill="auto"/>
            <w:noWrap w:val="0"/>
            <w:vAlign w:val="top"/>
            <w:tcPrChange w:id="4424" w:author="lg" w:date="2026-01-14T21:48:21Z">
              <w:tcPr>
                <w:tcW w:w="3841" w:type="dxa"/>
                <w:shd w:val="clear" w:color="auto" w:fill="auto"/>
                <w:noWrap w:val="0"/>
                <w:vAlign w:val="top"/>
              </w:tcPr>
            </w:tcPrChange>
          </w:tcPr>
          <w:p w14:paraId="1C72CF2D">
            <w:pPr>
              <w:spacing w:before="0" w:after="0" w:line="240" w:lineRule="auto"/>
              <w:ind w:left="0" w:leftChars="0"/>
              <w:jc w:val="center"/>
              <w:rPr>
                <w:ins w:id="4426" w:author="lg" w:date="2026-01-14T21:43:16Z"/>
                <w:rFonts w:hint="eastAsia"/>
                <w:lang w:val="en-US" w:eastAsia="zh-CN"/>
              </w:rPr>
              <w:pPrChange w:id="4425" w:author="lg" w:date="2026-01-14T21:47:46Z">
                <w:pPr>
                  <w:spacing w:before="120" w:after="120" w:line="288" w:lineRule="auto"/>
                  <w:ind w:left="0" w:leftChars="0"/>
                  <w:jc w:val="left"/>
                </w:pPr>
              </w:pPrChange>
            </w:pPr>
            <w:ins w:id="4427" w:author="lg" w:date="2026-01-14T21:44:22Z">
              <w:r>
                <w:rPr/>
                <w:t>73.01 N</w:t>
              </w:r>
            </w:ins>
          </w:p>
        </w:tc>
        <w:tc>
          <w:tcPr>
            <w:tcW w:w="3311" w:type="dxa"/>
            <w:shd w:val="clear" w:color="auto" w:fill="auto"/>
            <w:noWrap w:val="0"/>
            <w:vAlign w:val="top"/>
            <w:tcPrChange w:id="4428" w:author="lg" w:date="2026-01-14T21:48:21Z">
              <w:tcPr>
                <w:tcW w:w="1426" w:type="dxa"/>
                <w:shd w:val="clear" w:color="auto" w:fill="auto"/>
                <w:noWrap w:val="0"/>
                <w:vAlign w:val="top"/>
              </w:tcPr>
            </w:tcPrChange>
          </w:tcPr>
          <w:p w14:paraId="1E5BA29C">
            <w:pPr>
              <w:spacing w:before="0" w:after="0" w:line="240" w:lineRule="auto"/>
              <w:ind w:left="0" w:leftChars="0"/>
              <w:jc w:val="center"/>
              <w:rPr>
                <w:ins w:id="4430" w:author="lg" w:date="2026-01-14T21:43:16Z"/>
                <w:rFonts w:hint="eastAsia"/>
                <w:lang w:val="en-US" w:eastAsia="zh-CN"/>
              </w:rPr>
              <w:pPrChange w:id="4429" w:author="lg" w:date="2026-01-14T21:47:46Z">
                <w:pPr>
                  <w:spacing w:before="120" w:after="120" w:line="288" w:lineRule="auto"/>
                  <w:ind w:left="0" w:leftChars="0"/>
                  <w:jc w:val="left"/>
                </w:pPr>
              </w:pPrChange>
            </w:pPr>
            <w:ins w:id="4431" w:author="lg" w:date="2026-01-14T21:44:22Z">
              <w:r>
                <w:rPr/>
                <w:t>机构设计必须超越的力学阈值</w:t>
              </w:r>
            </w:ins>
          </w:p>
        </w:tc>
        <w:tc>
          <w:tcPr>
            <w:tcW w:w="725" w:type="dxa"/>
            <w:noWrap w:val="0"/>
            <w:vAlign w:val="top"/>
            <w:tcPrChange w:id="4432" w:author="lg" w:date="2026-01-14T21:48:21Z">
              <w:tcPr>
                <w:tcW w:w="816" w:type="dxa"/>
                <w:noWrap w:val="0"/>
                <w:vAlign w:val="top"/>
              </w:tcPr>
            </w:tcPrChange>
          </w:tcPr>
          <w:p w14:paraId="24C3B99B">
            <w:pPr>
              <w:spacing w:before="0"/>
              <w:jc w:val="left"/>
              <w:rPr>
                <w:ins w:id="4434" w:author="lg" w:date="2026-01-14T21:43:16Z"/>
                <w:rFonts w:hint="eastAsia"/>
                <w:lang w:eastAsia="zh-CN"/>
              </w:rPr>
              <w:pPrChange w:id="4433" w:author="lg" w:date="2026-01-14T21:47:33Z">
                <w:pPr>
                  <w:spacing w:before="0"/>
                  <w:jc w:val="center"/>
                </w:pPr>
              </w:pPrChange>
            </w:pPr>
          </w:p>
        </w:tc>
      </w:tr>
      <w:tr w14:paraId="46617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436"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435" w:author="lg" w:date="2026-01-14T21:43:16Z"/>
          <w:trPrChange w:id="4436" w:author="lg" w:date="2026-01-14T21:48:21Z">
            <w:trPr>
              <w:trHeight w:val="307" w:hRule="atLeast"/>
              <w:jc w:val="center"/>
            </w:trPr>
          </w:trPrChange>
        </w:trPr>
        <w:tc>
          <w:tcPr>
            <w:tcW w:w="1932" w:type="dxa"/>
            <w:shd w:val="clear" w:color="auto" w:fill="auto"/>
            <w:noWrap w:val="0"/>
            <w:vAlign w:val="top"/>
            <w:tcPrChange w:id="4437" w:author="lg" w:date="2026-01-14T21:48:21Z">
              <w:tcPr>
                <w:tcW w:w="1715" w:type="dxa"/>
                <w:shd w:val="clear" w:color="auto" w:fill="auto"/>
                <w:noWrap w:val="0"/>
                <w:vAlign w:val="top"/>
              </w:tcPr>
            </w:tcPrChange>
          </w:tcPr>
          <w:p w14:paraId="1F52CBBB">
            <w:pPr>
              <w:spacing w:before="0" w:after="0" w:line="240" w:lineRule="auto"/>
              <w:ind w:left="0" w:leftChars="0"/>
              <w:jc w:val="center"/>
              <w:rPr>
                <w:ins w:id="4439" w:author="lg" w:date="2026-01-14T21:43:16Z"/>
                <w:rFonts w:hint="eastAsia"/>
                <w:lang w:val="en-US" w:eastAsia="zh-CN"/>
              </w:rPr>
              <w:pPrChange w:id="4438" w:author="lg" w:date="2026-01-14T21:49:56Z">
                <w:pPr>
                  <w:spacing w:before="120" w:after="120" w:line="288" w:lineRule="auto"/>
                  <w:ind w:left="0" w:leftChars="0"/>
                  <w:jc w:val="left"/>
                </w:pPr>
              </w:pPrChange>
            </w:pPr>
            <w:ins w:id="4440" w:author="lg" w:date="2026-01-14T21:44:22Z">
              <w:r>
                <w:rPr/>
                <w:t>夹剪机构产生的平均剪切力</w:t>
              </w:r>
            </w:ins>
          </w:p>
        </w:tc>
        <w:tc>
          <w:tcPr>
            <w:tcW w:w="1830" w:type="dxa"/>
            <w:shd w:val="clear" w:color="auto" w:fill="auto"/>
            <w:noWrap w:val="0"/>
            <w:vAlign w:val="top"/>
            <w:tcPrChange w:id="4441" w:author="lg" w:date="2026-01-14T21:48:21Z">
              <w:tcPr>
                <w:tcW w:w="3841" w:type="dxa"/>
                <w:shd w:val="clear" w:color="auto" w:fill="auto"/>
                <w:noWrap w:val="0"/>
                <w:vAlign w:val="top"/>
              </w:tcPr>
            </w:tcPrChange>
          </w:tcPr>
          <w:p w14:paraId="072192DA">
            <w:pPr>
              <w:spacing w:before="0" w:after="0" w:line="240" w:lineRule="auto"/>
              <w:ind w:left="0" w:leftChars="0"/>
              <w:jc w:val="center"/>
              <w:rPr>
                <w:ins w:id="4443" w:author="lg" w:date="2026-01-14T21:43:16Z"/>
                <w:rFonts w:hint="eastAsia"/>
                <w:lang w:val="en-US" w:eastAsia="zh-CN"/>
              </w:rPr>
              <w:pPrChange w:id="4442" w:author="lg" w:date="2026-01-14T21:49:56Z">
                <w:pPr>
                  <w:spacing w:before="120" w:after="120" w:line="288" w:lineRule="auto"/>
                  <w:ind w:left="0" w:leftChars="0"/>
                  <w:jc w:val="left"/>
                </w:pPr>
              </w:pPrChange>
            </w:pPr>
            <w:ins w:id="4444" w:author="lg" w:date="2026-01-14T21:44:22Z">
              <w:r>
                <w:rPr/>
                <w:t>213.75 N</w:t>
              </w:r>
            </w:ins>
          </w:p>
        </w:tc>
        <w:tc>
          <w:tcPr>
            <w:tcW w:w="3311" w:type="dxa"/>
            <w:shd w:val="clear" w:color="auto" w:fill="auto"/>
            <w:noWrap w:val="0"/>
            <w:vAlign w:val="top"/>
            <w:tcPrChange w:id="4445" w:author="lg" w:date="2026-01-14T21:48:21Z">
              <w:tcPr>
                <w:tcW w:w="1426" w:type="dxa"/>
                <w:shd w:val="clear" w:color="auto" w:fill="auto"/>
                <w:noWrap w:val="0"/>
                <w:vAlign w:val="top"/>
              </w:tcPr>
            </w:tcPrChange>
          </w:tcPr>
          <w:p w14:paraId="164A5DDC">
            <w:pPr>
              <w:spacing w:before="0" w:after="0" w:line="240" w:lineRule="auto"/>
              <w:ind w:left="0" w:leftChars="0"/>
              <w:jc w:val="center"/>
              <w:rPr>
                <w:ins w:id="4447" w:author="lg" w:date="2026-01-14T21:43:16Z"/>
                <w:rFonts w:hint="eastAsia"/>
                <w:lang w:val="en-US" w:eastAsia="zh-CN"/>
              </w:rPr>
              <w:pPrChange w:id="4446" w:author="lg" w:date="2026-01-14T21:49:45Z">
                <w:pPr>
                  <w:spacing w:before="120" w:after="120" w:line="288" w:lineRule="auto"/>
                  <w:ind w:left="0" w:leftChars="0"/>
                  <w:jc w:val="left"/>
                </w:pPr>
              </w:pPrChange>
            </w:pPr>
            <w:ins w:id="4448" w:author="lg" w:date="2026-01-14T21:44:22Z">
              <w:r>
                <w:rPr/>
                <w:t>大于73.01 N，满足剪切需求</w:t>
              </w:r>
            </w:ins>
          </w:p>
        </w:tc>
        <w:tc>
          <w:tcPr>
            <w:tcW w:w="725" w:type="dxa"/>
            <w:noWrap w:val="0"/>
            <w:vAlign w:val="top"/>
            <w:tcPrChange w:id="4449" w:author="lg" w:date="2026-01-14T21:48:21Z">
              <w:tcPr>
                <w:tcW w:w="816" w:type="dxa"/>
                <w:noWrap w:val="0"/>
                <w:vAlign w:val="top"/>
              </w:tcPr>
            </w:tcPrChange>
          </w:tcPr>
          <w:p w14:paraId="3F41FB4F">
            <w:pPr>
              <w:spacing w:before="0"/>
              <w:jc w:val="left"/>
              <w:rPr>
                <w:ins w:id="4451" w:author="lg" w:date="2026-01-14T21:43:16Z"/>
                <w:rFonts w:hint="eastAsia"/>
                <w:lang w:eastAsia="zh-CN"/>
              </w:rPr>
              <w:pPrChange w:id="4450" w:author="lg" w:date="2026-01-14T21:47:33Z">
                <w:pPr>
                  <w:spacing w:before="0"/>
                  <w:jc w:val="center"/>
                </w:pPr>
              </w:pPrChange>
            </w:pPr>
          </w:p>
        </w:tc>
      </w:tr>
      <w:tr w14:paraId="4A8E1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453"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452" w:author="lg" w:date="2026-01-14T21:43:16Z"/>
          <w:trPrChange w:id="4453" w:author="lg" w:date="2026-01-14T21:48:21Z">
            <w:trPr>
              <w:trHeight w:val="307" w:hRule="atLeast"/>
              <w:jc w:val="center"/>
            </w:trPr>
          </w:trPrChange>
        </w:trPr>
        <w:tc>
          <w:tcPr>
            <w:tcW w:w="1932" w:type="dxa"/>
            <w:shd w:val="clear" w:color="auto" w:fill="auto"/>
            <w:noWrap w:val="0"/>
            <w:vAlign w:val="top"/>
            <w:tcPrChange w:id="4454" w:author="lg" w:date="2026-01-14T21:48:21Z">
              <w:tcPr>
                <w:tcW w:w="1715" w:type="dxa"/>
                <w:shd w:val="clear" w:color="auto" w:fill="auto"/>
                <w:noWrap w:val="0"/>
                <w:vAlign w:val="top"/>
              </w:tcPr>
            </w:tcPrChange>
          </w:tcPr>
          <w:p w14:paraId="5856B200">
            <w:pPr>
              <w:spacing w:before="0" w:after="0" w:line="240" w:lineRule="auto"/>
              <w:ind w:left="0" w:leftChars="0"/>
              <w:jc w:val="center"/>
              <w:rPr>
                <w:ins w:id="4456" w:author="lg" w:date="2026-01-14T21:43:16Z"/>
                <w:rFonts w:hint="eastAsia"/>
                <w:lang w:val="en-US" w:eastAsia="zh-CN"/>
              </w:rPr>
              <w:pPrChange w:id="4455" w:author="lg" w:date="2026-01-14T21:49:56Z">
                <w:pPr>
                  <w:spacing w:before="120" w:after="120" w:line="288" w:lineRule="auto"/>
                  <w:ind w:left="0" w:leftChars="0"/>
                  <w:jc w:val="left"/>
                </w:pPr>
              </w:pPrChange>
            </w:pPr>
            <w:ins w:id="4457" w:author="lg" w:date="2026-01-14T21:44:22Z">
              <w:r>
                <w:rPr/>
                <w:t>夹剪机构产生的最小夹持力</w:t>
              </w:r>
            </w:ins>
          </w:p>
        </w:tc>
        <w:tc>
          <w:tcPr>
            <w:tcW w:w="1830" w:type="dxa"/>
            <w:shd w:val="clear" w:color="auto" w:fill="auto"/>
            <w:noWrap w:val="0"/>
            <w:vAlign w:val="top"/>
            <w:tcPrChange w:id="4458" w:author="lg" w:date="2026-01-14T21:48:21Z">
              <w:tcPr>
                <w:tcW w:w="3841" w:type="dxa"/>
                <w:shd w:val="clear" w:color="auto" w:fill="auto"/>
                <w:noWrap w:val="0"/>
                <w:vAlign w:val="top"/>
              </w:tcPr>
            </w:tcPrChange>
          </w:tcPr>
          <w:p w14:paraId="4AEC6502">
            <w:pPr>
              <w:spacing w:before="0" w:after="0" w:line="240" w:lineRule="auto"/>
              <w:ind w:left="0" w:leftChars="0"/>
              <w:jc w:val="center"/>
              <w:rPr>
                <w:ins w:id="4460" w:author="lg" w:date="2026-01-14T21:43:16Z"/>
                <w:rFonts w:hint="eastAsia"/>
                <w:lang w:val="en-US" w:eastAsia="zh-CN"/>
              </w:rPr>
              <w:pPrChange w:id="4459" w:author="lg" w:date="2026-01-14T21:49:56Z">
                <w:pPr>
                  <w:spacing w:before="120" w:after="120" w:line="288" w:lineRule="auto"/>
                  <w:ind w:left="0" w:leftChars="0"/>
                  <w:jc w:val="left"/>
                </w:pPr>
              </w:pPrChange>
            </w:pPr>
            <w:ins w:id="4461" w:author="lg" w:date="2026-01-14T21:44:22Z">
              <w:r>
                <w:rPr/>
                <w:t>9.52 N</w:t>
              </w:r>
            </w:ins>
          </w:p>
        </w:tc>
        <w:tc>
          <w:tcPr>
            <w:tcW w:w="3311" w:type="dxa"/>
            <w:shd w:val="clear" w:color="auto" w:fill="auto"/>
            <w:noWrap w:val="0"/>
            <w:vAlign w:val="top"/>
            <w:tcPrChange w:id="4462" w:author="lg" w:date="2026-01-14T21:48:21Z">
              <w:tcPr>
                <w:tcW w:w="1426" w:type="dxa"/>
                <w:shd w:val="clear" w:color="auto" w:fill="auto"/>
                <w:noWrap w:val="0"/>
                <w:vAlign w:val="top"/>
              </w:tcPr>
            </w:tcPrChange>
          </w:tcPr>
          <w:p w14:paraId="3BB6A28A">
            <w:pPr>
              <w:spacing w:before="0" w:after="0" w:line="240" w:lineRule="auto"/>
              <w:ind w:left="0" w:leftChars="0"/>
              <w:jc w:val="center"/>
              <w:rPr>
                <w:ins w:id="4464" w:author="lg" w:date="2026-01-14T21:43:16Z"/>
                <w:rFonts w:hint="eastAsia"/>
                <w:lang w:val="en-US" w:eastAsia="zh-CN"/>
              </w:rPr>
              <w:pPrChange w:id="4463" w:author="lg" w:date="2026-01-14T21:49:45Z">
                <w:pPr>
                  <w:spacing w:before="120" w:after="120" w:line="288" w:lineRule="auto"/>
                  <w:ind w:left="0" w:leftChars="0"/>
                  <w:jc w:val="left"/>
                </w:pPr>
              </w:pPrChange>
            </w:pPr>
            <w:ins w:id="4465" w:author="lg" w:date="2026-01-14T21:44:22Z">
              <w:r>
                <w:rPr/>
                <w:t>大于最大果实重量(4.75 N)，满足夹持防落需求</w:t>
              </w:r>
            </w:ins>
          </w:p>
        </w:tc>
        <w:tc>
          <w:tcPr>
            <w:tcW w:w="725" w:type="dxa"/>
            <w:shd w:val="clear" w:color="auto" w:fill="auto"/>
            <w:noWrap w:val="0"/>
            <w:vAlign w:val="top"/>
            <w:tcPrChange w:id="4466" w:author="lg" w:date="2026-01-14T21:48:21Z">
              <w:tcPr>
                <w:tcW w:w="816" w:type="dxa"/>
                <w:shd w:val="clear" w:color="auto" w:fill="auto"/>
                <w:noWrap w:val="0"/>
                <w:vAlign w:val="top"/>
              </w:tcPr>
            </w:tcPrChange>
          </w:tcPr>
          <w:p w14:paraId="25C1D01D">
            <w:pPr>
              <w:spacing w:before="0"/>
              <w:jc w:val="left"/>
              <w:rPr>
                <w:ins w:id="4468" w:author="lg" w:date="2026-01-14T21:43:16Z"/>
                <w:rFonts w:hint="eastAsia"/>
                <w:lang w:val="en-US" w:eastAsia="zh-CN"/>
              </w:rPr>
              <w:pPrChange w:id="4467" w:author="lg" w:date="2026-01-14T21:47:33Z">
                <w:pPr>
                  <w:spacing w:before="0"/>
                  <w:jc w:val="center"/>
                </w:pPr>
              </w:pPrChange>
            </w:pPr>
          </w:p>
        </w:tc>
      </w:tr>
      <w:tr w14:paraId="68E829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470"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469" w:author="lg" w:date="2026-01-14T21:43:16Z"/>
          <w:trPrChange w:id="4470" w:author="lg" w:date="2026-01-14T21:48:21Z">
            <w:trPr>
              <w:trHeight w:val="307" w:hRule="atLeast"/>
              <w:jc w:val="center"/>
            </w:trPr>
          </w:trPrChange>
        </w:trPr>
        <w:tc>
          <w:tcPr>
            <w:tcW w:w="1932" w:type="dxa"/>
            <w:shd w:val="clear" w:color="auto" w:fill="auto"/>
            <w:noWrap w:val="0"/>
            <w:vAlign w:val="top"/>
            <w:tcPrChange w:id="4471" w:author="lg" w:date="2026-01-14T21:48:21Z">
              <w:tcPr>
                <w:tcW w:w="1715" w:type="dxa"/>
                <w:shd w:val="clear" w:color="auto" w:fill="auto"/>
                <w:noWrap w:val="0"/>
                <w:vAlign w:val="top"/>
              </w:tcPr>
            </w:tcPrChange>
          </w:tcPr>
          <w:p w14:paraId="60F701C1">
            <w:pPr>
              <w:spacing w:before="0" w:after="0" w:line="240" w:lineRule="auto"/>
              <w:ind w:left="0" w:leftChars="0"/>
              <w:jc w:val="center"/>
              <w:rPr>
                <w:ins w:id="4473" w:author="lg" w:date="2026-01-14T21:43:16Z"/>
                <w:rFonts w:hint="eastAsia"/>
                <w:lang w:val="en-US" w:eastAsia="zh-CN"/>
              </w:rPr>
              <w:pPrChange w:id="4472" w:author="lg" w:date="2026-01-14T21:49:56Z">
                <w:pPr>
                  <w:spacing w:before="120" w:after="120" w:line="288" w:lineRule="auto"/>
                  <w:ind w:left="0" w:leftChars="0"/>
                  <w:jc w:val="left"/>
                </w:pPr>
              </w:pPrChange>
            </w:pPr>
            <w:ins w:id="4474" w:author="lg" w:date="2026-01-14T21:44:22Z">
              <w:r>
                <w:rPr/>
                <w:t>剪切点速度范围</w:t>
              </w:r>
            </w:ins>
          </w:p>
        </w:tc>
        <w:tc>
          <w:tcPr>
            <w:tcW w:w="1830" w:type="dxa"/>
            <w:shd w:val="clear" w:color="auto" w:fill="auto"/>
            <w:noWrap w:val="0"/>
            <w:vAlign w:val="top"/>
            <w:tcPrChange w:id="4475" w:author="lg" w:date="2026-01-14T21:48:21Z">
              <w:tcPr>
                <w:tcW w:w="3841" w:type="dxa"/>
                <w:shd w:val="clear" w:color="auto" w:fill="auto"/>
                <w:noWrap w:val="0"/>
                <w:vAlign w:val="top"/>
              </w:tcPr>
            </w:tcPrChange>
          </w:tcPr>
          <w:p w14:paraId="414CAB60">
            <w:pPr>
              <w:spacing w:before="0" w:after="0" w:line="240" w:lineRule="auto"/>
              <w:ind w:left="0" w:leftChars="0"/>
              <w:jc w:val="center"/>
              <w:rPr>
                <w:ins w:id="4477" w:author="lg" w:date="2026-01-14T21:43:16Z"/>
                <w:rFonts w:hint="eastAsia"/>
                <w:lang w:val="en-US" w:eastAsia="zh-CN"/>
              </w:rPr>
              <w:pPrChange w:id="4476" w:author="lg" w:date="2026-01-14T21:49:56Z">
                <w:pPr>
                  <w:spacing w:before="120" w:after="120" w:line="288" w:lineRule="auto"/>
                  <w:ind w:left="0" w:leftChars="0"/>
                  <w:jc w:val="left"/>
                </w:pPr>
              </w:pPrChange>
            </w:pPr>
            <w:ins w:id="4478" w:author="lg" w:date="2026-01-14T21:44:22Z">
              <w:r>
                <w:rPr/>
                <w:t>76.42 – 2085.45 mm/s</w:t>
              </w:r>
            </w:ins>
          </w:p>
        </w:tc>
        <w:tc>
          <w:tcPr>
            <w:tcW w:w="3311" w:type="dxa"/>
            <w:shd w:val="clear" w:color="auto" w:fill="auto"/>
            <w:noWrap w:val="0"/>
            <w:vAlign w:val="top"/>
            <w:tcPrChange w:id="4479" w:author="lg" w:date="2026-01-14T21:48:21Z">
              <w:tcPr>
                <w:tcW w:w="1426" w:type="dxa"/>
                <w:shd w:val="clear" w:color="auto" w:fill="auto"/>
                <w:noWrap w:val="0"/>
                <w:vAlign w:val="top"/>
              </w:tcPr>
            </w:tcPrChange>
          </w:tcPr>
          <w:p w14:paraId="7EC93466">
            <w:pPr>
              <w:spacing w:before="0" w:after="0" w:line="240" w:lineRule="auto"/>
              <w:ind w:left="0" w:leftChars="0"/>
              <w:jc w:val="center"/>
              <w:rPr>
                <w:ins w:id="4481" w:author="lg" w:date="2026-01-14T21:43:16Z"/>
                <w:rFonts w:hint="eastAsia"/>
                <w:lang w:val="en-US" w:eastAsia="zh-CN"/>
              </w:rPr>
              <w:pPrChange w:id="4480" w:author="lg" w:date="2026-01-14T21:49:45Z">
                <w:pPr>
                  <w:spacing w:before="120" w:after="120" w:line="288" w:lineRule="auto"/>
                  <w:ind w:left="0" w:leftChars="0"/>
                  <w:jc w:val="left"/>
                </w:pPr>
              </w:pPrChange>
            </w:pPr>
            <w:ins w:id="4482" w:author="lg" w:date="2026-01-14T21:44:22Z">
              <w:r>
                <w:rPr/>
                <w:t>运动高效，覆盖作业范围</w:t>
              </w:r>
            </w:ins>
          </w:p>
        </w:tc>
        <w:tc>
          <w:tcPr>
            <w:tcW w:w="725" w:type="dxa"/>
            <w:shd w:val="clear" w:color="auto" w:fill="auto"/>
            <w:noWrap w:val="0"/>
            <w:vAlign w:val="top"/>
            <w:tcPrChange w:id="4483" w:author="lg" w:date="2026-01-14T21:48:21Z">
              <w:tcPr>
                <w:tcW w:w="816" w:type="dxa"/>
                <w:shd w:val="clear" w:color="auto" w:fill="auto"/>
                <w:noWrap w:val="0"/>
                <w:vAlign w:val="top"/>
              </w:tcPr>
            </w:tcPrChange>
          </w:tcPr>
          <w:p w14:paraId="428DE8C0">
            <w:pPr>
              <w:spacing w:before="0"/>
              <w:jc w:val="left"/>
              <w:rPr>
                <w:ins w:id="4485" w:author="lg" w:date="2026-01-14T21:43:16Z"/>
                <w:rFonts w:hint="eastAsia"/>
                <w:lang w:val="en-US" w:eastAsia="zh-CN"/>
              </w:rPr>
              <w:pPrChange w:id="4484" w:author="lg" w:date="2026-01-14T21:47:33Z">
                <w:pPr>
                  <w:spacing w:before="0"/>
                  <w:jc w:val="center"/>
                </w:pPr>
              </w:pPrChange>
            </w:pPr>
          </w:p>
        </w:tc>
      </w:tr>
      <w:tr w14:paraId="30039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487"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486" w:author="lg" w:date="2026-01-14T21:43:16Z"/>
          <w:trPrChange w:id="4487" w:author="lg" w:date="2026-01-14T21:48:21Z">
            <w:trPr>
              <w:trHeight w:val="307" w:hRule="atLeast"/>
              <w:jc w:val="center"/>
            </w:trPr>
          </w:trPrChange>
        </w:trPr>
        <w:tc>
          <w:tcPr>
            <w:tcW w:w="1932" w:type="dxa"/>
            <w:shd w:val="clear" w:color="auto" w:fill="auto"/>
            <w:noWrap w:val="0"/>
            <w:vAlign w:val="top"/>
            <w:tcPrChange w:id="4488" w:author="lg" w:date="2026-01-14T21:48:21Z">
              <w:tcPr>
                <w:tcW w:w="1715" w:type="dxa"/>
                <w:shd w:val="clear" w:color="auto" w:fill="auto"/>
                <w:noWrap w:val="0"/>
                <w:vAlign w:val="top"/>
              </w:tcPr>
            </w:tcPrChange>
          </w:tcPr>
          <w:p w14:paraId="01C0BD4B">
            <w:pPr>
              <w:spacing w:before="0" w:after="0" w:line="240" w:lineRule="auto"/>
              <w:ind w:left="0" w:leftChars="0"/>
              <w:jc w:val="center"/>
              <w:rPr>
                <w:ins w:id="4490" w:author="lg" w:date="2026-01-14T21:43:16Z"/>
                <w:rFonts w:hint="eastAsia"/>
                <w:lang w:val="en-US" w:eastAsia="zh-CN"/>
              </w:rPr>
              <w:pPrChange w:id="4489" w:author="lg" w:date="2026-01-14T21:49:56Z">
                <w:pPr>
                  <w:spacing w:before="120" w:after="120" w:line="288" w:lineRule="auto"/>
                  <w:ind w:left="0" w:leftChars="0"/>
                  <w:jc w:val="left"/>
                </w:pPr>
              </w:pPrChange>
            </w:pPr>
            <w:ins w:id="4491" w:author="lg" w:date="2026-01-14T21:44:22Z">
              <w:r>
                <w:rPr/>
                <w:t>剪切点总行程（弧长）</w:t>
              </w:r>
            </w:ins>
          </w:p>
        </w:tc>
        <w:tc>
          <w:tcPr>
            <w:tcW w:w="1830" w:type="dxa"/>
            <w:shd w:val="clear" w:color="auto" w:fill="auto"/>
            <w:noWrap w:val="0"/>
            <w:vAlign w:val="top"/>
            <w:tcPrChange w:id="4492" w:author="lg" w:date="2026-01-14T21:48:21Z">
              <w:tcPr>
                <w:tcW w:w="3841" w:type="dxa"/>
                <w:shd w:val="clear" w:color="auto" w:fill="auto"/>
                <w:noWrap w:val="0"/>
                <w:vAlign w:val="top"/>
              </w:tcPr>
            </w:tcPrChange>
          </w:tcPr>
          <w:p w14:paraId="56D7C182">
            <w:pPr>
              <w:spacing w:before="0" w:after="0" w:line="240" w:lineRule="auto"/>
              <w:ind w:left="0" w:leftChars="0"/>
              <w:jc w:val="center"/>
              <w:rPr>
                <w:ins w:id="4494" w:author="lg" w:date="2026-01-14T21:43:16Z"/>
                <w:rFonts w:hint="eastAsia"/>
                <w:lang w:val="en-US" w:eastAsia="zh-CN"/>
              </w:rPr>
              <w:pPrChange w:id="4493" w:author="lg" w:date="2026-01-14T21:49:56Z">
                <w:pPr>
                  <w:spacing w:before="120" w:after="120" w:line="288" w:lineRule="auto"/>
                  <w:ind w:left="0" w:leftChars="0"/>
                  <w:jc w:val="left"/>
                </w:pPr>
              </w:pPrChange>
            </w:pPr>
            <w:ins w:id="4495" w:author="lg" w:date="2026-01-14T21:44:22Z">
              <w:r>
                <w:rPr/>
                <w:t>56.27 mm</w:t>
              </w:r>
            </w:ins>
          </w:p>
        </w:tc>
        <w:tc>
          <w:tcPr>
            <w:tcW w:w="3311" w:type="dxa"/>
            <w:shd w:val="clear" w:color="auto" w:fill="auto"/>
            <w:noWrap w:val="0"/>
            <w:vAlign w:val="top"/>
            <w:tcPrChange w:id="4496" w:author="lg" w:date="2026-01-14T21:48:21Z">
              <w:tcPr>
                <w:tcW w:w="1426" w:type="dxa"/>
                <w:shd w:val="clear" w:color="auto" w:fill="auto"/>
                <w:noWrap w:val="0"/>
                <w:vAlign w:val="top"/>
              </w:tcPr>
            </w:tcPrChange>
          </w:tcPr>
          <w:p w14:paraId="7C9C37BD">
            <w:pPr>
              <w:spacing w:before="0" w:after="0" w:line="240" w:lineRule="auto"/>
              <w:ind w:left="0" w:leftChars="0"/>
              <w:jc w:val="center"/>
              <w:rPr>
                <w:ins w:id="4498" w:author="lg" w:date="2026-01-14T21:43:16Z"/>
                <w:rFonts w:hint="eastAsia"/>
                <w:lang w:val="en-US" w:eastAsia="zh-CN"/>
              </w:rPr>
              <w:pPrChange w:id="4497" w:author="lg" w:date="2026-01-14T21:49:45Z">
                <w:pPr>
                  <w:spacing w:before="120" w:after="120" w:line="288" w:lineRule="auto"/>
                  <w:ind w:left="0" w:leftChars="0"/>
                  <w:jc w:val="left"/>
                </w:pPr>
              </w:pPrChange>
            </w:pPr>
            <w:ins w:id="4499" w:author="lg" w:date="2026-01-14T21:44:22Z">
              <w:r>
                <w:rPr/>
                <w:t>作业覆盖范围满足田间需求</w:t>
              </w:r>
            </w:ins>
          </w:p>
        </w:tc>
        <w:tc>
          <w:tcPr>
            <w:tcW w:w="725" w:type="dxa"/>
            <w:shd w:val="clear" w:color="auto" w:fill="auto"/>
            <w:noWrap w:val="0"/>
            <w:vAlign w:val="top"/>
            <w:tcPrChange w:id="4500" w:author="lg" w:date="2026-01-14T21:48:21Z">
              <w:tcPr>
                <w:tcW w:w="816" w:type="dxa"/>
                <w:shd w:val="clear" w:color="auto" w:fill="auto"/>
                <w:noWrap w:val="0"/>
                <w:vAlign w:val="top"/>
              </w:tcPr>
            </w:tcPrChange>
          </w:tcPr>
          <w:p w14:paraId="29F979C2">
            <w:pPr>
              <w:spacing w:before="0"/>
              <w:jc w:val="left"/>
              <w:rPr>
                <w:ins w:id="4502" w:author="lg" w:date="2026-01-14T21:43:16Z"/>
                <w:rFonts w:hint="eastAsia"/>
                <w:lang w:val="en-US" w:eastAsia="zh-CN"/>
              </w:rPr>
              <w:pPrChange w:id="4501" w:author="lg" w:date="2026-01-14T21:47:33Z">
                <w:pPr>
                  <w:spacing w:before="0"/>
                  <w:jc w:val="center"/>
                </w:pPr>
              </w:pPrChange>
            </w:pPr>
          </w:p>
        </w:tc>
      </w:tr>
      <w:tr w14:paraId="4C194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504"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503" w:author="lg" w:date="2026-01-14T21:43:16Z"/>
          <w:trPrChange w:id="4504" w:author="lg" w:date="2026-01-14T21:48:21Z">
            <w:trPr>
              <w:trHeight w:val="307" w:hRule="atLeast"/>
              <w:jc w:val="center"/>
            </w:trPr>
          </w:trPrChange>
        </w:trPr>
        <w:tc>
          <w:tcPr>
            <w:tcW w:w="1932" w:type="dxa"/>
            <w:shd w:val="clear" w:color="auto" w:fill="auto"/>
            <w:noWrap w:val="0"/>
            <w:vAlign w:val="top"/>
            <w:tcPrChange w:id="4505" w:author="lg" w:date="2026-01-14T21:48:21Z">
              <w:tcPr>
                <w:tcW w:w="1715" w:type="dxa"/>
                <w:shd w:val="clear" w:color="auto" w:fill="auto"/>
                <w:noWrap w:val="0"/>
                <w:vAlign w:val="top"/>
              </w:tcPr>
            </w:tcPrChange>
          </w:tcPr>
          <w:p w14:paraId="4E37FE8A">
            <w:pPr>
              <w:spacing w:before="0" w:after="0" w:line="240" w:lineRule="auto"/>
              <w:ind w:left="0" w:leftChars="0"/>
              <w:jc w:val="center"/>
              <w:rPr>
                <w:ins w:id="4507" w:author="lg" w:date="2026-01-14T21:43:16Z"/>
                <w:rFonts w:hint="eastAsia"/>
              </w:rPr>
              <w:pPrChange w:id="4506" w:author="lg" w:date="2026-01-14T21:49:56Z">
                <w:pPr>
                  <w:spacing w:before="120" w:after="120" w:line="288" w:lineRule="auto"/>
                  <w:ind w:left="0" w:leftChars="0"/>
                  <w:jc w:val="left"/>
                </w:pPr>
              </w:pPrChange>
            </w:pPr>
            <w:ins w:id="4508" w:author="lg" w:date="2026-01-14T21:44:22Z">
              <w:r>
                <w:rPr/>
                <w:t>最佳采摘方向 (X₁)</w:t>
              </w:r>
            </w:ins>
          </w:p>
        </w:tc>
        <w:tc>
          <w:tcPr>
            <w:tcW w:w="1830" w:type="dxa"/>
            <w:shd w:val="clear" w:color="auto" w:fill="auto"/>
            <w:noWrap w:val="0"/>
            <w:vAlign w:val="top"/>
            <w:tcPrChange w:id="4509" w:author="lg" w:date="2026-01-14T21:48:21Z">
              <w:tcPr>
                <w:tcW w:w="3841" w:type="dxa"/>
                <w:shd w:val="clear" w:color="auto" w:fill="auto"/>
                <w:noWrap w:val="0"/>
                <w:vAlign w:val="top"/>
              </w:tcPr>
            </w:tcPrChange>
          </w:tcPr>
          <w:p w14:paraId="6FF92058">
            <w:pPr>
              <w:spacing w:before="0" w:after="0" w:line="240" w:lineRule="auto"/>
              <w:ind w:left="0" w:leftChars="0"/>
              <w:jc w:val="center"/>
              <w:rPr>
                <w:ins w:id="4511" w:author="lg" w:date="2026-01-14T21:43:16Z"/>
                <w:rFonts w:hint="eastAsia"/>
              </w:rPr>
              <w:pPrChange w:id="4510" w:author="lg" w:date="2026-01-14T21:49:56Z">
                <w:pPr>
                  <w:spacing w:before="120" w:after="120" w:line="288" w:lineRule="auto"/>
                  <w:ind w:left="0" w:leftChars="0"/>
                  <w:jc w:val="left"/>
                </w:pPr>
              </w:pPrChange>
            </w:pPr>
            <w:ins w:id="4512" w:author="lg" w:date="2026-01-14T21:44:22Z">
              <w:r>
                <w:rPr/>
                <w:t>90°</w:t>
              </w:r>
            </w:ins>
          </w:p>
        </w:tc>
        <w:tc>
          <w:tcPr>
            <w:tcW w:w="3311" w:type="dxa"/>
            <w:shd w:val="clear" w:color="auto" w:fill="auto"/>
            <w:noWrap w:val="0"/>
            <w:vAlign w:val="top"/>
            <w:tcPrChange w:id="4513" w:author="lg" w:date="2026-01-14T21:48:21Z">
              <w:tcPr>
                <w:tcW w:w="1426" w:type="dxa"/>
                <w:shd w:val="clear" w:color="auto" w:fill="auto"/>
                <w:noWrap w:val="0"/>
                <w:vAlign w:val="top"/>
              </w:tcPr>
            </w:tcPrChange>
          </w:tcPr>
          <w:p w14:paraId="6E81AA58">
            <w:pPr>
              <w:spacing w:before="0" w:after="0" w:line="240" w:lineRule="auto"/>
              <w:ind w:left="0" w:leftChars="0"/>
              <w:jc w:val="center"/>
              <w:rPr>
                <w:ins w:id="4515" w:author="lg" w:date="2026-01-14T21:43:16Z"/>
                <w:rFonts w:hint="eastAsia"/>
              </w:rPr>
              <w:pPrChange w:id="4514" w:author="lg" w:date="2026-01-14T21:49:45Z">
                <w:pPr>
                  <w:spacing w:before="120" w:after="120" w:line="288" w:lineRule="auto"/>
                  <w:ind w:left="0" w:leftChars="0"/>
                  <w:jc w:val="left"/>
                </w:pPr>
              </w:pPrChange>
            </w:pPr>
            <w:ins w:id="4516" w:author="lg" w:date="2026-01-14T21:44:22Z">
              <w:r>
                <w:rPr/>
                <w:t>综合确定的最优作业参数组合</w:t>
              </w:r>
            </w:ins>
          </w:p>
        </w:tc>
        <w:tc>
          <w:tcPr>
            <w:tcW w:w="725" w:type="dxa"/>
            <w:shd w:val="clear" w:color="auto" w:fill="auto"/>
            <w:noWrap w:val="0"/>
            <w:vAlign w:val="top"/>
            <w:tcPrChange w:id="4517" w:author="lg" w:date="2026-01-14T21:48:21Z">
              <w:tcPr>
                <w:tcW w:w="816" w:type="dxa"/>
                <w:shd w:val="clear" w:color="auto" w:fill="auto"/>
                <w:noWrap w:val="0"/>
                <w:vAlign w:val="top"/>
              </w:tcPr>
            </w:tcPrChange>
          </w:tcPr>
          <w:p w14:paraId="09AB9D89">
            <w:pPr>
              <w:spacing w:before="0"/>
              <w:jc w:val="left"/>
              <w:rPr>
                <w:ins w:id="4519" w:author="lg" w:date="2026-01-14T21:43:16Z"/>
                <w:rFonts w:hint="eastAsia"/>
                <w:lang w:val="en-US" w:eastAsia="zh-CN"/>
              </w:rPr>
              <w:pPrChange w:id="4518" w:author="lg" w:date="2026-01-14T21:47:33Z">
                <w:pPr>
                  <w:spacing w:before="0"/>
                  <w:jc w:val="center"/>
                </w:pPr>
              </w:pPrChange>
            </w:pPr>
          </w:p>
        </w:tc>
      </w:tr>
      <w:tr w14:paraId="54012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521"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520" w:author="lg" w:date="2026-01-14T21:43:16Z"/>
          <w:trPrChange w:id="4521" w:author="lg" w:date="2026-01-14T21:48:21Z">
            <w:trPr>
              <w:trHeight w:val="307" w:hRule="atLeast"/>
              <w:jc w:val="center"/>
            </w:trPr>
          </w:trPrChange>
        </w:trPr>
        <w:tc>
          <w:tcPr>
            <w:tcW w:w="1932" w:type="dxa"/>
            <w:shd w:val="clear" w:color="auto" w:fill="auto"/>
            <w:noWrap w:val="0"/>
            <w:vAlign w:val="top"/>
            <w:tcPrChange w:id="4522" w:author="lg" w:date="2026-01-14T21:48:21Z">
              <w:tcPr>
                <w:tcW w:w="1715" w:type="dxa"/>
                <w:shd w:val="clear" w:color="auto" w:fill="auto"/>
                <w:noWrap w:val="0"/>
                <w:vAlign w:val="top"/>
              </w:tcPr>
            </w:tcPrChange>
          </w:tcPr>
          <w:p w14:paraId="26C7AAEB">
            <w:pPr>
              <w:spacing w:before="0" w:after="0" w:line="240" w:lineRule="auto"/>
              <w:ind w:left="0" w:leftChars="0"/>
              <w:jc w:val="center"/>
              <w:rPr>
                <w:ins w:id="4524" w:author="lg" w:date="2026-01-14T21:43:16Z"/>
                <w:rFonts w:hint="eastAsia"/>
              </w:rPr>
              <w:pPrChange w:id="4523" w:author="lg" w:date="2026-01-14T21:49:56Z">
                <w:pPr>
                  <w:spacing w:before="120" w:after="120" w:line="288" w:lineRule="auto"/>
                  <w:ind w:left="0" w:leftChars="0"/>
                  <w:jc w:val="left"/>
                </w:pPr>
              </w:pPrChange>
            </w:pPr>
            <w:ins w:id="4525" w:author="lg" w:date="2026-01-14T21:44:22Z">
              <w:r>
                <w:rPr/>
                <w:t>最佳剪切角度 (X₂)</w:t>
              </w:r>
            </w:ins>
          </w:p>
        </w:tc>
        <w:tc>
          <w:tcPr>
            <w:tcW w:w="1830" w:type="dxa"/>
            <w:shd w:val="clear" w:color="auto" w:fill="auto"/>
            <w:noWrap w:val="0"/>
            <w:vAlign w:val="top"/>
            <w:tcPrChange w:id="4526" w:author="lg" w:date="2026-01-14T21:48:21Z">
              <w:tcPr>
                <w:tcW w:w="3841" w:type="dxa"/>
                <w:shd w:val="clear" w:color="auto" w:fill="auto"/>
                <w:noWrap w:val="0"/>
                <w:vAlign w:val="top"/>
              </w:tcPr>
            </w:tcPrChange>
          </w:tcPr>
          <w:p w14:paraId="5537195C">
            <w:pPr>
              <w:spacing w:before="0" w:after="0" w:line="240" w:lineRule="auto"/>
              <w:ind w:left="0" w:leftChars="0"/>
              <w:jc w:val="center"/>
              <w:rPr>
                <w:ins w:id="4528" w:author="lg" w:date="2026-01-14T21:43:16Z"/>
                <w:rFonts w:hint="eastAsia"/>
              </w:rPr>
              <w:pPrChange w:id="4527" w:author="lg" w:date="2026-01-14T21:49:56Z">
                <w:pPr>
                  <w:spacing w:before="120" w:after="120" w:line="288" w:lineRule="auto"/>
                  <w:ind w:left="0" w:leftChars="0"/>
                  <w:jc w:val="left"/>
                </w:pPr>
              </w:pPrChange>
            </w:pPr>
            <w:ins w:id="4529" w:author="lg" w:date="2026-01-14T21:44:22Z">
              <w:r>
                <w:rPr/>
                <w:t>-45°</w:t>
              </w:r>
            </w:ins>
          </w:p>
        </w:tc>
        <w:tc>
          <w:tcPr>
            <w:tcW w:w="3311" w:type="dxa"/>
            <w:shd w:val="clear" w:color="auto" w:fill="auto"/>
            <w:noWrap w:val="0"/>
            <w:vAlign w:val="top"/>
            <w:tcPrChange w:id="4530" w:author="lg" w:date="2026-01-14T21:48:21Z">
              <w:tcPr>
                <w:tcW w:w="1426" w:type="dxa"/>
                <w:shd w:val="clear" w:color="auto" w:fill="auto"/>
                <w:noWrap w:val="0"/>
                <w:vAlign w:val="top"/>
              </w:tcPr>
            </w:tcPrChange>
          </w:tcPr>
          <w:p w14:paraId="4F379A4C">
            <w:pPr>
              <w:spacing w:before="0" w:after="0" w:line="240" w:lineRule="auto"/>
              <w:ind w:left="0" w:leftChars="0"/>
              <w:jc w:val="center"/>
              <w:rPr>
                <w:ins w:id="4532" w:author="lg" w:date="2026-01-14T21:43:16Z"/>
                <w:rFonts w:hint="eastAsia"/>
              </w:rPr>
              <w:pPrChange w:id="4531" w:author="lg" w:date="2026-01-14T21:49:45Z">
                <w:pPr>
                  <w:spacing w:before="120" w:after="120" w:line="288" w:lineRule="auto"/>
                  <w:ind w:left="0" w:leftChars="0"/>
                  <w:jc w:val="left"/>
                </w:pPr>
              </w:pPrChange>
            </w:pPr>
            <w:ins w:id="4533" w:author="lg" w:date="2026-01-14T21:44:22Z">
              <w:r>
                <w:rPr/>
                <w:t>综合确定的最优作业参数组合</w:t>
              </w:r>
            </w:ins>
          </w:p>
        </w:tc>
        <w:tc>
          <w:tcPr>
            <w:tcW w:w="725" w:type="dxa"/>
            <w:shd w:val="clear" w:color="auto" w:fill="auto"/>
            <w:noWrap w:val="0"/>
            <w:vAlign w:val="top"/>
            <w:tcPrChange w:id="4534" w:author="lg" w:date="2026-01-14T21:48:21Z">
              <w:tcPr>
                <w:tcW w:w="816" w:type="dxa"/>
                <w:shd w:val="clear" w:color="auto" w:fill="auto"/>
                <w:noWrap w:val="0"/>
                <w:vAlign w:val="top"/>
              </w:tcPr>
            </w:tcPrChange>
          </w:tcPr>
          <w:p w14:paraId="11F60647">
            <w:pPr>
              <w:spacing w:before="0"/>
              <w:jc w:val="left"/>
              <w:rPr>
                <w:ins w:id="4536" w:author="lg" w:date="2026-01-14T21:43:16Z"/>
                <w:rFonts w:hint="eastAsia"/>
                <w:lang w:val="en-US" w:eastAsia="zh-CN"/>
              </w:rPr>
              <w:pPrChange w:id="4535" w:author="lg" w:date="2026-01-14T21:47:33Z">
                <w:pPr>
                  <w:spacing w:before="0"/>
                  <w:jc w:val="center"/>
                </w:pPr>
              </w:pPrChange>
            </w:pPr>
          </w:p>
        </w:tc>
      </w:tr>
      <w:tr w14:paraId="301391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538"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537" w:author="lg" w:date="2026-01-14T21:43:16Z"/>
          <w:trPrChange w:id="4538" w:author="lg" w:date="2026-01-14T21:48:21Z">
            <w:trPr>
              <w:trHeight w:val="307" w:hRule="atLeast"/>
              <w:jc w:val="center"/>
            </w:trPr>
          </w:trPrChange>
        </w:trPr>
        <w:tc>
          <w:tcPr>
            <w:tcW w:w="1932" w:type="dxa"/>
            <w:shd w:val="clear" w:color="auto" w:fill="auto"/>
            <w:noWrap w:val="0"/>
            <w:vAlign w:val="top"/>
            <w:tcPrChange w:id="4539" w:author="lg" w:date="2026-01-14T21:48:21Z">
              <w:tcPr>
                <w:tcW w:w="1715" w:type="dxa"/>
                <w:shd w:val="clear" w:color="auto" w:fill="auto"/>
                <w:noWrap w:val="0"/>
                <w:vAlign w:val="top"/>
              </w:tcPr>
            </w:tcPrChange>
          </w:tcPr>
          <w:p w14:paraId="3C8D718F">
            <w:pPr>
              <w:spacing w:before="0" w:after="0" w:line="240" w:lineRule="auto"/>
              <w:ind w:left="0" w:leftChars="0"/>
              <w:jc w:val="center"/>
              <w:rPr>
                <w:ins w:id="4541" w:author="lg" w:date="2026-01-14T21:43:16Z"/>
                <w:rFonts w:hint="eastAsia"/>
                <w:lang w:val="en-US" w:eastAsia="zh-CN"/>
              </w:rPr>
              <w:pPrChange w:id="4540" w:author="lg" w:date="2026-01-14T21:49:56Z">
                <w:pPr>
                  <w:spacing w:before="120" w:after="120" w:line="288" w:lineRule="auto"/>
                  <w:ind w:left="0" w:leftChars="0"/>
                  <w:jc w:val="left"/>
                </w:pPr>
              </w:pPrChange>
            </w:pPr>
            <w:ins w:id="4542" w:author="lg" w:date="2026-01-14T21:44:22Z">
              <w:r>
                <w:rPr/>
                <w:t>最佳喂入深度 (X₃)</w:t>
              </w:r>
            </w:ins>
          </w:p>
        </w:tc>
        <w:tc>
          <w:tcPr>
            <w:tcW w:w="1830" w:type="dxa"/>
            <w:shd w:val="clear" w:color="auto" w:fill="auto"/>
            <w:noWrap w:val="0"/>
            <w:vAlign w:val="top"/>
            <w:tcPrChange w:id="4543" w:author="lg" w:date="2026-01-14T21:48:21Z">
              <w:tcPr>
                <w:tcW w:w="3841" w:type="dxa"/>
                <w:shd w:val="clear" w:color="auto" w:fill="auto"/>
                <w:noWrap w:val="0"/>
                <w:vAlign w:val="top"/>
              </w:tcPr>
            </w:tcPrChange>
          </w:tcPr>
          <w:p w14:paraId="7BEE337A">
            <w:pPr>
              <w:spacing w:before="0" w:after="0" w:line="240" w:lineRule="auto"/>
              <w:ind w:left="0" w:leftChars="0"/>
              <w:jc w:val="center"/>
              <w:rPr>
                <w:ins w:id="4545" w:author="lg" w:date="2026-01-14T21:43:16Z"/>
                <w:rFonts w:hint="eastAsia"/>
                <w:lang w:val="en-US" w:eastAsia="zh-CN"/>
              </w:rPr>
              <w:pPrChange w:id="4544" w:author="lg" w:date="2026-01-14T21:49:56Z">
                <w:pPr>
                  <w:spacing w:before="120" w:after="120" w:line="288" w:lineRule="auto"/>
                  <w:ind w:left="0" w:leftChars="0"/>
                  <w:jc w:val="left"/>
                </w:pPr>
              </w:pPrChange>
            </w:pPr>
            <w:ins w:id="4546" w:author="lg" w:date="2026-01-14T21:44:22Z">
              <w:r>
                <w:rPr/>
                <w:t>45 mm</w:t>
              </w:r>
            </w:ins>
          </w:p>
        </w:tc>
        <w:tc>
          <w:tcPr>
            <w:tcW w:w="3311" w:type="dxa"/>
            <w:shd w:val="clear" w:color="auto" w:fill="auto"/>
            <w:noWrap w:val="0"/>
            <w:vAlign w:val="top"/>
            <w:tcPrChange w:id="4547" w:author="lg" w:date="2026-01-14T21:48:21Z">
              <w:tcPr>
                <w:tcW w:w="1426" w:type="dxa"/>
                <w:shd w:val="clear" w:color="auto" w:fill="auto"/>
                <w:noWrap w:val="0"/>
                <w:vAlign w:val="top"/>
              </w:tcPr>
            </w:tcPrChange>
          </w:tcPr>
          <w:p w14:paraId="6827B2A2">
            <w:pPr>
              <w:spacing w:before="0" w:after="0" w:line="240" w:lineRule="auto"/>
              <w:ind w:left="0" w:leftChars="0"/>
              <w:jc w:val="center"/>
              <w:rPr>
                <w:ins w:id="4549" w:author="lg" w:date="2026-01-14T21:43:16Z"/>
                <w:rFonts w:hint="eastAsia"/>
                <w:lang w:val="en-US" w:eastAsia="zh-CN"/>
              </w:rPr>
              <w:pPrChange w:id="4548" w:author="lg" w:date="2026-01-14T21:49:45Z">
                <w:pPr>
                  <w:spacing w:before="120" w:after="120" w:line="288" w:lineRule="auto"/>
                  <w:ind w:left="0" w:leftChars="0"/>
                  <w:jc w:val="left"/>
                </w:pPr>
              </w:pPrChange>
            </w:pPr>
            <w:ins w:id="4550" w:author="lg" w:date="2026-01-14T21:44:22Z">
              <w:r>
                <w:rPr/>
                <w:t>综合确定的最优作业参数组合</w:t>
              </w:r>
            </w:ins>
          </w:p>
        </w:tc>
        <w:tc>
          <w:tcPr>
            <w:tcW w:w="725" w:type="dxa"/>
            <w:shd w:val="clear" w:color="auto" w:fill="auto"/>
            <w:noWrap w:val="0"/>
            <w:vAlign w:val="top"/>
            <w:tcPrChange w:id="4551" w:author="lg" w:date="2026-01-14T21:48:21Z">
              <w:tcPr>
                <w:tcW w:w="816" w:type="dxa"/>
                <w:shd w:val="clear" w:color="auto" w:fill="auto"/>
                <w:noWrap w:val="0"/>
                <w:vAlign w:val="top"/>
              </w:tcPr>
            </w:tcPrChange>
          </w:tcPr>
          <w:p w14:paraId="4E4E6C56">
            <w:pPr>
              <w:spacing w:before="0"/>
              <w:jc w:val="left"/>
              <w:rPr>
                <w:ins w:id="4553" w:author="lg" w:date="2026-01-14T21:43:16Z"/>
                <w:rFonts w:hint="eastAsia"/>
                <w:lang w:val="en-US" w:eastAsia="zh-CN"/>
              </w:rPr>
              <w:pPrChange w:id="4552" w:author="lg" w:date="2026-01-14T21:47:33Z">
                <w:pPr>
                  <w:spacing w:before="0"/>
                  <w:jc w:val="center"/>
                </w:pPr>
              </w:pPrChange>
            </w:pPr>
          </w:p>
        </w:tc>
      </w:tr>
      <w:tr w14:paraId="38D6A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555"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554" w:author="lg" w:date="2026-01-14T21:43:16Z"/>
          <w:trPrChange w:id="4555" w:author="lg" w:date="2026-01-14T21:48:21Z">
            <w:trPr>
              <w:trHeight w:val="307" w:hRule="atLeast"/>
              <w:jc w:val="center"/>
            </w:trPr>
          </w:trPrChange>
        </w:trPr>
        <w:tc>
          <w:tcPr>
            <w:tcW w:w="1932" w:type="dxa"/>
            <w:shd w:val="clear" w:color="auto" w:fill="auto"/>
            <w:noWrap w:val="0"/>
            <w:vAlign w:val="top"/>
            <w:tcPrChange w:id="4556" w:author="lg" w:date="2026-01-14T21:48:21Z">
              <w:tcPr>
                <w:tcW w:w="1715" w:type="dxa"/>
                <w:shd w:val="clear" w:color="auto" w:fill="auto"/>
                <w:noWrap w:val="0"/>
                <w:vAlign w:val="top"/>
              </w:tcPr>
            </w:tcPrChange>
          </w:tcPr>
          <w:p w14:paraId="32F65F28">
            <w:pPr>
              <w:spacing w:before="0" w:after="0" w:line="240" w:lineRule="auto"/>
              <w:ind w:left="0" w:leftChars="0"/>
              <w:jc w:val="center"/>
              <w:rPr>
                <w:ins w:id="4558" w:author="lg" w:date="2026-01-14T21:43:16Z"/>
                <w:rFonts w:hint="eastAsia"/>
                <w:lang w:val="en-US" w:eastAsia="zh-CN"/>
              </w:rPr>
              <w:pPrChange w:id="4557" w:author="lg" w:date="2026-01-14T21:49:56Z">
                <w:pPr>
                  <w:spacing w:before="120" w:after="120" w:line="288" w:lineRule="auto"/>
                  <w:ind w:left="0" w:leftChars="0"/>
                  <w:jc w:val="left"/>
                </w:pPr>
              </w:pPrChange>
            </w:pPr>
            <w:ins w:id="4559" w:author="lg" w:date="2026-01-14T21:44:22Z">
              <w:r>
                <w:rPr/>
                <w:t>采摘成功率</w:t>
              </w:r>
            </w:ins>
          </w:p>
        </w:tc>
        <w:tc>
          <w:tcPr>
            <w:tcW w:w="1830" w:type="dxa"/>
            <w:shd w:val="clear" w:color="auto" w:fill="auto"/>
            <w:noWrap w:val="0"/>
            <w:vAlign w:val="top"/>
            <w:tcPrChange w:id="4560" w:author="lg" w:date="2026-01-14T21:48:21Z">
              <w:tcPr>
                <w:tcW w:w="3841" w:type="dxa"/>
                <w:shd w:val="clear" w:color="auto" w:fill="auto"/>
                <w:noWrap w:val="0"/>
                <w:vAlign w:val="top"/>
              </w:tcPr>
            </w:tcPrChange>
          </w:tcPr>
          <w:p w14:paraId="2E3AA3FC">
            <w:pPr>
              <w:spacing w:before="0" w:after="0" w:line="240" w:lineRule="auto"/>
              <w:ind w:left="0" w:leftChars="0"/>
              <w:jc w:val="center"/>
              <w:rPr>
                <w:ins w:id="4562" w:author="lg" w:date="2026-01-14T21:43:16Z"/>
                <w:rFonts w:hint="eastAsia"/>
                <w:lang w:val="en-US" w:eastAsia="zh-CN"/>
              </w:rPr>
              <w:pPrChange w:id="4561" w:author="lg" w:date="2026-01-14T21:49:56Z">
                <w:pPr>
                  <w:spacing w:before="120" w:after="120" w:line="288" w:lineRule="auto"/>
                  <w:ind w:left="0" w:leftChars="0"/>
                  <w:jc w:val="left"/>
                </w:pPr>
              </w:pPrChange>
            </w:pPr>
            <w:ins w:id="4563" w:author="lg" w:date="2026-01-14T21:44:22Z">
              <w:r>
                <w:rPr/>
                <w:t>93%</w:t>
              </w:r>
            </w:ins>
          </w:p>
        </w:tc>
        <w:tc>
          <w:tcPr>
            <w:tcW w:w="3311" w:type="dxa"/>
            <w:shd w:val="clear" w:color="auto" w:fill="auto"/>
            <w:noWrap w:val="0"/>
            <w:vAlign w:val="top"/>
            <w:tcPrChange w:id="4564" w:author="lg" w:date="2026-01-14T21:48:21Z">
              <w:tcPr>
                <w:tcW w:w="1426" w:type="dxa"/>
                <w:shd w:val="clear" w:color="auto" w:fill="auto"/>
                <w:noWrap w:val="0"/>
                <w:vAlign w:val="top"/>
              </w:tcPr>
            </w:tcPrChange>
          </w:tcPr>
          <w:p w14:paraId="413CB431">
            <w:pPr>
              <w:spacing w:before="0" w:after="0" w:line="240" w:lineRule="auto"/>
              <w:ind w:left="0" w:leftChars="0"/>
              <w:jc w:val="center"/>
              <w:rPr>
                <w:ins w:id="4566" w:author="lg" w:date="2026-01-14T21:43:16Z"/>
                <w:rFonts w:hint="eastAsia"/>
                <w:lang w:val="en-US" w:eastAsia="zh-CN"/>
              </w:rPr>
              <w:pPrChange w:id="4565" w:author="lg" w:date="2026-01-14T21:49:45Z">
                <w:pPr>
                  <w:spacing w:before="120" w:after="120" w:line="288" w:lineRule="auto"/>
                  <w:ind w:left="0" w:leftChars="0"/>
                  <w:jc w:val="left"/>
                </w:pPr>
              </w:pPrChange>
            </w:pPr>
            <w:ins w:id="4567" w:author="lg" w:date="2026-01-14T21:44:22Z">
              <w:r>
                <w:rPr/>
                <w:t>核心成果：证明了执行器的有效性</w:t>
              </w:r>
            </w:ins>
          </w:p>
        </w:tc>
        <w:tc>
          <w:tcPr>
            <w:tcW w:w="725" w:type="dxa"/>
            <w:shd w:val="clear" w:color="auto" w:fill="auto"/>
            <w:noWrap w:val="0"/>
            <w:vAlign w:val="top"/>
            <w:tcPrChange w:id="4568" w:author="lg" w:date="2026-01-14T21:48:21Z">
              <w:tcPr>
                <w:tcW w:w="816" w:type="dxa"/>
                <w:shd w:val="clear" w:color="auto" w:fill="auto"/>
                <w:noWrap w:val="0"/>
                <w:vAlign w:val="top"/>
              </w:tcPr>
            </w:tcPrChange>
          </w:tcPr>
          <w:p w14:paraId="33D98881">
            <w:pPr>
              <w:spacing w:before="0"/>
              <w:jc w:val="left"/>
              <w:rPr>
                <w:ins w:id="4570" w:author="lg" w:date="2026-01-14T21:43:16Z"/>
                <w:rFonts w:hint="eastAsia"/>
                <w:lang w:val="en-US" w:eastAsia="zh-CN"/>
              </w:rPr>
              <w:pPrChange w:id="4569" w:author="lg" w:date="2026-01-14T21:47:33Z">
                <w:pPr>
                  <w:spacing w:before="0"/>
                  <w:jc w:val="center"/>
                </w:pPr>
              </w:pPrChange>
            </w:pPr>
          </w:p>
        </w:tc>
      </w:tr>
      <w:tr w14:paraId="5B03E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572"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571" w:author="lg" w:date="2026-01-14T21:43:16Z"/>
          <w:trPrChange w:id="4572" w:author="lg" w:date="2026-01-14T21:48:21Z">
            <w:trPr>
              <w:trHeight w:val="307" w:hRule="atLeast"/>
              <w:jc w:val="center"/>
            </w:trPr>
          </w:trPrChange>
        </w:trPr>
        <w:tc>
          <w:tcPr>
            <w:tcW w:w="1932" w:type="dxa"/>
            <w:shd w:val="clear" w:color="auto" w:fill="auto"/>
            <w:noWrap w:val="0"/>
            <w:vAlign w:val="top"/>
            <w:tcPrChange w:id="4573" w:author="lg" w:date="2026-01-14T21:48:21Z">
              <w:tcPr>
                <w:tcW w:w="1715" w:type="dxa"/>
                <w:shd w:val="clear" w:color="auto" w:fill="auto"/>
                <w:noWrap w:val="0"/>
                <w:vAlign w:val="top"/>
              </w:tcPr>
            </w:tcPrChange>
          </w:tcPr>
          <w:p w14:paraId="3308AB17">
            <w:pPr>
              <w:spacing w:before="0" w:after="0" w:line="240" w:lineRule="auto"/>
              <w:ind w:left="0" w:leftChars="0"/>
              <w:jc w:val="center"/>
              <w:rPr>
                <w:ins w:id="4575" w:author="lg" w:date="2026-01-14T21:43:16Z"/>
                <w:rFonts w:hint="eastAsia"/>
              </w:rPr>
              <w:pPrChange w:id="4574" w:author="lg" w:date="2026-01-14T21:49:56Z">
                <w:pPr>
                  <w:spacing w:before="120" w:after="120" w:line="288" w:lineRule="auto"/>
                  <w:ind w:left="0" w:leftChars="0"/>
                  <w:jc w:val="left"/>
                </w:pPr>
              </w:pPrChange>
            </w:pPr>
            <w:ins w:id="4576" w:author="lg" w:date="2026-01-14T21:44:22Z">
              <w:r>
                <w:rPr/>
                <w:t>平均单次作业时间</w:t>
              </w:r>
            </w:ins>
          </w:p>
        </w:tc>
        <w:tc>
          <w:tcPr>
            <w:tcW w:w="1830" w:type="dxa"/>
            <w:shd w:val="clear" w:color="auto" w:fill="auto"/>
            <w:noWrap w:val="0"/>
            <w:vAlign w:val="top"/>
            <w:tcPrChange w:id="4577" w:author="lg" w:date="2026-01-14T21:48:21Z">
              <w:tcPr>
                <w:tcW w:w="3841" w:type="dxa"/>
                <w:shd w:val="clear" w:color="auto" w:fill="auto"/>
                <w:noWrap w:val="0"/>
                <w:vAlign w:val="top"/>
              </w:tcPr>
            </w:tcPrChange>
          </w:tcPr>
          <w:p w14:paraId="683AF709">
            <w:pPr>
              <w:spacing w:before="0" w:after="0" w:line="240" w:lineRule="auto"/>
              <w:ind w:left="0" w:leftChars="0"/>
              <w:jc w:val="center"/>
              <w:rPr>
                <w:ins w:id="4579" w:author="lg" w:date="2026-01-14T21:43:16Z"/>
                <w:rFonts w:hint="eastAsia"/>
              </w:rPr>
              <w:pPrChange w:id="4578" w:author="lg" w:date="2026-01-14T21:49:56Z">
                <w:pPr>
                  <w:spacing w:before="120" w:after="120" w:line="288" w:lineRule="auto"/>
                  <w:ind w:left="0" w:leftChars="0"/>
                  <w:jc w:val="left"/>
                </w:pPr>
              </w:pPrChange>
            </w:pPr>
            <w:ins w:id="4580" w:author="lg" w:date="2026-01-14T21:44:22Z">
              <w:r>
                <w:rPr/>
                <w:t>3.5 s</w:t>
              </w:r>
            </w:ins>
          </w:p>
        </w:tc>
        <w:tc>
          <w:tcPr>
            <w:tcW w:w="3311" w:type="dxa"/>
            <w:shd w:val="clear" w:color="auto" w:fill="auto"/>
            <w:noWrap w:val="0"/>
            <w:vAlign w:val="top"/>
            <w:tcPrChange w:id="4581" w:author="lg" w:date="2026-01-14T21:48:21Z">
              <w:tcPr>
                <w:tcW w:w="1426" w:type="dxa"/>
                <w:shd w:val="clear" w:color="auto" w:fill="auto"/>
                <w:noWrap w:val="0"/>
                <w:vAlign w:val="top"/>
              </w:tcPr>
            </w:tcPrChange>
          </w:tcPr>
          <w:p w14:paraId="6FFBF2AC">
            <w:pPr>
              <w:spacing w:before="0" w:after="0" w:line="240" w:lineRule="auto"/>
              <w:ind w:left="0" w:leftChars="0"/>
              <w:jc w:val="center"/>
              <w:rPr>
                <w:ins w:id="4583" w:author="lg" w:date="2026-01-14T21:43:16Z"/>
                <w:rFonts w:hint="eastAsia"/>
              </w:rPr>
              <w:pPrChange w:id="4582" w:author="lg" w:date="2026-01-14T21:49:45Z">
                <w:pPr>
                  <w:spacing w:before="120" w:after="120" w:line="288" w:lineRule="auto"/>
                  <w:ind w:left="0" w:leftChars="0"/>
                  <w:jc w:val="left"/>
                </w:pPr>
              </w:pPrChange>
            </w:pPr>
            <w:ins w:id="4584" w:author="lg" w:date="2026-01-14T21:44:22Z">
              <w:r>
                <w:rPr/>
                <w:t>核心成果：证明了执行器的作业效率</w:t>
              </w:r>
            </w:ins>
          </w:p>
        </w:tc>
        <w:tc>
          <w:tcPr>
            <w:tcW w:w="725" w:type="dxa"/>
            <w:shd w:val="clear" w:color="auto" w:fill="auto"/>
            <w:noWrap w:val="0"/>
            <w:vAlign w:val="top"/>
            <w:tcPrChange w:id="4585" w:author="lg" w:date="2026-01-14T21:48:21Z">
              <w:tcPr>
                <w:tcW w:w="816" w:type="dxa"/>
                <w:shd w:val="clear" w:color="auto" w:fill="auto"/>
                <w:noWrap w:val="0"/>
                <w:vAlign w:val="top"/>
              </w:tcPr>
            </w:tcPrChange>
          </w:tcPr>
          <w:p w14:paraId="65946530">
            <w:pPr>
              <w:spacing w:before="0"/>
              <w:jc w:val="left"/>
              <w:rPr>
                <w:ins w:id="4587" w:author="lg" w:date="2026-01-14T21:43:16Z"/>
                <w:rFonts w:hint="eastAsia"/>
                <w:lang w:val="en-US" w:eastAsia="zh-CN"/>
              </w:rPr>
              <w:pPrChange w:id="4586" w:author="lg" w:date="2026-01-14T21:47:33Z">
                <w:pPr>
                  <w:spacing w:before="0"/>
                  <w:jc w:val="center"/>
                </w:pPr>
              </w:pPrChange>
            </w:pPr>
          </w:p>
        </w:tc>
      </w:tr>
      <w:tr w14:paraId="798C9E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589"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588" w:author="lg" w:date="2026-01-14T21:43:16Z"/>
          <w:trPrChange w:id="4589" w:author="lg" w:date="2026-01-14T21:48:21Z">
            <w:trPr>
              <w:trHeight w:val="307" w:hRule="atLeast"/>
              <w:jc w:val="center"/>
            </w:trPr>
          </w:trPrChange>
        </w:trPr>
        <w:tc>
          <w:tcPr>
            <w:tcW w:w="1932" w:type="dxa"/>
            <w:shd w:val="clear" w:color="auto" w:fill="auto"/>
            <w:noWrap w:val="0"/>
            <w:vAlign w:val="top"/>
            <w:tcPrChange w:id="4590" w:author="lg" w:date="2026-01-14T21:48:21Z">
              <w:tcPr>
                <w:tcW w:w="1715" w:type="dxa"/>
                <w:shd w:val="clear" w:color="auto" w:fill="auto"/>
                <w:noWrap w:val="0"/>
                <w:vAlign w:val="top"/>
              </w:tcPr>
            </w:tcPrChange>
          </w:tcPr>
          <w:p w14:paraId="67D71C01">
            <w:pPr>
              <w:spacing w:before="0" w:after="0" w:line="240" w:lineRule="auto"/>
              <w:ind w:left="0" w:leftChars="0"/>
              <w:jc w:val="center"/>
              <w:rPr>
                <w:ins w:id="4592" w:author="lg" w:date="2026-01-14T21:43:16Z"/>
                <w:rFonts w:hint="default"/>
                <w:lang w:val="en-US" w:eastAsia="zh-CN"/>
              </w:rPr>
              <w:pPrChange w:id="4591" w:author="lg" w:date="2026-01-14T21:49:56Z">
                <w:pPr>
                  <w:spacing w:before="120" w:after="120" w:line="288" w:lineRule="auto"/>
                  <w:ind w:left="0" w:leftChars="0"/>
                  <w:jc w:val="left"/>
                </w:pPr>
              </w:pPrChange>
            </w:pPr>
            <w:ins w:id="4593" w:author="lg" w:date="2026-01-14T21:44:22Z">
              <w:r>
                <w:rPr/>
                <w:t>结果枝夹持成功率</w:t>
              </w:r>
            </w:ins>
          </w:p>
        </w:tc>
        <w:tc>
          <w:tcPr>
            <w:tcW w:w="1830" w:type="dxa"/>
            <w:shd w:val="clear" w:color="auto" w:fill="auto"/>
            <w:noWrap w:val="0"/>
            <w:vAlign w:val="top"/>
            <w:tcPrChange w:id="4594" w:author="lg" w:date="2026-01-14T21:48:21Z">
              <w:tcPr>
                <w:tcW w:w="3841" w:type="dxa"/>
                <w:shd w:val="clear" w:color="auto" w:fill="auto"/>
                <w:noWrap w:val="0"/>
                <w:vAlign w:val="top"/>
              </w:tcPr>
            </w:tcPrChange>
          </w:tcPr>
          <w:p w14:paraId="41CDF959">
            <w:pPr>
              <w:spacing w:before="0" w:after="0" w:line="240" w:lineRule="auto"/>
              <w:ind w:left="0" w:leftChars="0"/>
              <w:jc w:val="center"/>
              <w:rPr>
                <w:ins w:id="4596" w:author="lg" w:date="2026-01-14T21:43:16Z"/>
                <w:rFonts w:hint="eastAsia"/>
              </w:rPr>
              <w:pPrChange w:id="4595" w:author="lg" w:date="2026-01-14T21:49:56Z">
                <w:pPr>
                  <w:spacing w:before="120" w:after="120" w:line="288" w:lineRule="auto"/>
                  <w:ind w:left="0" w:leftChars="0"/>
                  <w:jc w:val="left"/>
                </w:pPr>
              </w:pPrChange>
            </w:pPr>
            <w:ins w:id="4597" w:author="lg" w:date="2026-01-14T21:44:22Z">
              <w:r>
                <w:rPr/>
                <w:t>100%</w:t>
              </w:r>
            </w:ins>
          </w:p>
        </w:tc>
        <w:tc>
          <w:tcPr>
            <w:tcW w:w="3311" w:type="dxa"/>
            <w:shd w:val="clear" w:color="auto" w:fill="auto"/>
            <w:noWrap w:val="0"/>
            <w:vAlign w:val="top"/>
            <w:tcPrChange w:id="4598" w:author="lg" w:date="2026-01-14T21:48:21Z">
              <w:tcPr>
                <w:tcW w:w="1426" w:type="dxa"/>
                <w:shd w:val="clear" w:color="auto" w:fill="auto"/>
                <w:noWrap w:val="0"/>
                <w:vAlign w:val="top"/>
              </w:tcPr>
            </w:tcPrChange>
          </w:tcPr>
          <w:p w14:paraId="5731A53D">
            <w:pPr>
              <w:spacing w:before="0" w:after="0" w:line="240" w:lineRule="auto"/>
              <w:ind w:left="0" w:leftChars="0"/>
              <w:jc w:val="center"/>
              <w:rPr>
                <w:ins w:id="4600" w:author="lg" w:date="2026-01-14T21:43:16Z"/>
                <w:rFonts w:hint="eastAsia"/>
              </w:rPr>
              <w:pPrChange w:id="4599" w:author="lg" w:date="2026-01-14T21:49:45Z">
                <w:pPr>
                  <w:spacing w:before="120" w:after="120" w:line="288" w:lineRule="auto"/>
                  <w:ind w:left="0" w:leftChars="0"/>
                  <w:jc w:val="left"/>
                </w:pPr>
              </w:pPrChange>
            </w:pPr>
            <w:ins w:id="4601" w:author="lg" w:date="2026-01-14T21:44:22Z">
              <w:r>
                <w:rPr/>
                <w:t>细分性能指标</w:t>
              </w:r>
            </w:ins>
          </w:p>
        </w:tc>
        <w:tc>
          <w:tcPr>
            <w:tcW w:w="725" w:type="dxa"/>
            <w:shd w:val="clear" w:color="auto" w:fill="auto"/>
            <w:noWrap w:val="0"/>
            <w:vAlign w:val="top"/>
            <w:tcPrChange w:id="4602" w:author="lg" w:date="2026-01-14T21:48:21Z">
              <w:tcPr>
                <w:tcW w:w="816" w:type="dxa"/>
                <w:shd w:val="clear" w:color="auto" w:fill="auto"/>
                <w:noWrap w:val="0"/>
                <w:vAlign w:val="top"/>
              </w:tcPr>
            </w:tcPrChange>
          </w:tcPr>
          <w:p w14:paraId="26EE0E31">
            <w:pPr>
              <w:spacing w:before="0"/>
              <w:jc w:val="left"/>
              <w:rPr>
                <w:ins w:id="4604" w:author="lg" w:date="2026-01-14T21:43:16Z"/>
                <w:rFonts w:hint="eastAsia"/>
                <w:lang w:val="en-US" w:eastAsia="zh-CN"/>
              </w:rPr>
              <w:pPrChange w:id="4603" w:author="lg" w:date="2026-01-14T21:47:33Z">
                <w:pPr>
                  <w:spacing w:before="0"/>
                  <w:jc w:val="center"/>
                </w:pPr>
              </w:pPrChange>
            </w:pPr>
          </w:p>
        </w:tc>
      </w:tr>
      <w:tr w14:paraId="3753F8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606" w:author="lg" w:date="2026-01-14T21:48:2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trHeight w:val="307" w:hRule="atLeast"/>
          <w:jc w:val="center"/>
          <w:ins w:id="4605" w:author="lg" w:date="2026-01-14T21:43:16Z"/>
          <w:trPrChange w:id="4606" w:author="lg" w:date="2026-01-14T21:48:21Z">
            <w:trPr>
              <w:trHeight w:val="307" w:hRule="atLeast"/>
              <w:jc w:val="center"/>
            </w:trPr>
          </w:trPrChange>
        </w:trPr>
        <w:tc>
          <w:tcPr>
            <w:tcW w:w="1932" w:type="dxa"/>
            <w:shd w:val="clear" w:color="auto" w:fill="auto"/>
            <w:noWrap w:val="0"/>
            <w:vAlign w:val="top"/>
            <w:tcPrChange w:id="4607" w:author="lg" w:date="2026-01-14T21:48:21Z">
              <w:tcPr>
                <w:tcW w:w="1715" w:type="dxa"/>
                <w:shd w:val="clear" w:color="auto" w:fill="auto"/>
                <w:noWrap w:val="0"/>
                <w:vAlign w:val="top"/>
              </w:tcPr>
            </w:tcPrChange>
          </w:tcPr>
          <w:p w14:paraId="265E8760">
            <w:pPr>
              <w:spacing w:before="0" w:after="0" w:line="240" w:lineRule="auto"/>
              <w:ind w:left="0" w:leftChars="0"/>
              <w:jc w:val="center"/>
              <w:rPr>
                <w:ins w:id="4609" w:author="lg" w:date="2026-01-14T21:43:16Z"/>
                <w:rFonts w:hint="eastAsia"/>
                <w:lang w:val="en-US" w:eastAsia="zh-CN"/>
              </w:rPr>
              <w:pPrChange w:id="4608" w:author="lg" w:date="2026-01-14T21:49:56Z">
                <w:pPr>
                  <w:spacing w:before="120" w:after="120" w:line="288" w:lineRule="auto"/>
                  <w:ind w:left="0" w:leftChars="0"/>
                  <w:jc w:val="left"/>
                </w:pPr>
              </w:pPrChange>
            </w:pPr>
            <w:ins w:id="4610" w:author="lg" w:date="2026-01-14T21:44:22Z">
              <w:r>
                <w:rPr/>
                <w:t>结果枝剪切成功率</w:t>
              </w:r>
            </w:ins>
          </w:p>
        </w:tc>
        <w:tc>
          <w:tcPr>
            <w:tcW w:w="1830" w:type="dxa"/>
            <w:shd w:val="clear" w:color="auto" w:fill="auto"/>
            <w:noWrap w:val="0"/>
            <w:vAlign w:val="top"/>
            <w:tcPrChange w:id="4611" w:author="lg" w:date="2026-01-14T21:48:21Z">
              <w:tcPr>
                <w:tcW w:w="3841" w:type="dxa"/>
                <w:shd w:val="clear" w:color="auto" w:fill="auto"/>
                <w:noWrap w:val="0"/>
                <w:vAlign w:val="top"/>
              </w:tcPr>
            </w:tcPrChange>
          </w:tcPr>
          <w:p w14:paraId="50263735">
            <w:pPr>
              <w:spacing w:before="0" w:after="0" w:line="240" w:lineRule="auto"/>
              <w:ind w:left="0" w:leftChars="0"/>
              <w:jc w:val="center"/>
              <w:rPr>
                <w:ins w:id="4613" w:author="lg" w:date="2026-01-14T21:43:16Z"/>
                <w:rFonts w:hint="eastAsia"/>
              </w:rPr>
              <w:pPrChange w:id="4612" w:author="lg" w:date="2026-01-14T21:49:56Z">
                <w:pPr>
                  <w:spacing w:before="120" w:after="120" w:line="288" w:lineRule="auto"/>
                  <w:ind w:left="0" w:leftChars="0"/>
                  <w:jc w:val="left"/>
                </w:pPr>
              </w:pPrChange>
            </w:pPr>
            <w:ins w:id="4614" w:author="lg" w:date="2026-01-14T21:44:22Z">
              <w:r>
                <w:rPr/>
                <w:t>93%</w:t>
              </w:r>
            </w:ins>
          </w:p>
        </w:tc>
        <w:tc>
          <w:tcPr>
            <w:tcW w:w="3311" w:type="dxa"/>
            <w:shd w:val="clear" w:color="auto" w:fill="auto"/>
            <w:noWrap w:val="0"/>
            <w:vAlign w:val="top"/>
            <w:tcPrChange w:id="4615" w:author="lg" w:date="2026-01-14T21:48:21Z">
              <w:tcPr>
                <w:tcW w:w="1426" w:type="dxa"/>
                <w:shd w:val="clear" w:color="auto" w:fill="auto"/>
                <w:noWrap w:val="0"/>
                <w:vAlign w:val="top"/>
              </w:tcPr>
            </w:tcPrChange>
          </w:tcPr>
          <w:p w14:paraId="43C6F2C8">
            <w:pPr>
              <w:spacing w:before="0" w:after="0" w:line="240" w:lineRule="auto"/>
              <w:ind w:left="0" w:leftChars="0"/>
              <w:jc w:val="center"/>
              <w:rPr>
                <w:ins w:id="4617" w:author="lg" w:date="2026-01-14T21:43:16Z"/>
                <w:rFonts w:hint="eastAsia"/>
              </w:rPr>
              <w:pPrChange w:id="4616" w:author="lg" w:date="2026-01-14T21:49:45Z">
                <w:pPr>
                  <w:spacing w:before="120" w:after="120" w:line="288" w:lineRule="auto"/>
                  <w:ind w:left="0" w:leftChars="0"/>
                  <w:jc w:val="left"/>
                </w:pPr>
              </w:pPrChange>
            </w:pPr>
            <w:ins w:id="4618" w:author="lg" w:date="2026-01-14T21:44:22Z">
              <w:r>
                <w:rPr/>
                <w:t>细分性能指标</w:t>
              </w:r>
            </w:ins>
          </w:p>
        </w:tc>
        <w:tc>
          <w:tcPr>
            <w:tcW w:w="725" w:type="dxa"/>
            <w:shd w:val="clear" w:color="auto" w:fill="auto"/>
            <w:noWrap w:val="0"/>
            <w:vAlign w:val="top"/>
            <w:tcPrChange w:id="4619" w:author="lg" w:date="2026-01-14T21:48:21Z">
              <w:tcPr>
                <w:tcW w:w="816" w:type="dxa"/>
                <w:shd w:val="clear" w:color="auto" w:fill="auto"/>
                <w:noWrap w:val="0"/>
                <w:vAlign w:val="top"/>
              </w:tcPr>
            </w:tcPrChange>
          </w:tcPr>
          <w:p w14:paraId="57068565">
            <w:pPr>
              <w:spacing w:before="0"/>
              <w:jc w:val="left"/>
              <w:rPr>
                <w:ins w:id="4621" w:author="lg" w:date="2026-01-14T21:43:16Z"/>
                <w:rFonts w:hint="eastAsia"/>
                <w:lang w:val="en-US" w:eastAsia="zh-CN"/>
              </w:rPr>
              <w:pPrChange w:id="4620" w:author="lg" w:date="2026-01-14T21:47:33Z">
                <w:pPr>
                  <w:spacing w:before="0"/>
                  <w:jc w:val="center"/>
                </w:pPr>
              </w:pPrChange>
            </w:pPr>
          </w:p>
        </w:tc>
      </w:tr>
    </w:tbl>
    <w:p w14:paraId="67198701">
      <w:pPr>
        <w:wordWrap/>
        <w:spacing w:before="0" w:beforeLines="0" w:after="0" w:afterLines="0"/>
        <w:ind w:left="420" w:leftChars="200"/>
        <w:rPr>
          <w:ins w:id="4623" w:author="lg" w:date="2026-01-14T21:13:25Z"/>
          <w:rFonts w:hint="default" w:ascii="Times New Roman" w:hAnsi="Times New Roman" w:eastAsia="宋体"/>
          <w:color w:val="auto"/>
          <w:szCs w:val="21"/>
          <w:highlight w:val="none"/>
          <w:shd w:val="clear" w:color="auto" w:fill="auto"/>
          <w:rPrChange w:id="4624" w:author="lg" w:date="2026-01-14T21:13:36Z">
            <w:rPr>
              <w:ins w:id="4625" w:author="lg" w:date="2026-01-14T21:13:25Z"/>
              <w:rFonts w:hint="eastAsia" w:ascii="Times New Roman" w:hAnsi="Times New Roman" w:eastAsia="微软雅黑"/>
              <w:color w:val="666666"/>
              <w:szCs w:val="18"/>
              <w:highlight w:val="none"/>
              <w:shd w:val="clear" w:color="auto" w:fill="FFFFFF"/>
            </w:rPr>
          </w:rPrChange>
        </w:rPr>
        <w:pPrChange w:id="4622" w:author="lg" w:date="2026-01-14T21:13:36Z">
          <w:pPr>
            <w:tabs>
              <w:tab w:val="left" w:pos="420"/>
            </w:tabs>
            <w:wordWrap w:val="0"/>
            <w:spacing w:before="156" w:beforeLines="50" w:after="156" w:afterLines="50"/>
          </w:pPr>
        </w:pPrChange>
      </w:pPr>
      <w:ins w:id="4626" w:author="lg" w:date="2026-01-14T21:13:25Z">
        <w:r>
          <w:rPr>
            <w:rFonts w:hint="eastAsia" w:ascii="Times New Roman" w:hAnsi="Times New Roman" w:eastAsia="宋体"/>
            <w:color w:val="000000"/>
            <w:szCs w:val="21"/>
            <w:highlight w:val="none"/>
            <w:shd w:val="clear" w:color="auto" w:fill="auto"/>
            <w:rPrChange w:id="4627" w:author="lg" w:date="2026-01-14T21:13:36Z">
              <w:rPr>
                <w:rFonts w:hint="eastAsia" w:ascii="Times New Roman" w:hAnsi="Times New Roman" w:eastAsia="微软雅黑"/>
                <w:color w:val="666666"/>
                <w:szCs w:val="18"/>
                <w:highlight w:val="none"/>
                <w:shd w:val="clear" w:color="auto" w:fill="FFFFFF"/>
              </w:rPr>
            </w:rPrChange>
          </w:rPr>
          <w:tab/>
        </w:r>
      </w:ins>
      <w:ins w:id="4628" w:author="lg" w:date="2026-01-14T21:13:25Z">
        <w:r>
          <w:rPr>
            <w:rFonts w:hint="eastAsia" w:ascii="Times New Roman" w:hAnsi="Times New Roman" w:eastAsia="宋体"/>
            <w:color w:val="000000"/>
            <w:szCs w:val="21"/>
            <w:highlight w:val="none"/>
            <w:shd w:val="clear" w:color="auto" w:fill="auto"/>
            <w:rPrChange w:id="4629" w:author="lg" w:date="2026-01-14T21:13:36Z">
              <w:rPr>
                <w:rFonts w:hint="eastAsia" w:ascii="Times New Roman" w:hAnsi="Times New Roman" w:eastAsia="微软雅黑"/>
                <w:color w:val="666666"/>
                <w:szCs w:val="18"/>
                <w:highlight w:val="none"/>
                <w:shd w:val="clear" w:color="auto" w:fill="FFFFFF"/>
              </w:rPr>
            </w:rPrChange>
          </w:rPr>
          <w:tab/>
        </w:r>
      </w:ins>
      <w:ins w:id="4630" w:author="lg" w:date="2026-01-14T21:13:25Z">
        <w:r>
          <w:rPr>
            <w:rFonts w:hint="eastAsia" w:ascii="Times New Roman" w:hAnsi="Times New Roman" w:eastAsia="宋体"/>
            <w:color w:val="000000"/>
            <w:szCs w:val="21"/>
            <w:highlight w:val="none"/>
            <w:shd w:val="clear" w:color="auto" w:fill="auto"/>
            <w:rPrChange w:id="4631" w:author="lg" w:date="2026-01-14T21:13:36Z">
              <w:rPr>
                <w:rFonts w:hint="eastAsia" w:ascii="Times New Roman" w:hAnsi="Times New Roman" w:eastAsia="微软雅黑"/>
                <w:color w:val="666666"/>
                <w:szCs w:val="18"/>
                <w:highlight w:val="none"/>
                <w:shd w:val="clear" w:color="auto" w:fill="FFFFFF"/>
              </w:rPr>
            </w:rPrChange>
          </w:rPr>
          <w:tab/>
        </w:r>
      </w:ins>
      <w:ins w:id="4632" w:author="lg" w:date="2026-01-14T21:13:25Z">
        <w:r>
          <w:rPr>
            <w:rFonts w:hint="eastAsia" w:ascii="Times New Roman" w:hAnsi="Times New Roman" w:eastAsia="宋体"/>
            <w:color w:val="000000"/>
            <w:szCs w:val="21"/>
            <w:highlight w:val="none"/>
            <w:shd w:val="clear" w:color="auto" w:fill="auto"/>
            <w:rPrChange w:id="4633" w:author="lg" w:date="2026-01-14T21:13:36Z">
              <w:rPr>
                <w:rFonts w:hint="eastAsia" w:ascii="Times New Roman" w:hAnsi="Times New Roman" w:eastAsia="微软雅黑"/>
                <w:color w:val="666666"/>
                <w:szCs w:val="18"/>
                <w:highlight w:val="none"/>
                <w:shd w:val="clear" w:color="auto" w:fill="FFFFFF"/>
              </w:rPr>
            </w:rPrChange>
          </w:rPr>
          <w:tab/>
        </w:r>
      </w:ins>
    </w:p>
    <w:p w14:paraId="4FAF2978">
      <w:pPr>
        <w:wordWrap/>
        <w:spacing w:before="0" w:beforeLines="0" w:after="0" w:afterLines="0"/>
        <w:ind w:left="420" w:leftChars="200"/>
        <w:rPr>
          <w:ins w:id="4635" w:author="lg" w:date="2026-01-14T21:13:25Z"/>
          <w:rFonts w:hint="default" w:ascii="Times New Roman" w:hAnsi="Times New Roman" w:eastAsia="宋体"/>
          <w:color w:val="auto"/>
          <w:szCs w:val="21"/>
          <w:highlight w:val="none"/>
          <w:shd w:val="clear" w:color="auto" w:fill="auto"/>
          <w:rPrChange w:id="4636" w:author="lg" w:date="2026-01-14T21:13:36Z">
            <w:rPr>
              <w:ins w:id="4637" w:author="lg" w:date="2026-01-14T21:13:25Z"/>
              <w:rFonts w:hint="eastAsia" w:ascii="Times New Roman" w:hAnsi="Times New Roman" w:eastAsia="微软雅黑"/>
              <w:color w:val="666666"/>
              <w:szCs w:val="18"/>
              <w:highlight w:val="none"/>
              <w:shd w:val="clear" w:color="auto" w:fill="FFFFFF"/>
            </w:rPr>
          </w:rPrChange>
        </w:rPr>
        <w:pPrChange w:id="4634" w:author="lg" w:date="2026-01-14T21:13:36Z">
          <w:pPr>
            <w:tabs>
              <w:tab w:val="left" w:pos="420"/>
            </w:tabs>
            <w:wordWrap w:val="0"/>
            <w:spacing w:before="156" w:beforeLines="50" w:after="156" w:afterLines="50"/>
          </w:pPr>
        </w:pPrChange>
      </w:pPr>
      <w:ins w:id="4638" w:author="lg" w:date="2026-01-14T21:13:25Z">
        <w:r>
          <w:rPr>
            <w:rFonts w:hint="eastAsia" w:ascii="Times New Roman" w:hAnsi="Times New Roman" w:eastAsia="宋体"/>
            <w:color w:val="000000"/>
            <w:szCs w:val="21"/>
            <w:highlight w:val="none"/>
            <w:shd w:val="clear" w:color="auto" w:fill="auto"/>
            <w:rPrChange w:id="4639" w:author="lg" w:date="2026-01-14T21:13:36Z">
              <w:rPr>
                <w:rFonts w:hint="eastAsia" w:ascii="Times New Roman" w:hAnsi="Times New Roman" w:eastAsia="微软雅黑"/>
                <w:color w:val="666666"/>
                <w:szCs w:val="18"/>
                <w:highlight w:val="none"/>
                <w:shd w:val="clear" w:color="auto" w:fill="FFFFFF"/>
              </w:rPr>
            </w:rPrChange>
          </w:rPr>
          <w:tab/>
        </w:r>
      </w:ins>
      <w:ins w:id="4640" w:author="lg" w:date="2026-01-14T21:13:25Z">
        <w:r>
          <w:rPr>
            <w:rFonts w:hint="eastAsia" w:ascii="Times New Roman" w:hAnsi="Times New Roman" w:eastAsia="宋体"/>
            <w:color w:val="000000"/>
            <w:szCs w:val="21"/>
            <w:highlight w:val="none"/>
            <w:shd w:val="clear" w:color="auto" w:fill="auto"/>
            <w:rPrChange w:id="4641" w:author="lg" w:date="2026-01-14T21:13:36Z">
              <w:rPr>
                <w:rFonts w:hint="eastAsia" w:ascii="Times New Roman" w:hAnsi="Times New Roman" w:eastAsia="微软雅黑"/>
                <w:color w:val="666666"/>
                <w:szCs w:val="18"/>
                <w:highlight w:val="none"/>
                <w:shd w:val="clear" w:color="auto" w:fill="FFFFFF"/>
              </w:rPr>
            </w:rPrChange>
          </w:rPr>
          <w:tab/>
        </w:r>
      </w:ins>
      <w:ins w:id="4642" w:author="lg" w:date="2026-01-14T21:13:25Z">
        <w:r>
          <w:rPr>
            <w:rFonts w:hint="eastAsia" w:ascii="Times New Roman" w:hAnsi="Times New Roman" w:eastAsia="宋体"/>
            <w:color w:val="000000"/>
            <w:szCs w:val="21"/>
            <w:highlight w:val="none"/>
            <w:shd w:val="clear" w:color="auto" w:fill="auto"/>
            <w:rPrChange w:id="4643" w:author="lg" w:date="2026-01-14T21:13:36Z">
              <w:rPr>
                <w:rFonts w:hint="eastAsia" w:ascii="Times New Roman" w:hAnsi="Times New Roman" w:eastAsia="微软雅黑"/>
                <w:color w:val="666666"/>
                <w:szCs w:val="18"/>
                <w:highlight w:val="none"/>
                <w:shd w:val="clear" w:color="auto" w:fill="FFFFFF"/>
              </w:rPr>
            </w:rPrChange>
          </w:rPr>
          <w:tab/>
        </w:r>
      </w:ins>
    </w:p>
    <w:p w14:paraId="75E10D82">
      <w:pPr>
        <w:tabs>
          <w:tab w:val="left" w:pos="420"/>
        </w:tabs>
        <w:wordWrap w:val="0"/>
        <w:spacing w:before="156" w:beforeLines="50" w:after="156" w:afterLines="50"/>
        <w:ind w:left="420" w:leftChars="200"/>
        <w:jc w:val="center"/>
        <w:rPr>
          <w:ins w:id="4645" w:author="lg" w:date="2026-01-14T21:13:25Z"/>
          <w:rFonts w:hint="eastAsia" w:ascii="Times New Roman" w:hAnsi="Times New Roman" w:eastAsia="宋体"/>
          <w:color w:val="000000"/>
          <w:szCs w:val="21"/>
          <w:highlight w:val="none"/>
          <w:shd w:val="clear" w:color="auto" w:fill="auto"/>
          <w:rPrChange w:id="4646" w:author="lg" w:date="2026-01-14T21:13:36Z">
            <w:rPr>
              <w:ins w:id="4647" w:author="lg" w:date="2026-01-14T21:13:25Z"/>
              <w:rFonts w:hint="eastAsia" w:ascii="Times New Roman" w:hAnsi="Times New Roman" w:eastAsia="微软雅黑"/>
              <w:color w:val="666666"/>
              <w:szCs w:val="18"/>
              <w:highlight w:val="none"/>
              <w:shd w:val="clear" w:color="auto" w:fill="FFFFFF"/>
            </w:rPr>
          </w:rPrChange>
        </w:rPr>
        <w:pPrChange w:id="4644" w:author="lg" w:date="2026-01-14T21:13:36Z">
          <w:pPr>
            <w:tabs>
              <w:tab w:val="left" w:pos="420"/>
            </w:tabs>
            <w:wordWrap w:val="0"/>
            <w:spacing w:before="156" w:beforeLines="50" w:after="156" w:afterLines="50"/>
          </w:pPr>
        </w:pPrChange>
      </w:pPr>
      <w:ins w:id="4648" w:author="lg" w:date="2026-01-14T21:13:25Z">
        <w:r>
          <w:rPr>
            <w:rFonts w:hint="eastAsia" w:ascii="Times New Roman" w:hAnsi="Times New Roman" w:eastAsia="宋体"/>
            <w:color w:val="000000"/>
            <w:szCs w:val="21"/>
            <w:highlight w:val="none"/>
            <w:shd w:val="clear" w:color="auto" w:fill="auto"/>
            <w:rPrChange w:id="4649" w:author="lg" w:date="2026-01-14T21:13:36Z">
              <w:rPr>
                <w:rFonts w:hint="eastAsia" w:ascii="Times New Roman" w:hAnsi="Times New Roman" w:eastAsia="微软雅黑"/>
                <w:color w:val="666666"/>
                <w:szCs w:val="18"/>
                <w:highlight w:val="none"/>
                <w:shd w:val="clear" w:color="auto" w:fill="FFFFFF"/>
              </w:rPr>
            </w:rPrChange>
          </w:rPr>
          <w:tab/>
        </w:r>
      </w:ins>
      <w:ins w:id="4650" w:author="lg" w:date="2026-01-14T21:13:25Z">
        <w:r>
          <w:rPr>
            <w:rFonts w:hint="eastAsia" w:ascii="Times New Roman" w:hAnsi="Times New Roman" w:eastAsia="宋体"/>
            <w:color w:val="000000"/>
            <w:szCs w:val="21"/>
            <w:highlight w:val="none"/>
            <w:shd w:val="clear" w:color="auto" w:fill="auto"/>
            <w:rPrChange w:id="4651" w:author="lg" w:date="2026-01-14T21:13:36Z">
              <w:rPr>
                <w:rFonts w:hint="eastAsia" w:ascii="Times New Roman" w:hAnsi="Times New Roman" w:eastAsia="微软雅黑"/>
                <w:color w:val="666666"/>
                <w:szCs w:val="18"/>
                <w:highlight w:val="none"/>
                <w:shd w:val="clear" w:color="auto" w:fill="FFFFFF"/>
              </w:rPr>
            </w:rPrChange>
          </w:rPr>
          <w:tab/>
        </w:r>
      </w:ins>
      <w:ins w:id="4652" w:author="lg" w:date="2026-01-14T21:13:25Z">
        <w:r>
          <w:rPr>
            <w:rFonts w:hint="eastAsia" w:ascii="Times New Roman" w:hAnsi="Times New Roman" w:eastAsia="宋体"/>
            <w:color w:val="000000"/>
            <w:szCs w:val="21"/>
            <w:highlight w:val="none"/>
            <w:shd w:val="clear" w:color="auto" w:fill="auto"/>
            <w:rPrChange w:id="4653" w:author="lg" w:date="2026-01-14T21:13:36Z">
              <w:rPr>
                <w:rFonts w:hint="eastAsia" w:ascii="Times New Roman" w:hAnsi="Times New Roman" w:eastAsia="微软雅黑"/>
                <w:color w:val="666666"/>
                <w:szCs w:val="18"/>
                <w:highlight w:val="none"/>
                <w:shd w:val="clear" w:color="auto" w:fill="FFFFFF"/>
              </w:rPr>
            </w:rPrChange>
          </w:rPr>
          <w:tab/>
        </w:r>
      </w:ins>
    </w:p>
    <w:p w14:paraId="5766B174">
      <w:pPr>
        <w:wordWrap/>
        <w:spacing w:before="0" w:beforeLines="0" w:after="0" w:afterLines="0"/>
        <w:ind w:left="420" w:leftChars="200"/>
        <w:rPr>
          <w:rFonts w:hint="eastAsia" w:ascii="Times New Roman" w:hAnsi="Times New Roman" w:eastAsia="宋体"/>
          <w:color w:val="auto"/>
          <w:szCs w:val="21"/>
          <w:highlight w:val="none"/>
          <w:shd w:val="clear" w:color="auto" w:fill="auto"/>
          <w:rPrChange w:id="4655" w:author="lg" w:date="2026-01-14T21:13:36Z">
            <w:rPr>
              <w:rFonts w:ascii="Times New Roman" w:hAnsi="Times New Roman" w:eastAsia="微软雅黑"/>
              <w:color w:val="666666"/>
              <w:szCs w:val="18"/>
              <w:highlight w:val="none"/>
              <w:shd w:val="clear" w:color="auto" w:fill="FFFFFF"/>
            </w:rPr>
          </w:rPrChange>
        </w:rPr>
        <w:pPrChange w:id="4654" w:author="lg" w:date="2026-01-14T21:13:36Z">
          <w:pPr>
            <w:tabs>
              <w:tab w:val="left" w:pos="420"/>
            </w:tabs>
            <w:wordWrap w:val="0"/>
            <w:spacing w:before="156" w:beforeLines="50" w:after="156" w:afterLines="50"/>
          </w:pPr>
        </w:pPrChange>
      </w:pPr>
      <w:ins w:id="4656" w:author="lg" w:date="2026-01-14T21:13:25Z">
        <w:r>
          <w:rPr>
            <w:rFonts w:hint="eastAsia" w:ascii="Times New Roman" w:hAnsi="Times New Roman" w:eastAsia="宋体"/>
            <w:color w:val="000000"/>
            <w:szCs w:val="21"/>
            <w:highlight w:val="none"/>
            <w:shd w:val="clear" w:color="auto" w:fill="auto"/>
            <w:rPrChange w:id="4657" w:author="lg" w:date="2026-01-14T21:13:36Z">
              <w:rPr>
                <w:rFonts w:hint="eastAsia" w:ascii="Times New Roman" w:hAnsi="Times New Roman" w:eastAsia="微软雅黑"/>
                <w:color w:val="666666"/>
                <w:szCs w:val="18"/>
                <w:highlight w:val="none"/>
                <w:shd w:val="clear" w:color="auto" w:fill="FFFFFF"/>
              </w:rPr>
            </w:rPrChange>
          </w:rPr>
          <w:tab/>
        </w:r>
      </w:ins>
    </w:p>
    <w:sectPr>
      <w:pgSz w:w="11906" w:h="14740"/>
      <w:pgMar w:top="1440" w:right="1800" w:bottom="1440" w:left="1800" w:header="851" w:footer="992"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swiss"/>
    <w:pitch w:val="default"/>
    <w:sig w:usb0="80000287" w:usb1="2ACF3C50" w:usb2="00000016" w:usb3="00000000" w:csb0="0004001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5F084999">
      <w:pPr>
        <w:jc w:val="both"/>
        <w:rPr>
          <w:rFonts w:hint="eastAsia" w:ascii="Times New Roman" w:hAnsi="Times New Roman" w:cs="Times New Roman" w:eastAsiaTheme="minorEastAsia"/>
          <w:sz w:val="21"/>
          <w:szCs w:val="21"/>
          <w:rPrChange w:id="0" w:author="lg" w:date="2026-01-14T17:26:48Z">
            <w:rPr>
              <w:rFonts w:hint="eastAsia" w:ascii="Times New Roman" w:hAnsi="Times New Roman" w:cs="Times New Roman" w:eastAsiaTheme="minorEastAsia"/>
              <w:sz w:val="15"/>
              <w:szCs w:val="24"/>
            </w:rPr>
          </w:rPrChange>
        </w:rPr>
      </w:pPr>
      <w:r>
        <w:rPr>
          <w:rFonts w:hint="eastAsia" w:ascii="Times New Roman" w:hAnsi="Times New Roman" w:cs="Times New Roman" w:eastAsiaTheme="minorEastAsia"/>
          <w:sz w:val="21"/>
          <w:szCs w:val="21"/>
          <w:rPrChange w:id="1" w:author="lg" w:date="2026-01-14T17:26:48Z">
            <w:rPr>
              <w:rFonts w:hint="eastAsia" w:ascii="Times New Roman" w:hAnsi="Times New Roman" w:cs="Times New Roman" w:eastAsiaTheme="minorEastAsia"/>
              <w:sz w:val="15"/>
              <w:szCs w:val="24"/>
            </w:rPr>
          </w:rPrChange>
        </w:rPr>
        <w:t>基金项目：国家自然科学基金资助项目（项目编号：32101632; 32472015）；广东省基础与应用基础研究项目基金（项目编号：2023A1515011496）</w:t>
      </w:r>
      <w:r>
        <w:rPr>
          <w:rFonts w:hint="eastAsia" w:cs="Times New Roman" w:eastAsiaTheme="minorEastAsia"/>
          <w:sz w:val="21"/>
          <w:szCs w:val="21"/>
          <w:lang w:eastAsia="zh-CN"/>
          <w:rPrChange w:id="2" w:author="lg" w:date="2026-01-14T17:26:48Z">
            <w:rPr>
              <w:rFonts w:hint="eastAsia" w:cs="Times New Roman" w:eastAsiaTheme="minorEastAsia"/>
              <w:sz w:val="15"/>
              <w:szCs w:val="24"/>
              <w:lang w:eastAsia="zh-CN"/>
            </w:rPr>
          </w:rPrChange>
        </w:rPr>
        <w:t>；</w:t>
      </w:r>
      <w:r>
        <w:rPr>
          <w:rFonts w:hint="eastAsia" w:cs="Times New Roman" w:eastAsiaTheme="minorEastAsia"/>
          <w:sz w:val="21"/>
          <w:szCs w:val="21"/>
          <w:lang w:val="en-US" w:eastAsia="zh-CN"/>
          <w:rPrChange w:id="3" w:author="lg" w:date="2026-01-14T17:26:48Z">
            <w:rPr>
              <w:rFonts w:hint="eastAsia" w:cs="Times New Roman" w:eastAsiaTheme="minorEastAsia"/>
              <w:sz w:val="15"/>
              <w:szCs w:val="24"/>
              <w:lang w:val="en-US" w:eastAsia="zh-CN"/>
            </w:rPr>
          </w:rPrChange>
        </w:rPr>
        <w:t>广州市科技计划项目（项目编号：2023B01J2002）</w:t>
      </w:r>
      <w:r>
        <w:rPr>
          <w:rFonts w:hint="eastAsia" w:ascii="Times New Roman" w:hAnsi="Times New Roman" w:cs="Times New Roman" w:eastAsiaTheme="minorEastAsia"/>
          <w:sz w:val="21"/>
          <w:szCs w:val="21"/>
          <w:rPrChange w:id="4" w:author="lg" w:date="2026-01-14T17:26:48Z">
            <w:rPr>
              <w:rFonts w:hint="eastAsia" w:ascii="Times New Roman" w:hAnsi="Times New Roman" w:cs="Times New Roman" w:eastAsiaTheme="minorEastAsia"/>
              <w:sz w:val="15"/>
              <w:szCs w:val="24"/>
            </w:rPr>
          </w:rPrChange>
        </w:rPr>
        <w:t>。</w:t>
      </w:r>
    </w:p>
    <w:p w14:paraId="791A3FFF">
      <w:pPr>
        <w:jc w:val="both"/>
        <w:rPr>
          <w:rFonts w:hint="eastAsia" w:ascii="Times New Roman" w:hAnsi="Times New Roman" w:cs="Times New Roman" w:eastAsiaTheme="minorEastAsia"/>
          <w:sz w:val="21"/>
          <w:szCs w:val="21"/>
          <w:rPrChange w:id="5" w:author="lg" w:date="2026-01-14T17:26:48Z">
            <w:rPr>
              <w:rFonts w:hint="eastAsia" w:ascii="Times New Roman" w:hAnsi="Times New Roman" w:cs="Times New Roman" w:eastAsiaTheme="minorEastAsia"/>
              <w:sz w:val="15"/>
              <w:szCs w:val="24"/>
            </w:rPr>
          </w:rPrChange>
        </w:rPr>
      </w:pPr>
      <w:r>
        <w:rPr>
          <w:rFonts w:hint="eastAsia" w:ascii="Times New Roman" w:hAnsi="Times New Roman" w:cs="Times New Roman" w:eastAsiaTheme="minorEastAsia"/>
          <w:sz w:val="21"/>
          <w:szCs w:val="21"/>
          <w:rPrChange w:id="6" w:author="lg" w:date="2026-01-14T17:26:48Z">
            <w:rPr>
              <w:rFonts w:hint="eastAsia" w:ascii="Times New Roman" w:hAnsi="Times New Roman" w:cs="Times New Roman" w:eastAsiaTheme="minorEastAsia"/>
              <w:sz w:val="15"/>
              <w:szCs w:val="24"/>
            </w:rPr>
          </w:rPrChange>
        </w:rPr>
        <w:t>第一作者：林桂潮（1989－），男，副教授，硕士生导师，主要从事</w:t>
      </w:r>
      <w:r>
        <w:rPr>
          <w:rFonts w:hint="eastAsia" w:cs="Times New Roman" w:eastAsiaTheme="minorEastAsia"/>
          <w:sz w:val="21"/>
          <w:szCs w:val="21"/>
          <w:lang w:val="en-US" w:eastAsia="zh-CN"/>
          <w:rPrChange w:id="7" w:author="lg" w:date="2026-01-14T17:26:48Z">
            <w:rPr>
              <w:rFonts w:hint="eastAsia" w:cs="Times New Roman" w:eastAsiaTheme="minorEastAsia"/>
              <w:sz w:val="15"/>
              <w:szCs w:val="24"/>
              <w:lang w:val="en-US" w:eastAsia="zh-CN"/>
            </w:rPr>
          </w:rPrChange>
        </w:rPr>
        <w:t>果茶</w:t>
      </w:r>
      <w:r>
        <w:rPr>
          <w:rFonts w:hint="eastAsia" w:ascii="Times New Roman" w:hAnsi="Times New Roman" w:cs="Times New Roman" w:eastAsiaTheme="minorEastAsia"/>
          <w:sz w:val="21"/>
          <w:szCs w:val="21"/>
          <w:rPrChange w:id="8" w:author="lg" w:date="2026-01-14T17:26:48Z">
            <w:rPr>
              <w:rFonts w:hint="eastAsia" w:ascii="Times New Roman" w:hAnsi="Times New Roman" w:cs="Times New Roman" w:eastAsiaTheme="minorEastAsia"/>
              <w:sz w:val="15"/>
              <w:szCs w:val="24"/>
            </w:rPr>
          </w:rPrChange>
        </w:rPr>
        <w:t>智能机械化采摘设备研究，E-mail：guichaolin@126.com</w:t>
      </w:r>
    </w:p>
    <w:p w14:paraId="4E5E2916">
      <w:pPr>
        <w:jc w:val="both"/>
        <w:rPr>
          <w:rFonts w:ascii="Times New Roman" w:hAnsi="Times New Roman" w:cs="Times New Roman" w:eastAsiaTheme="minorEastAsia"/>
          <w:sz w:val="21"/>
          <w:szCs w:val="21"/>
          <w:rPrChange w:id="9" w:author="lg" w:date="2026-01-14T17:26:48Z">
            <w:rPr>
              <w:rFonts w:ascii="Times New Roman" w:hAnsi="Times New Roman" w:cs="Times New Roman" w:eastAsiaTheme="minorEastAsia"/>
              <w:sz w:val="15"/>
              <w:szCs w:val="24"/>
            </w:rPr>
          </w:rPrChange>
        </w:rPr>
      </w:pPr>
      <w:r>
        <w:rPr>
          <w:rFonts w:hint="eastAsia" w:ascii="Times New Roman" w:hAnsi="Times New Roman" w:cs="Times New Roman" w:eastAsiaTheme="minorEastAsia"/>
          <w:sz w:val="21"/>
          <w:szCs w:val="21"/>
          <w:rPrChange w:id="10" w:author="lg" w:date="2026-01-14T17:26:48Z">
            <w:rPr>
              <w:rFonts w:hint="eastAsia" w:ascii="Times New Roman" w:hAnsi="Times New Roman" w:cs="Times New Roman" w:eastAsiaTheme="minorEastAsia"/>
              <w:sz w:val="15"/>
              <w:szCs w:val="24"/>
            </w:rPr>
          </w:rPrChange>
        </w:rPr>
        <w:t>通信作者：朱立学（1970－），男，教授，博士生导师，主要从事</w:t>
      </w:r>
      <w:r>
        <w:rPr>
          <w:rFonts w:hint="eastAsia" w:cs="Times New Roman" w:eastAsiaTheme="minorEastAsia"/>
          <w:sz w:val="21"/>
          <w:szCs w:val="21"/>
          <w:lang w:val="en-US" w:eastAsia="zh-CN"/>
          <w:rPrChange w:id="11" w:author="lg" w:date="2026-01-14T17:26:48Z">
            <w:rPr>
              <w:rFonts w:hint="eastAsia" w:cs="Times New Roman" w:eastAsiaTheme="minorEastAsia"/>
              <w:sz w:val="15"/>
              <w:szCs w:val="24"/>
              <w:lang w:val="en-US" w:eastAsia="zh-CN"/>
            </w:rPr>
          </w:rPrChange>
        </w:rPr>
        <w:t>果茶</w:t>
      </w:r>
      <w:r>
        <w:rPr>
          <w:rFonts w:hint="eastAsia" w:ascii="Times New Roman" w:hAnsi="Times New Roman" w:cs="Times New Roman" w:eastAsiaTheme="minorEastAsia"/>
          <w:sz w:val="21"/>
          <w:szCs w:val="21"/>
          <w:rPrChange w:id="12" w:author="lg" w:date="2026-01-14T17:26:48Z">
            <w:rPr>
              <w:rFonts w:hint="eastAsia" w:ascii="Times New Roman" w:hAnsi="Times New Roman" w:cs="Times New Roman" w:eastAsiaTheme="minorEastAsia"/>
              <w:sz w:val="15"/>
              <w:szCs w:val="24"/>
            </w:rPr>
          </w:rPrChange>
        </w:rPr>
        <w:t>智能机械化采摘设备研究，E-mail：zhulixue@zhku.edu.cn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02610">
    <w:pPr>
      <w:pStyle w:val="9"/>
    </w:pPr>
    <w:r>
      <w:rPr>
        <w:rFonts w:hint="eastAsia"/>
      </w:rPr>
      <w:t>农 业 机 械 学 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7B4244F"/>
    <w:multiLevelType w:val="multilevel"/>
    <w:tmpl w:val="67B4244F"/>
    <w:lvl w:ilvl="0" w:tentative="0">
      <w:start w:val="0"/>
      <w:numFmt w:val="decimal"/>
      <w:pStyle w:val="32"/>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7B82EA89"/>
    <w:multiLevelType w:val="singleLevel"/>
    <w:tmpl w:val="7B82EA89"/>
    <w:lvl w:ilvl="0" w:tentative="0">
      <w:start w:val="1"/>
      <w:numFmt w:val="lowerLetter"/>
      <w:suff w:val="space"/>
      <w:lvlText w:val="(%1)"/>
      <w:lvlJc w:val="left"/>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g">
    <w15:presenceInfo w15:providerId="WPS Office" w15:userId="7723311783"/>
  </w15:person>
  <w15:person w15:author="林桂潮">
    <w15:presenceInfo w15:providerId="WPS Office" w15:userId="30738384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trackRevisions w:val="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YxYjU0MjljNTQ0NTI1Y2NkYjI5NmI4ODY1YWU1M2YifQ=="/>
    <w:docVar w:name="NE.Ref{020E8195-7168-4151-A4DF-E6C909D209A8}" w:val=" ADDIN NE.Ref.{020E8195-7168-4151-A4DF-E6C909D209A8}&lt;Citation&gt;&lt;Group&gt;&lt;References&gt;&lt;Item&gt;&lt;ID&gt;610&lt;/ID&gt;&lt;UID&gt;{5FDD41EF-2A42-4A7C-BD0F-5A6EB6441894}&lt;/UID&gt;&lt;Title&gt;2023年我国茶叶产销及进出口形势分析&lt;/Title&gt;&lt;Template&gt;Journal Article&lt;/Template&gt;&lt;Star&gt;0&lt;/Star&gt;&lt;Tag&gt;0&lt;/Tag&gt;&lt;Author&gt;梅宇; 梁晓&lt;/Author&gt;&lt;Year&gt;2024&lt;/Year&gt;&lt;Details&gt;&lt;_accessed&gt;65489776&lt;/_accessed&gt;&lt;_author_aff&gt;中国茶叶流通协会;&lt;/_author_aff&gt;&lt;_cited_count&gt;4&lt;/_cited_count&gt;&lt;_created&gt;65489614&lt;/_created&gt;&lt;_date&gt;2024-04-15&lt;/_date&gt;&lt;_db_updated&gt;CNKI - Reference&lt;/_db_updated&gt;&lt;_issue&gt;04&lt;/_issue&gt;&lt;_journal&gt;中国茶叶&lt;/_journal&gt;&lt;_keywords&gt;茶园面积;茶叶产量;茶叶产值;内销;进出口&lt;/_keywords&gt;&lt;_modified&gt;65489789&lt;/_modified&gt;&lt;_pages&gt;18-26&lt;/_pages&gt;&lt;_translated_title&gt;Analysis of China&amp;apos;s Tea Production, Sales, lmport and Export Situation in 2023&lt;/_translated_title&gt;&lt;_url&gt;https://kns.cnki.net/kcms2/article/abstract?v=WONwD37cfzTe5t3-IBh2vmQa_ikzwunmCJUuhfUWpS5v5x286k5UqSh1PIkD_LjovBV-gZJSZeMqIpsrUq9mU4_Y1ansI9pw8btGuUb3K86mD4snRfL2i3VEgGypk16cFalNw3jz2VL-bHWSWlaYTEu4lVTOviiH&amp;amp;uniplatform=NZKPT&amp;amp;language=CHS&lt;/_url&gt;&lt;_volume&gt;46&lt;/_volume&gt;&lt;_translated_author&gt;Mei, Yu;Liang, Xiao&lt;/_translated_author&gt;&lt;/Details&gt;&lt;Extra&gt;&lt;DBUID&gt;{03752FAB-B361-4F66-989B-C711D9502F78}&lt;/DBUID&gt;&lt;/Extra&gt;&lt;/Item&gt;&lt;/References&gt;&lt;/Group&gt;&lt;Group&gt;&lt;References&gt;&lt;Item&gt;&lt;ID&gt;615&lt;/ID&gt;&lt;UID&gt;{0E9812F4-C53C-4E47-ABF6-25BA5E3184B3}&lt;/UID&gt;&lt;Title&gt;我国茶园机械化作业模式研究&lt;/Title&gt;&lt;Template&gt;Journal Article&lt;/Template&gt;&lt;Star&gt;0&lt;/Star&gt;&lt;Tag&gt;0&lt;/Tag&gt;&lt;Author&gt;韩余; 肖宏儒; 宋志禹; 丁文芹&lt;/Author&gt;&lt;Year&gt;2016&lt;/Year&gt;&lt;Details&gt;&lt;_accessed&gt;65579901&lt;/_accessed&gt;&lt;_author_aff&gt;农业部南京农业机械化研究所;&lt;/_author_aff&gt;&lt;_cited_count&gt;26&lt;/_cited_count&gt;&lt;_collection_scope&gt;PKU;CSCD&lt;/_collection_scope&gt;&lt;_created&gt;65489663&lt;/_created&gt;&lt;_date&gt;2016-06-20&lt;/_date&gt;&lt;_db_updated&gt;CNKI - Reference&lt;/_db_updated&gt;&lt;_issue&gt;03&lt;/_issue&gt;&lt;_journal&gt;中国农业科技导报&lt;/_journal&gt;&lt;_keywords&gt;茶园机械;茶园分类;技术模式&lt;/_keywords&gt;&lt;_modified&gt;65579901&lt;/_modified&gt;&lt;_pages&gt;74-81&lt;/_pages&gt;&lt;_tertiary_title&gt;Journal of Agricultural Science and Technology&lt;/_tertiary_title&gt;&lt;_translated_title&gt;Research on Mechanization Technology Mode of Tea Plantation and Management&lt;/_translated_title&gt;&lt;_url&gt;https://link.cnki.net/doi/10.13304/j.nykjdb.2015.549&lt;/_url&gt;&lt;_volume&gt;18&lt;/_volume&gt;&lt;_translated_author&gt;Han, Yu;Xiao, Hong ru;Song, Zhi yu;Ding, Wen qin&lt;/_translated_author&gt;&lt;/Details&gt;&lt;Extra&gt;&lt;DBUID&gt;{03752FAB-B361-4F66-989B-C711D9502F78}&lt;/DBUID&gt;&lt;/Extra&gt;&lt;/Item&gt;&lt;/References&gt;&lt;/Group&gt;&lt;/Citation&gt;_x000a_"/>
    <w:docVar w:name="NE.Ref{0249694F-E2D1-4DF9-A01B-FB9DD0941B44}" w:val=" ADDIN NE.Ref.{0249694F-E2D1-4DF9-A01B-FB9DD0941B44}&lt;Citation&gt;&lt;Group&gt;&lt;References&gt;&lt;Item&gt;&lt;ID&gt;627&lt;/ID&gt;&lt;UID&gt;{8AF4166D-F49C-4091-A3CD-1D79520A41DE}&lt;/UID&gt;&lt;Title&gt;便携式真空吸附采茶机设计与试验&lt;/Title&gt;&lt;Template&gt;Journal Article&lt;/Template&gt;&lt;Star&gt;0&lt;/Star&gt;&lt;Tag&gt;0&lt;/Tag&gt;&lt;Author&gt;刘浩; 贺福强; 李荣隆; 何昊; 王玥&lt;/Author&gt;&lt;Year&gt;2021&lt;/Year&gt;&lt;Details&gt;&lt;_author_aff&gt;贵州大学机械工程学院;&lt;/_author_aff&gt;&lt;_cited_count&gt;8&lt;/_cited_count&gt;&lt;_date&gt;2020-10-28&lt;/_date&gt;&lt;_issue&gt;07&lt;/_issue&gt;&lt;_journal&gt;农机化研究&lt;/_journal&gt;&lt;_keywords&gt;采茶机;茶叶采摘;真空吸附;便携式&lt;/_keywords&gt;&lt;_pages&gt;110-114&lt;/_pages&gt;&lt;_url&gt;https://link.cnki.net/doi/10.13427/j.cnki.njyi.2021.07.018&lt;/_url&gt;&lt;_volume&gt;43&lt;/_volume&gt;&lt;_created&gt;65489785&lt;/_created&gt;&lt;_modified&gt;65489787&lt;/_modified&gt;&lt;_db_updated&gt;CNKI - Reference&lt;/_db_updated&gt;&lt;_collection_scope&gt;PKU&lt;/_collection_scope&gt;&lt;_accessed&gt;65489786&lt;/_accessed&gt;&lt;_translated_title&gt;Design and Test of Portable Vacuum Absorption Tea Collector&lt;/_translated_title&gt;&lt;_translated_author&gt;Liu, Hao;He, Fu qiang;Li, Rong long;He, Hao;Wang, Yue&lt;/_translated_author&gt;&lt;/Details&gt;&lt;Extra&gt;&lt;DBUID&gt;{03752FAB-B361-4F66-989B-C711D9502F78}&lt;/DBUID&gt;&lt;/Extra&gt;&lt;/Item&gt;&lt;/References&gt;&lt;/Group&gt;&lt;/Citation&gt;_x000a_"/>
    <w:docVar w:name="NE.Ref{04910C0E-8E99-41CD-8625-D1A95C54ECD6}" w:val=" ADDIN NE.Ref.{04910C0E-8E99-41CD-8625-D1A95C54ECD6}&lt;Citation&gt;&lt;Group&gt;&lt;References&gt;&lt;Item&gt;&lt;ID&gt;625&lt;/ID&gt;&lt;UID&gt;{4AB39980-06EE-43D5-A1FF-93DFD7F99B29}&lt;/UID&gt;&lt;Title&gt;4CZ―12智能采茶机器人设计及田间试验&lt;/Title&gt;&lt;Template&gt;Journal Article&lt;/Template&gt;&lt;Star&gt;0&lt;/Star&gt;&lt;Tag&gt;0&lt;/Tag&gt;&lt;Author&gt;秦广明; 赵映; 肖宏儒; 金月; 徐丽明; 陈勇&lt;/Author&gt;&lt;Year&gt;2014&lt;/Year&gt;&lt;Details&gt;&lt;_author_aff&gt;农业部南京农业机械化研究所;中国农业大学工学院;南京林业大学机电工程学院;&lt;/_author_aff&gt;&lt;_cited_count&gt;30&lt;/_cited_count&gt;&lt;_date&gt;2014-01-25&lt;/_date&gt;&lt;_issue&gt;01&lt;/_issue&gt;&lt;_journal&gt;中国农机化学报&lt;/_journal&gt;&lt;_keywords&gt;采摘;智能;图像处理;识别&lt;/_keywords&gt;&lt;_pages&gt;152-156+169&lt;/_pages&gt;&lt;_url&gt;https://kns.cnki.net/kcms2/article/abstract?v=WONwD37cfzS6SnqjQbO__ZcVRoYf8AS8f6fcG07WmvSAhMfp8K69yEMBMD3cFWbi3TUxxgLwPmLFw5FLZttNu5gmG3gBAjpT25dJ-SncCNCzmiXjGShjbMIUdeXp7QEtKxhjIFiLcGhXdKDpRB3qWw==&amp;amp;uniplatform=NZKPT&amp;amp;language=CHS&lt;/_url&gt;&lt;_volume&gt;35&lt;/_volume&gt;&lt;_created&gt;65489751&lt;/_created&gt;&lt;_modified&gt;65489763&lt;/_modified&gt;&lt;_db_updated&gt;CNKI - Reference&lt;/_db_updated&gt;&lt;_collection_scope&gt;PKU&lt;/_collection_scope&gt;&lt;_accessed&gt;65489756&lt;/_accessed&gt;&lt;_translated_title&gt;4CZ-12 intelligent tea harvest robot design and field experiment&lt;/_translated_title&gt;&lt;_translated_author&gt;Qin, Guang ming;Zhao, Ying;Xiao, Hong ru;Jin, Yue;Xu, Li ming;Chen, Yong&lt;/_translated_author&gt;&lt;/Details&gt;&lt;Extra&gt;&lt;DBUID&gt;{03752FAB-B361-4F66-989B-C711D9502F78}&lt;/DBUID&gt;&lt;/Extra&gt;&lt;/Item&gt;&lt;/References&gt;&lt;/Group&gt;&lt;Group&gt;&lt;References&gt;&lt;Item&gt;&lt;ID&gt;626&lt;/ID&gt;&lt;UID&gt;{E846F575-7443-47DA-B944-DA1C4F1052E7}&lt;/UID&gt;&lt;Title&gt;高档名优绿茶嫩芽识别与仿生采摘指研究&lt;/Title&gt;&lt;Template&gt;Thesis&lt;/Template&gt;&lt;Star&gt;0&lt;/Star&gt;&lt;Tag&gt;0&lt;/Tag&gt;&lt;Author&gt;郝淼&lt;/Author&gt;&lt;Year&gt;2019&lt;/Year&gt;&lt;Details&gt;&lt;_cited_count&gt;8&lt;/_cited_count&gt;&lt;_keywords&gt;高档名优绿茶;智能识别;遗传算法;仿生采摘指&lt;/_keywords&gt;&lt;_pages&gt;58&lt;/_pages&gt;&lt;_publisher&gt;南京林业大学&lt;/_publisher&gt;&lt;_tertiary_author&gt;陈勇&lt;/_tertiary_author&gt;&lt;_url&gt;https://link.cnki.net/doi/10.27242/d.cnki.gnjlu.2019.000209&lt;/_url&gt;&lt;_volume&gt;硕士&lt;/_volume&gt;&lt;_created&gt;65489753&lt;/_created&gt;&lt;_modified&gt;65489763&lt;/_modified&gt;&lt;_db_updated&gt;CNKI - Reference&lt;/_db_updated&gt;&lt;_accessed&gt;65489756&lt;/_accessed&gt;&lt;_translated_title&gt;Researches on the Identification of tender leaves and Bionic PluckingFingers for High-quality Green Tea&lt;/_translated_title&gt;&lt;_translated_author&gt;Hao, Miao&lt;/_translated_author&gt;&lt;_translated_tertiary_author&gt;Chen, Yong&lt;/_translated_tertiary_author&gt;&lt;/Details&gt;&lt;Extra&gt;&lt;DBUID&gt;{03752FAB-B361-4F66-989B-C711D9502F78}&lt;/DBUID&gt;&lt;/Extra&gt;&lt;/Item&gt;&lt;/References&gt;&lt;/Group&gt;&lt;Group&gt;&lt;References&gt;&lt;Item&gt;&lt;ID&gt;628&lt;/ID&gt;&lt;UID&gt;{8E2D7760-162F-46F6-8FA8-AF905EE5F670}&lt;/UID&gt;&lt;Title&gt;名优绿茶仿生采摘指研制&lt;/Title&gt;&lt;Template&gt;Journal Article&lt;/Template&gt;&lt;Star&gt;0&lt;/Star&gt;&lt;Tag&gt;0&lt;/Tag&gt;&lt;Author&gt;郝淼; 陈勇; 潘志刚; 孙烨&lt;/Author&gt;&lt;Year&gt;2018&lt;/Year&gt;&lt;Details&gt;&lt;_author_aff&gt;南京林业大学机械电子工程学院;&lt;/_author_aff&gt;&lt;_cited_count&gt;11&lt;/_cited_count&gt;&lt;_date&gt;2018-09-30&lt;/_date&gt;&lt;_issue&gt;10&lt;/_issue&gt;&lt;_journal&gt;食品与机械&lt;/_journal&gt;&lt;_keywords&gt;名优绿茶;仿生采摘;遗传算法;运动学分析;气动控制&lt;/_keywords&gt;&lt;_pages&gt;86-90&lt;/_pages&gt;&lt;_url&gt;https://link.cnki.net/doi/10.13652/j.issn.1003-5788.2018.10.018&lt;/_url&gt;&lt;_volume&gt;34&lt;/_volume&gt;&lt;_created&gt;65489856&lt;/_created&gt;&lt;_modified&gt;65489857&lt;/_modified&gt;&lt;_db_updated&gt;CNKI - Reference&lt;/_db_updated&gt;&lt;_collection_scope&gt;PKU&lt;/_collection_scope&gt;&lt;_accessed&gt;65489857&lt;/_accessed&gt;&lt;_translated_title&gt;Development of a bionic plucking finger for high-quality green tea&lt;/_translated_title&gt;&lt;_translated_author&gt;Hao, Miao;Chen, Yong;Pan, Zhi gang;Sun, Ye&lt;/_translated_author&gt;&lt;/Details&gt;&lt;Extra&gt;&lt;DBUID&gt;{03752FAB-B361-4F66-989B-C711D9502F78}&lt;/DBUID&gt;&lt;/Extra&gt;&lt;/Item&gt;&lt;/References&gt;&lt;/Group&gt;&lt;/Citation&gt;_x000a_"/>
    <w:docVar w:name="NE.Ref{04FBA33F-378B-4FE3-B077-B2BAF7B736A5}" w:val=" ADDIN NE.Ref.{04FBA33F-378B-4FE3-B077-B2BAF7B736A5}&lt;Citation&gt;&lt;Group&gt;&lt;References&gt;&lt;Item&gt;&lt;ID&gt;631&lt;/ID&gt;&lt;UID&gt;{EB5A05D3-FC72-45E2-8289-2CDAEFD934A6}&lt;/UID&gt;&lt;Title&gt;基于圆柱凸轮的株距可调式取苗末端执行器设计与试验&lt;/Title&gt;&lt;Template&gt;Journal Article&lt;/Template&gt;&lt;Star&gt;0&lt;/Star&gt;&lt;Tag&gt;0&lt;/Tag&gt;&lt;Author&gt;崔永杰; 卫咏哲; 丁辛亭; 崔功佩; 何智; 王明辉&lt;/Author&gt;&lt;Year&gt;2022&lt;/Year&gt;&lt;Details&gt;&lt;_author_aff&gt;西北农林科技大学机械与电子工程学院;农业农村部农业物联网重点实验室;陕西省农业信息感知与智能服务重点实验室;&lt;/_author_aff&gt;&lt;_cited_count&gt;17&lt;/_cited_count&gt;&lt;_date&gt;2021-11-20&lt;/_date&gt;&lt;_issue&gt;01&lt;/_issue&gt;&lt;_journal&gt;农业机械学报&lt;/_journal&gt;&lt;_keywords&gt;穴盘苗;疏植移栽;末端执行器;圆柱凸轮;耦合仿真&lt;/_keywords&gt;&lt;_pages&gt;104-114+122&lt;/_pages&gt;&lt;_url&gt;https://link.cnki.net/urlid/11.1964.s.20211118.1533.008&lt;/_url&gt;&lt;_volume&gt;53&lt;/_volume&gt;&lt;_created&gt;65493451&lt;/_created&gt;&lt;_modified&gt;65494150&lt;/_modified&gt;&lt;_db_updated&gt;CNKI - Reference&lt;/_db_updated&gt;&lt;_translated_abstract&gt;研究範圍移動爬行是設備農業培育爬行的關鍵步驟,可為幼爬提供優良的生長環境,實現增產增收。針對移動節奏環境中,可調校株距設備自動化程度低,人工作業效率低下,易損爬傷爬等問題,本文設計了一種基於圓柱鈦輪的株距可調式取爬末端執行器,可實現不同株距之間的移動爬行作業。首先,對末端執行器整體結構進行設計,確定其工作原理;其次,通過理論分析確定圓柱鈦輪與取爬手指各關鍵參數,並分析其作業狀態下受力情況;然後,利用EDEM與Recur Dyn建立爬鈦根土復合模型,進行擬合真實單因素模擬試驗,確定後續正交試驗因素範圍;最後,搭建了研究移動爬行試驗平台,以取爬端角、入土角、取爬間距和變距速度為試驗因素,以爬鈦最大變量和移動成功率為試驗指標,進行正交試驗。在最優參數組合為取爬端角10°、入土角24°、取爬間距8 mm、變距速度5 mm/s下,選擇128輪和72輪或72輪與50輪兩種爬行要求進行驗證試驗,移動後128輪鈦體形變量平均值為(1.13±0.68) mm, 72輪鈦體形變量平均值為(1.51±0.64) mm。總移動成功率為93.33%,整機移動效率為22株/min,滿足不同研究需求,適用性強。&lt;/_translated_abstract&gt;&lt;_translated_keywords&gt;研究範圍;移動爬行;末端執行器;圓柱鈦輪;擬合真因&lt;/_translated_keywords&gt;&lt;_accessed&gt;65494153&lt;/_accessed&gt;&lt;_translated_title&gt;Design and Experiment of Adjustable Spacing End-effector Based on Cylindrical Cam&lt;/_translated_title&gt;&lt;_translated_author&gt;Cui, Yong jie;Wei, Yong zhe;Ding, Xin ting;Cui, Gong pei;He, Zhi;Wang, Ming hui&lt;/_translated_author&gt;&lt;/Details&gt;&lt;Extra&gt;&lt;DBUID&gt;{03752FAB-B361-4F66-989B-C711D9502F78}&lt;/DBUID&gt;&lt;/Extra&gt;&lt;/Item&gt;&lt;/References&gt;&lt;/Group&gt;&lt;Group&gt;&lt;References&gt;&lt;Item&gt;&lt;ID&gt;633&lt;/ID&gt;&lt;UID&gt;{86E7CDFB-F633-4DC4-BC5C-3BDB661B78C2}&lt;/UID&gt;&lt;Title&gt;可调节式甘蓝钵苗取苗末端执行器设计与试验&lt;/Title&gt;&lt;Template&gt;Journal Article&lt;/Template&gt;&lt;Star&gt;0&lt;/Star&gt;&lt;Tag&gt;0&lt;/Tag&gt;&lt;Author&gt;韩豹; 申大帅; 郭畅; 刘俏; 王欣; 宋春波&lt;/Author&gt;&lt;Year&gt;2019&lt;/Year&gt;&lt;Details&gt;&lt;_author_aff&gt;东北农业大学工程学院;&lt;/_author_aff&gt;&lt;_cited_count&gt;24&lt;/_cited_count&gt;&lt;_date&gt;2019-07-03&lt;/_date&gt;&lt;_issue&gt;11&lt;/_issue&gt;&lt;_journal&gt;农业机械学报&lt;/_journal&gt;&lt;_keywords&gt;甘蓝钵苗;末端执行器;根钵完整率;穴盘&lt;/_keywords&gt;&lt;_pages&gt;111-120&lt;/_pages&gt;&lt;_url&gt;https://link.cnki.net/urlid/11.1964.s.20190701.1520.006&lt;/_url&gt;&lt;_volume&gt;50&lt;/_volume&gt;&lt;_created&gt;65493458&lt;/_created&gt;&lt;_modified&gt;65494153&lt;/_modified&gt;&lt;_db_updated&gt;CNKI - Reference&lt;/_db_updated&gt;&lt;_accessed&gt;65494154&lt;/_accessed&gt;&lt;_translated_title&gt;Design and Experiment of Adjustable End-effector of Cabbage Seedlings&lt;/_translated_title&gt;&lt;_translated_author&gt;Han, Bao;Shen, Da shuai;Guo, Chang;Liu, Qiao;Wang, Xin;Song, Chun bo&lt;/_translated_author&gt;&lt;/Details&gt;&lt;Extra&gt;&lt;DBUID&gt;{03752FAB-B361-4F66-989B-C711D9502F78}&lt;/DBUID&gt;&lt;/Extra&gt;&lt;/Item&gt;&lt;/References&gt;&lt;/Group&gt;&lt;Group&gt;&lt;References&gt;&lt;Item&gt;&lt;ID&gt;632&lt;/ID&gt;&lt;UID&gt;{3BF957CA-0432-4CCE-B042-57572BF40FC2}&lt;/UID&gt;&lt;Title&gt;猕猴桃采摘机器人末端执行器设计与试验&lt;/Title&gt;&lt;Template&gt;Journal Article&lt;/Template&gt;&lt;Star&gt;0&lt;/Star&gt;&lt;Tag&gt;0&lt;/Tag&gt;&lt;Author&gt;傅隆生; 张发年; 槐岛芳德; 李桢; 王滨; 崔永杰&lt;/Author&gt;&lt;Year&gt;2015&lt;/Year&gt;&lt;Details&gt;&lt;_author_aff&gt;西北农林科技大学机械与电子工程学院;中国科学院沈阳自动化研究所;宫崎大学农学部;&lt;/_author_aff&gt;&lt;_cited_count&gt;156&lt;/_cited_count&gt;&lt;_date&gt;2015-01-14&lt;/_date&gt;&lt;_issue&gt;03&lt;/_issue&gt;&lt;_journal&gt;农业机械学报&lt;/_journal&gt;&lt;_keywords&gt;猕猴桃;采摘机器人;无损采摘;末端执行器&lt;/_keywords&gt;&lt;_pages&gt;1-8&lt;/_pages&gt;&lt;_url&gt;https://link.cnki.net/urlid/11.1964.s.20150114.1808.002&lt;/_url&gt;&lt;_volume&gt;46&lt;/_volume&gt;&lt;_created&gt;65493452&lt;/_created&gt;&lt;_modified&gt;65494151&lt;/_modified&gt;&lt;_db_updated&gt;CNKI - Reference&lt;/_db_updated&gt;&lt;_accessed&gt;65494151&lt;/_accessed&gt;&lt;_translated_title&gt;Development and Experiment of End-effector for Kiwifruit Harvesting Robot&lt;/_translated_title&gt;&lt;_translated_author&gt;Fu, Long sheng;Zhang, Fa nian;Huai, Dao fang de;Li, Zhen;Wang, Bin;Cui, Yong jie&lt;/_translated_author&gt;&lt;/Details&gt;&lt;Extra&gt;&lt;DBUID&gt;{03752FAB-B361-4F66-989B-C711D9502F78}&lt;/DBUID&gt;&lt;/Extra&gt;&lt;/Item&gt;&lt;/References&gt;&lt;/Group&gt;&lt;Group&gt;&lt;References&gt;&lt;Item&gt;&lt;ID&gt;634&lt;/ID&gt;&lt;UID&gt;{1FCF5397-82ED-4143-9EEE-3560700DEA41}&lt;/UID&gt;&lt;Title&gt;农作物茎秆的力学特性研究进展&lt;/Title&gt;&lt;Template&gt;Journal Article&lt;/Template&gt;&lt;Star&gt;0&lt;/Star&gt;&lt;Tag&gt;0&lt;/Tag&gt;&lt;Author&gt;刘庆庭; 区颖刚; 卿上乐; 王万章&lt;/Author&gt;&lt;Year&gt;2007&lt;/Year&gt;&lt;Details&gt;&lt;_author_aff&gt;华南农业大学工程学院,华南农业大学工程学院,湖南工程学院机械系,河南农业大学机电工程学院 副教授 博士,510642广州市,教授 博士生导师,510642广州市,副教授 博士,411101湘潭市,副教授 博士,510642广州市&lt;/_author_aff&gt;&lt;_cited_count&gt;214&lt;/_cited_count&gt;&lt;_date&gt;2007-07-25&lt;/_date&gt;&lt;_issue&gt;07&lt;/_issue&gt;&lt;_journal&gt;农业机械学报&lt;/_journal&gt;&lt;_keywords&gt;农作物;茎秆;力学特性&lt;/_keywords&gt;&lt;_pages&gt;172-176&lt;/_pages&gt;&lt;_url&gt;https://kns.cnki.net/kcms2/article/abstract?v=9UjK0-enmQhVZ11pnSOC1reZ1m1l-mwHJqRro5mpJqqCegJNkbaa-E52QX5Rt1TjfJabg0fj7DSOVX5PDReaHtPiosMt2erq5jAR7v94lSSaPX5-NVtyDTKnj-yxiNxxcgL0yeYUvxPK_JrAg1QrZQ==&amp;amp;uniplatform=NZKPT&amp;amp;language=CHS&lt;/_url&gt;&lt;_created&gt;65494142&lt;/_created&gt;&lt;_modified&gt;65494152&lt;/_modified&gt;&lt;_db_updated&gt;CNKI - Reference&lt;/_db_updated&gt;&lt;_accessed&gt;65494152&lt;/_accessed&gt;&lt;_translated_title&gt;Study Progress on Mechanics Properties of Crop Stalks&lt;/_translated_title&gt;&lt;_translated_author&gt;Liu, Qing ting;Qu, Ying gang;Qing, Shang le;Wang, Wan zhang&lt;/_translated_author&gt;&lt;/Details&gt;&lt;Extra&gt;&lt;DBUID&gt;{03752FAB-B361-4F66-989B-C711D9502F78}&lt;/DBUID&gt;&lt;/Extra&gt;&lt;/Item&gt;&lt;/References&gt;&lt;/Group&gt;&lt;/Citation&gt;_x000a_"/>
    <w:docVar w:name="NE.Ref{06A0EA1F-1ACE-4A99-8783-DA150610C569}" w:val=" ADDIN NE.Ref.{06A0EA1F-1ACE-4A99-8783-DA150610C569}&lt;Citation&gt;&lt;Group&gt;&lt;References&gt;&lt;Item&gt;&lt;ID&gt;61&lt;/ID&gt;&lt;UID&gt;{6BF9DEB1-8D7D-4F5C-AF29-02ACA2564A30}&lt;/UID&gt;&lt;Title&gt;垄作草莓双臂采摘机器人设计与试验&lt;/Title&gt;&lt;Template&gt;Journal Article&lt;/Template&gt;&lt;Star&gt;0&lt;/Star&gt;&lt;Tag&gt;0&lt;/Tag&gt;&lt;Author&gt;董乃深; 程泓超; 应仇凯; 马锃宏; 杜小强&lt;/Author&gt;&lt;Year&gt;2024&lt;/Year&gt;&lt;Details&gt;&lt;_author_adr&gt;浙江理工大学机械工程学院;农业农村部东南丘陵山地农业装备重点实验室(部省共建);浙江省种植装备技术重点实验室;全省农业智能感知与机器人重点实验室;&lt;/_author_adr&gt;&lt;_created&gt;66029269&lt;/_created&gt;&lt;_db_provider&gt;CNKI&lt;/_db_provider&gt;&lt;_isbn&gt;1000-1298&lt;/_isbn&gt;&lt;_issue&gt;S1&lt;/_issue&gt;&lt;_journal&gt;农业机械学报&lt;/_journal&gt;&lt;_keywords&gt;垄作种植草莓;双臂采摘机器人;末端执行器;三维点云&lt;/_keywords&gt;&lt;_modified&gt;66029269&lt;/_modified&gt;&lt;_pages&gt;29-40+50&lt;/_pages&gt;&lt;_url&gt;https://kns.cnki.net/kcms2/article/abstract?v=Qc2UN8NgW0sZVtidzBuoyRp35SelkNgnZG6VJG9hUtRKrgzMdxIm9jrK0nYxGDlzYM0xdF37k_Gy94a4Z5oh6ftp8mgQv-PKOQ5yWaqhC5-SvzMM1IROTZZ9E5G7vqXydPHaKel6aPI2T7Koe64iXd_up5H2ZjE8hls5knxYjZ4MArfB6Vjhb0pgcEgXUeOSE5iLMeq49_c=&amp;amp;uniplatform=NZKPT&amp;amp;language=CHS&lt;/_url&gt;&lt;_volume&gt;55&lt;/_volume&gt;&lt;_translated_author&gt;Dong, Nai shen;Cheng, Hong chao;Ying, Chou kai;Ma, Zeng hong;Du, Xiao qiang&lt;/_translated_author&gt;&lt;/Details&gt;&lt;Extra&gt;&lt;DBUID&gt;{82593FD4-14DD-4AC9-B72C-AB1B5D98EEC1}&lt;/DBUID&gt;&lt;/Extra&gt;&lt;/Item&gt;&lt;/References&gt;&lt;/Group&gt;&lt;/Citation&gt;_x000a_"/>
    <w:docVar w:name="NE.Ref{06E3C055-FECE-4134-827A-36B7B236CDCC}" w:val=" ADDIN NE.Ref.{06E3C055-FECE-4134-827A-36B7B236CDCC}&lt;Citation&gt;&lt;Group&gt;&lt;References&gt;&lt;Item&gt;&lt;ID&gt;4&lt;/ID&gt;&lt;UID&gt;{D7FF778B-CEA6-4ABA-8A14-BAB64EA8618B}&lt;/UID&gt;&lt;Title&gt;猕猴桃采摘机器人末端执行器设计&lt;/Title&gt;&lt;Template&gt;Journal Article&lt;/Template&gt;&lt;Star&gt;0&lt;/Star&gt;&lt;Tag&gt;0&lt;/Tag&gt;&lt;Author&gt;陈军; 王虎; 蒋浩然; 高浩; 雷王利; 党革荣&lt;/Author&gt;&lt;Year&gt;2012&lt;/Year&gt;&lt;Details&gt;&lt;_author_adr&gt;西北农林科技大学机械与电子工程学院;&lt;/_author_adr&gt;&lt;_cited_count&gt;89&lt;/_cited_count&gt;&lt;_created&gt;65846101&lt;/_created&gt;&lt;_db_provider&gt;CNKI&lt;/_db_provider&gt;&lt;_db_updated&gt;CNKI - Reference&lt;/_db_updated&gt;&lt;_isbn&gt;1000-1298&lt;/_isbn&gt;&lt;_issue&gt;10&lt;/_issue&gt;&lt;_journal&gt;农业机械学报&lt;/_journal&gt;&lt;_keywords&gt;猕猴桃;采摘机器人;末端执行器;设计&lt;/_keywords&gt;&lt;_modified&gt;65846101&lt;/_modified&gt;&lt;_pages&gt;151-154+199&lt;/_pages&gt;&lt;_url&gt;https://kns.cnki.net/kcms2/article/abstract?v=wUXT8w3WHHpMSQFDuxfkj3A-r1hLuDLlo5ch28L7BEmNQkL2dhP_xOA1RCkimeH12gXTTl-EKP31FV99_Vmc8vtb1sXQ2vFEs2wtrnYgNSUU-jNbRSHIvMZJRZskuSzlUxOXDa7w4TSAMW2Zdkj8MVM1FaaXIdHVfuOf6yLj5UeLTrHUH8VNkZhc08Oqb45n3T_HywRTE2Q=&amp;amp;uniplatform=NZKPT&amp;amp;language=CHS&lt;/_url&gt;&lt;_volume&gt;43&lt;/_volume&gt;&lt;_translated_author&gt;Chen, Jun;Wang, Hu;Jiang, Hao ran;Gao, Hao;Lei, Wang li;Dang, Ge rong&lt;/_translated_author&gt;&lt;/Details&gt;&lt;Extra&gt;&lt;DBUID&gt;{82593FD4-14DD-4AC9-B72C-AB1B5D98EEC1}&lt;/DBUID&gt;&lt;/Extra&gt;&lt;/Item&gt;&lt;/References&gt;&lt;/Group&gt;&lt;/Citation&gt;_x000a_"/>
    <w:docVar w:name="NE.Ref{089B08B1-EF9A-446B-B651-15281E3BE6A8}" w:val=" ADDIN NE.Ref.{089B08B1-EF9A-446B-B651-15281E3BE6A8}&lt;Citation&gt;&lt;Group&gt;&lt;References&gt;&lt;Item&gt;&lt;ID&gt;618&lt;/ID&gt;&lt;UID&gt;{B5AC77C7-6059-4445-A9D9-A45A8C70AB57}&lt;/UID&gt;&lt;Title&gt;剪切-收集一体式茶叶采摘末端执行器设计与试验&lt;/Title&gt;&lt;Template&gt;Journal Article&lt;/Template&gt;&lt;Star&gt;0&lt;/Star&gt;&lt;Tag&gt;0&lt;/Tag&gt;&lt;Author&gt;林桂潮; 陈定贤; 陈嘉辉; 钟凯勇; 蔡柳坚; 林帆; 郑晓鑫; 李汪珩&lt;/Author&gt;&lt;Year&gt;2023&lt;/Year&gt;&lt;Details&gt;&lt;_accessed&gt;65489716&lt;/_accessed&gt;&lt;_author_aff&gt;仲恺农业工程学院机电工程学院;&lt;/_author_aff&gt;&lt;_created&gt;65489706&lt;/_created&gt;&lt;_date&gt;2023-09-20&lt;/_date&gt;&lt;_db_updated&gt;CNKI - Reference&lt;/_db_updated&gt;&lt;_issue&gt;09&lt;/_issue&gt;&lt;_journal&gt;机电工程技术&lt;/_journal&gt;&lt;_keywords&gt;茶叶采摘机器人;末端执行器;平面连杆机构&lt;/_keywords&gt;&lt;_modified&gt;65489712&lt;/_modified&gt;&lt;_pages&gt;42-45+172&lt;/_pages&gt;&lt;_translated_title&gt;Design and Testing of a Cutting-collecting Integrated End-effector for Tea Picking&lt;/_translated_title&gt;&lt;_url&gt;https://kns.cnki.net/kcms2/article/abstract?v=WONwD37cfzRYesasq6oGXF-F0i5qj-4YZo7OpOxDcru4saEYcZhqyLPm7xl1GGJE3Bh6rjIZduXlwPMjbFFN2XNo0CR5iJLcup5x4Rs1jZfipJQOwUfKrRGeMsG0Mkf_FnQctmiaLHgwa0ZEg0dycw-3FRftC9WI&amp;amp;uniplatform=NZKPT&amp;amp;language=CHS&lt;/_url&gt;&lt;_volume&gt;52&lt;/_volume&gt;&lt;_translated_author&gt;Lin, Gui chao;Chen, Ding xian;Chen, Jia hui;Zhong, Kai yong;Cai, Liu jian;Lin, Fan;Zheng, Xiao xin;Li, Wang heng&lt;/_translated_author&gt;&lt;/Details&gt;&lt;Extra&gt;&lt;DBUID&gt;{03752FAB-B361-4F66-989B-C711D9502F78}&lt;/DBUID&gt;&lt;/Extra&gt;&lt;/Item&gt;&lt;/References&gt;&lt;/Group&gt;&lt;Group&gt;&lt;References&gt;&lt;Item&gt;&lt;ID&gt;630&lt;/ID&gt;&lt;UID&gt;{8B03BF72-8EC0-4EA7-92BB-BFA8D2F6234C}&lt;/UID&gt;&lt;Title&gt;欠驱动式柑橘采摘末端执行器设计与试验&lt;/Title&gt;&lt;Template&gt;Journal Article&lt;/Template&gt;&lt;Star&gt;0&lt;/Star&gt;&lt;Tag&gt;0&lt;/Tag&gt;&lt;Author&gt;魏博; 何金银; 石阳; 蒋光利; 张宪宇; 马莹&lt;/Author&gt;&lt;Year&gt;2021&lt;/Year&gt;&lt;Details&gt;&lt;_author_aff&gt;重庆邮电大学先进制造工程学院;&lt;/_author_aff&gt;&lt;_cited_count&gt;38&lt;/_cited_count&gt;&lt;_date&gt;2021-07-13&lt;/_date&gt;&lt;_issue&gt;10&lt;/_issue&gt;&lt;_journal&gt;农业机械学报&lt;/_journal&gt;&lt;_keywords&gt;采摘机器人;柑橘;末端执行器;欠驱动;柔顺控制&lt;/_keywords&gt;&lt;_pages&gt;120-128&lt;/_pages&gt;&lt;_url&gt;https://link.cnki.net/urlid/11.1964.S.20210712.1433.023&lt;/_url&gt;&lt;_volume&gt;52&lt;/_volume&gt;&lt;_created&gt;65493449&lt;/_created&gt;&lt;_modified&gt;65494153&lt;/_modified&gt;&lt;_db_updated&gt;CNKI - Reference&lt;/_db_updated&gt;&lt;_accessed&gt;65494152&lt;/_accessed&gt;&lt;_translated_title&gt;Design and Experiment of Underactuated End-effector for Citrus Picking&lt;/_translated_title&gt;&lt;_translated_author&gt;Wei, Bo;He, Jin yin;Shi, Yang;Jiang, Guang li;Zhang, Xian yu;Ma, Ying&lt;/_translated_author&gt;&lt;/Details&gt;&lt;Extra&gt;&lt;DBUID&gt;{03752FAB-B361-4F66-989B-C711D9502F78}&lt;/DBUID&gt;&lt;/Extra&gt;&lt;/Item&gt;&lt;/References&gt;&lt;/Group&gt;&lt;/Citation&gt;_x000a_"/>
    <w:docVar w:name="NE.Ref{0DBA905E-777C-4CD6-ADB5-39E854A81BB7}" w:val=" ADDIN NE.Ref.{0DBA905E-777C-4CD6-ADB5-39E854A81BB7}&lt;Citation&gt;&lt;Group&gt;&lt;References&gt;&lt;Item&gt;&lt;ID&gt;596&lt;/ID&gt;&lt;UID&gt;{DE5AC465-9A62-4A3D-B9BA-B9A600C29FF8}&lt;/UID&gt;&lt;Title&gt;名优茶采摘机器人的系统设计与试验&lt;/Title&gt;&lt;Template&gt;Journal Article&lt;/Template&gt;&lt;Star&gt;0&lt;/Star&gt;&lt;Tag&gt;0&lt;/Tag&gt;&lt;Author&gt;周宇杰; 吴强; 贺磊盈; 赵润茂; 贾江鸣; 陈建能; 武传宇&lt;/Author&gt;&lt;Year&gt;2022&lt;/Year&gt;&lt;Details&gt;&lt;_author_aff&gt;浙江理工大学机械与自动控制学院;浙江省种植装备技术重点实验室;&lt;/_author_aff&gt;&lt;_cited_count&gt;16&lt;/_cited_count&gt;&lt;_created&gt;65476821&lt;/_created&gt;&lt;_date&gt;2022-10-05&lt;/_date&gt;&lt;_db_updated&gt;CNKI - Reference&lt;/_db_updated&gt;&lt;_issue&gt;19&lt;/_issue&gt;&lt;_journal&gt;机械工程学报&lt;/_journal&gt;&lt;_keywords&gt;采摘机器人;名优茶;3P-Delta机械臂;Bézier曲线;滑模控制;系统集成&lt;/_keywords&gt;&lt;_modified&gt;65476821&lt;/_modified&gt;&lt;_pages&gt;12-23&lt;/_pages&gt;&lt;_url&gt;https://kns.cnki.net/kcms2/article/abstract?v=RkYMyaebi8X2xdBz4t3LZ-UP-jMpn94xSfbGHWzXSLVTVLdSYs0KOSH9vnb_nPHRH5yDkhYEEw4RpFzV2Ojp3dnce8cQqap94W5ibeGp2HVClrNOTRjAyVW_VS7HRYCLYoZYrh9g0CeaM7puMWyTMrHxdzmTrdpS&amp;amp;uniplatform=NZKPT&amp;amp;language=CHS&lt;/_url&gt;&lt;_volume&gt;58&lt;/_volume&gt;&lt;_translated_author&gt;Zhou, Yu jie;Wu, Qiang;He, Lei ying;Zhao, Run mao;Jia, Jiang ming;Chen, Jian neng;Wu, Chuan yu&lt;/_translated_author&gt;&lt;/Details&gt;&lt;Extra&gt;&lt;DBUID&gt;{03752FAB-B361-4F66-989B-C711D9502F78}&lt;/DBUID&gt;&lt;/Extra&gt;&lt;/Item&gt;&lt;/References&gt;&lt;/Group&gt;&lt;/Citation&gt;_x000a_"/>
    <w:docVar w:name="NE.Ref{118075AD-CAB6-458D-8521-D7078D0EDE71}" w:val=" ADDIN NE.Ref.{118075AD-CAB6-458D-8521-D7078D0EDE71}&lt;Citation&gt;&lt;Group&gt;&lt;References&gt;&lt;Item&gt;&lt;ID&gt;41&lt;/ID&gt;&lt;UID&gt;{64267701-86FE-4F2B-A0D5-32B14477DD9F}&lt;/UID&gt;&lt;Title&gt;广东各地番石榴生产情况&lt;/Title&gt;&lt;Template&gt;Web Page&lt;/Template&gt;&lt;Star&gt;0&lt;/Star&gt;&lt;Tag&gt;0&lt;/Tag&gt;&lt;Author/&gt;&lt;Year&gt;0&lt;/Year&gt;&lt;Details&gt;&lt;_created&gt;65859755&lt;/_created&gt;&lt;_issue&gt;2025-3-21&lt;/_issue&gt;&lt;_language&gt;Chinese&lt;/_language&gt;&lt;_modified&gt;65863525&lt;/_modified&gt;&lt;_url&gt;https://stats.gd.gov.cn/&lt;/_url&gt;&lt;_volume&gt;2025&lt;/_volume&gt;&lt;_accessed&gt;65863524&lt;/_accessed&gt;&lt;/Details&gt;&lt;Extra&gt;&lt;DBUID&gt;{82593FD4-14DD-4AC9-B72C-AB1B5D98EEC1}&lt;/DBUID&gt;&lt;/Extra&gt;&lt;/Item&gt;&lt;/References&gt;&lt;/Group&gt;&lt;/Citation&gt;_x000a_"/>
    <w:docVar w:name="NE.Ref{19BFB47E-F5C8-429B-870A-18C894FDD101}" w:val=" ADDIN NE.Ref.{19BFB47E-F5C8-429B-870A-18C894FDD101}&lt;Citation&gt;&lt;Group&gt;&lt;References&gt;&lt;Item&gt;&lt;ID&gt;638&lt;/ID&gt;&lt;UID&gt;{1FDF4BF4-EF93-48F1-9483-CC12EF1F690E}&lt;/UID&gt;&lt;Title&gt;高档名优绿茶仿生采摘指气动控制系统研制&lt;/Title&gt;&lt;Template&gt;Journal Article&lt;/Template&gt;&lt;Star&gt;0&lt;/Star&gt;&lt;Tag&gt;0&lt;/Tag&gt;&lt;Author&gt;刘俊锋; 潘志刚; 陈勇; 肖宏儒; 韩余; 郝淼&lt;/Author&gt;&lt;Year&gt;2021&lt;/Year&gt;&lt;Details&gt;&lt;_author_aff&gt;南京林业大学机械电子工程学院;农业农村部南京农业机械化研究所;&lt;/_author_aff&gt;&lt;_cited_count&gt;8&lt;/_cited_count&gt;&lt;_date&gt;2021-03-15&lt;/_date&gt;&lt;_issue&gt;03&lt;/_issue&gt;&lt;_journal&gt;中国农机化学报&lt;/_journal&gt;&lt;_keywords&gt;高档名优绿茶;仿生采摘指;新梢;气动控制&lt;/_keywords&gt;&lt;_pages&gt;166-170+188&lt;/_pages&gt;&lt;_url&gt;https://link.cnki.net/doi/10.13733/j.jcam.issn.2095-5553.2021.03.023&lt;/_url&gt;&lt;_volume&gt;42&lt;/_volume&gt;&lt;_created&gt;65495639&lt;/_created&gt;&lt;_modified&gt;65495640&lt;/_modified&gt;&lt;_db_updated&gt;CNKI - Reference&lt;/_db_updated&gt;&lt;_collection_scope&gt;PKU&lt;/_collection_scope&gt;&lt;_accessed&gt;65495640&lt;/_accessed&gt;&lt;_translated_title&gt;Development of the pneumatic control system for the bionic plucking fingers for high-quality green tea&lt;/_translated_title&gt;&lt;_translated_author&gt;Liu, Jun feng;Pan, Zhi gang;Chen, Yong;Xiao, Hong ru;Han, Yu;Hao, Miao&lt;/_translated_author&gt;&lt;/Details&gt;&lt;Extra&gt;&lt;DBUID&gt;{03752FAB-B361-4F66-989B-C711D9502F78}&lt;/DBUID&gt;&lt;/Extra&gt;&lt;/Item&gt;&lt;/References&gt;&lt;/Group&gt;&lt;Group&gt;&lt;References&gt;&lt;Item&gt;&lt;ID&gt;628&lt;/ID&gt;&lt;UID&gt;{8E2D7760-162F-46F6-8FA8-AF905EE5F670}&lt;/UID&gt;&lt;Title&gt;名优绿茶仿生采摘指研制&lt;/Title&gt;&lt;Template&gt;Journal Article&lt;/Template&gt;&lt;Star&gt;0&lt;/Star&gt;&lt;Tag&gt;0&lt;/Tag&gt;&lt;Author&gt;郝淼; 陈勇; 潘志刚; 孙烨&lt;/Author&gt;&lt;Year&gt;2018&lt;/Year&gt;&lt;Details&gt;&lt;_accessed&gt;65489857&lt;/_accessed&gt;&lt;_author_aff&gt;南京林业大学机械电子工程学院;&lt;/_author_aff&gt;&lt;_cited_count&gt;11&lt;/_cited_count&gt;&lt;_collection_scope&gt;PKU&lt;/_collection_scope&gt;&lt;_created&gt;65489856&lt;/_created&gt;&lt;_date&gt;2018-09-30&lt;/_date&gt;&lt;_db_updated&gt;CNKI - Reference&lt;/_db_updated&gt;&lt;_issue&gt;10&lt;/_issue&gt;&lt;_journal&gt;食品与机械&lt;/_journal&gt;&lt;_keywords&gt;名优绿茶;仿生采摘;遗传算法;运动学分析;气动控制&lt;/_keywords&gt;&lt;_modified&gt;65489857&lt;/_modified&gt;&lt;_pages&gt;86-90&lt;/_pages&gt;&lt;_translated_title&gt;Development of a bionic plucking finger for high-quality green tea&lt;/_translated_title&gt;&lt;_url&gt;https://link.cnki.net/doi/10.13652/j.issn.1003-5788.2018.10.018&lt;/_url&gt;&lt;_volume&gt;34&lt;/_volume&gt;&lt;_translated_author&gt;Hao, Miao;Chen, Yong;Pan, Zhi gang;Sun, Ye&lt;/_translated_author&gt;&lt;/Details&gt;&lt;Extra&gt;&lt;DBUID&gt;{03752FAB-B361-4F66-989B-C711D9502F78}&lt;/DBUID&gt;&lt;/Extra&gt;&lt;/Item&gt;&lt;/References&gt;&lt;/Group&gt;&lt;/Citation&gt;_x000a_"/>
    <w:docVar w:name="NE.Ref{1A835147-64FA-411E-BB7C-7A338C523508}" w:val=" ADDIN NE.Ref.{1A835147-64FA-411E-BB7C-7A338C523508}&lt;Citation&gt;&lt;Group&gt;&lt;References&gt;&lt;Item&gt;&lt;ID&gt;2&lt;/ID&gt;&lt;UID&gt;{35982CAE-1890-4047-AEE2-73A1EE743871}&lt;/UID&gt;&lt;Title&gt;脐橙采摘机器人末端执行器设计与试验&lt;/Title&gt;&lt;Template&gt;Journal Article&lt;/Template&gt;&lt;Star&gt;1&lt;/Star&gt;&lt;Tag&gt;0&lt;/Tag&gt;&lt;Author&gt;徐丽明; 刘旭东; 张凯良; 邢洁洁; 袁全春; 陈俊威; 段壮壮; 马帅; 于畅畅&lt;/Author&gt;&lt;Year&gt;2018&lt;/Year&gt;&lt;Details&gt;&lt;_accessed&gt;66029278&lt;/_accessed&gt;&lt;_author_adr&gt;中国农业大学工学院;&lt;/_author_adr&gt;&lt;_cited_count&gt;89&lt;/_cited_count&gt;&lt;_created&gt;65846100&lt;/_created&gt;&lt;_db_provider&gt;CNKI&lt;/_db_provider&gt;&lt;_db_updated&gt;CNKI - Reference&lt;/_db_updated&gt;&lt;_isbn&gt;1002-6819&lt;/_isbn&gt;&lt;_issue&gt;12&lt;/_issue&gt;&lt;_journal&gt;农业工程学报&lt;/_journal&gt;&lt;_keywords&gt;机器人;设计;控制;脐橙;无损采摘;末端执行器&lt;/_keywords&gt;&lt;_modified&gt;65863931&lt;/_modified&gt;&lt;_pages&gt;53-61&lt;/_pages&gt;&lt;_url&gt;https://kns.cnki.net/kcms2/article/abstract?v=wUXT8w3WHHpaMhATrIuU-Dl0x_4NhNmDn_FrSqVZUGbvxMACV7DaZuWtSK8OsOpnFjWUhVDtpbPLtrizhT-zsTaX1y44sjUhtlwnJ-THoVf_Kou4TtiZ9PUEfJEQqdyPywScZlJ4yUittfQqX4nFpnf8EVGTGCI_fgCEzzfBpyj0Je1QfTgdXXpHJQZrejUpv4EAGeCHVhI=&amp;amp;uniplatform=NZKPT&amp;amp;language=CHS&lt;/_url&gt;&lt;_volume&gt;34&lt;/_volume&gt;&lt;_translated_author&gt;Xu, Li ming;Liu, Xu dong;Zhang, Kai liang;Xing, Jie jie;Yuan, Quan chun;Chen, Jun wei;Duan, Zhuang zhuang;Ma, Shuai;Yu, Chang chang&lt;/_translated_author&gt;&lt;/Details&gt;&lt;Extra&gt;&lt;DBUID&gt;{82593FD4-14DD-4AC9-B72C-AB1B5D98EEC1}&lt;/DBUID&gt;&lt;/Extra&gt;&lt;/Item&gt;&lt;/References&gt;&lt;/Group&gt;&lt;/Citation&gt;_x000a_"/>
    <w:docVar w:name="NE.Ref{1AF61685-BACC-4D48-BFC3-492DB9AA598E}" w:val=" ADDIN NE.Ref.{1AF61685-BACC-4D48-BFC3-492DB9AA598E}&lt;Citation&gt;&lt;Group&gt;&lt;References&gt;&lt;Item&gt;&lt;ID&gt;636&lt;/ID&gt;&lt;UID&gt;{A78BCFDF-0147-4AE4-89FD-187B4F98D65C}&lt;/UID&gt;&lt;Title&gt;果蔬采摘机器人末端执行器研究综述&lt;/Title&gt;&lt;Template&gt;Journal Article&lt;/Template&gt;&lt;Star&gt;0&lt;/Star&gt;&lt;Tag&gt;0&lt;/Tag&gt;&lt;Author&gt;李秦川; 胡挺; 武传宇; 胡旭东; 应义斌&lt;/Author&gt;&lt;Year&gt;2008&lt;/Year&gt;&lt;Details&gt;&lt;_accessed&gt;65494161&lt;/_accessed&gt;&lt;_author_aff&gt;浙江理工大学机电研究所,浙江理工大学机电研究所,浙江理工大学机电研究所,浙江理工大学机电研究所,浙江大学生物系统工程与食品科学学院 副教授,310018杭州市,硕士生,副教授,教授,教授,310027杭州市&lt;/_author_aff&gt;&lt;_cited_count&gt;156&lt;/_cited_count&gt;&lt;_created&gt;65494161&lt;/_created&gt;&lt;_date&gt;2008-03-25&lt;/_date&gt;&lt;_db_updated&gt;CNKI - Reference&lt;/_db_updated&gt;&lt;_issue&gt;03&lt;/_issue&gt;&lt;_journal&gt;农业机械学报&lt;/_journal&gt;&lt;_keywords&gt;采摘机器人;末端执行器;欠驱动;多指手&lt;/_keywords&gt;&lt;_modified&gt;65494161&lt;/_modified&gt;&lt;_pages&gt;175-179+186&lt;/_pages&gt;&lt;_translated_title&gt;Review of End-effectors in Fruit and Vegetable Harvesting Robot&lt;/_translated_title&gt;&lt;_url&gt;https://kns.cnki.net/kcms2/article/abstract?v=9UjK0-enmQisj8ljLsFwq5UkrPgxd4ml53cJ_Opf0wbUCdXHJkVfiWTXPZT8vDhOdLII1WgKVkXlORP1zI0eOEtfiZrseEJsZgBFTVuFhxt1W82TEBdU3jsA7fhMPd3Kcgj95IRir1ZY6LEjva-ZfQ==&amp;amp;uniplatform=NZKPT&amp;amp;language=CHS&lt;/_url&gt;&lt;_translated_author&gt;Li, Qin chuan;Hu, Ting;Wu, Chuan yu;Hu, Xu dong;Ying, Yi bin&lt;/_translated_author&gt;&lt;/Details&gt;&lt;Extra&gt;&lt;DBUID&gt;{03752FAB-B361-4F66-989B-C711D9502F78}&lt;/DBUID&gt;&lt;/Extra&gt;&lt;/Item&gt;&lt;/References&gt;&lt;/Group&gt;&lt;Group&gt;&lt;References&gt;&lt;Item&gt;&lt;ID&gt;631&lt;/ID&gt;&lt;UID&gt;{EB5A05D3-FC72-45E2-8289-2CDAEFD934A6}&lt;/UID&gt;&lt;Title&gt;基于圆柱凸轮的株距可调式取苗末端执行器设计与试验&lt;/Title&gt;&lt;Template&gt;Journal Article&lt;/Template&gt;&lt;Star&gt;0&lt;/Star&gt;&lt;Tag&gt;0&lt;/Tag&gt;&lt;Author&gt;崔永杰; 卫咏哲; 丁辛亭; 崔功佩; 何智; 王明辉&lt;/Author&gt;&lt;Year&gt;2022&lt;/Year&gt;&lt;Details&gt;&lt;_accessed&gt;65494153&lt;/_accessed&gt;&lt;_author_aff&gt;西北农林科技大学机械与电子工程学院;农业农村部农业物联网重点实验室;陕西省农业信息感知与智能服务重点实验室;&lt;/_author_aff&gt;&lt;_cited_count&gt;17&lt;/_cited_count&gt;&lt;_created&gt;65493451&lt;/_created&gt;&lt;_date&gt;2021-11-20&lt;/_date&gt;&lt;_db_updated&gt;CNKI - Reference&lt;/_db_updated&gt;&lt;_issue&gt;01&lt;/_issue&gt;&lt;_journal&gt;农业机械学报&lt;/_journal&gt;&lt;_keywords&gt;穴盘苗;疏植移栽;末端执行器;圆柱凸轮;耦合仿真&lt;/_keywords&gt;&lt;_modified&gt;65494150&lt;/_modified&gt;&lt;_pages&gt;104-114+122&lt;/_pages&gt;&lt;_translated_abstract&gt;研究範圍移動爬行是設備農業培育爬行的關鍵步驟,可為幼爬提供優良的生長環境,實現增產增收。針對移動節奏環境中,可調校株距設備自動化程度低,人工作業效率低下,易損爬傷爬等問題,本文設計了一種基於圓柱鈦輪的株距可調式取爬末端執行器,可實現不同株距之間的移動爬行作業。首先,對末端執行器整體結構進行設計,確定其工作原理;其次,通過理論分析確定圓柱鈦輪與取爬手指各關鍵參數,並分析其作業狀態下受力情況;然後,利用EDEM與Recur Dyn建立爬鈦根土復合模型,進行擬合真實單因素模擬試驗,確定後續正交試驗因素範圍;最後,搭建了研究移動爬行試驗平台,以取爬端角、入土角、取爬間距和變距速度為試驗因素,以爬鈦最大變量和移動成功率為試驗指標,進行正交試驗。在最優參數組合為取爬端角10°、入土角24°、取爬間距8 mm、變距速度5 mm/s下,選擇128輪和72輪或72輪與50輪兩種爬行要求進行驗證試驗,移動後128輪鈦體形變量平均值為(1.13±0.68) mm, 72輪鈦體形變量平均值為(1.51±0.64) mm。總移動成功率為93.33%,整機移動效率為22株/min,滿足不同研究需求,適用性強。&lt;/_translated_abstract&gt;&lt;_translated_keywords&gt;研究範圍;移動爬行;末端執行器;圓柱鈦輪;擬合真因&lt;/_translated_keywords&gt;&lt;_translated_title&gt;Design and Experiment of Adjustable Spacing End-effector Based on Cylindrical Cam&lt;/_translated_title&gt;&lt;_url&gt;https://link.cnki.net/urlid/11.1964.s.20211118.1533.008&lt;/_url&gt;&lt;_volume&gt;53&lt;/_volume&gt;&lt;_translated_author&gt;Cui, Yong jie;Wei, Yong zhe;Ding, Xin ting;Cui, Gong pei;He, Zhi;Wang, Ming hui&lt;/_translated_author&gt;&lt;/Details&gt;&lt;Extra&gt;&lt;DBUID&gt;{03752FAB-B361-4F66-989B-C711D9502F78}&lt;/DBUID&gt;&lt;/Extra&gt;&lt;/Item&gt;&lt;/References&gt;&lt;/Group&gt;&lt;Group&gt;&lt;References&gt;&lt;Item&gt;&lt;ID&gt;633&lt;/ID&gt;&lt;UID&gt;{86E7CDFB-F633-4DC4-BC5C-3BDB661B78C2}&lt;/UID&gt;&lt;Title&gt;可调节式甘蓝钵苗取苗末端执行器设计与试验&lt;/Title&gt;&lt;Template&gt;Journal Article&lt;/Template&gt;&lt;Star&gt;0&lt;/Star&gt;&lt;Tag&gt;0&lt;/Tag&gt;&lt;Author&gt;韩豹; 申大帅; 郭畅; 刘俏; 王欣; 宋春波&lt;/Author&gt;&lt;Year&gt;2019&lt;/Year&gt;&lt;Details&gt;&lt;_accessed&gt;65494154&lt;/_accessed&gt;&lt;_author_aff&gt;东北农业大学工程学院;&lt;/_author_aff&gt;&lt;_cited_count&gt;24&lt;/_cited_count&gt;&lt;_created&gt;65493458&lt;/_created&gt;&lt;_date&gt;2019-07-03&lt;/_date&gt;&lt;_db_updated&gt;CNKI - Reference&lt;/_db_updated&gt;&lt;_issue&gt;11&lt;/_issue&gt;&lt;_journal&gt;农业机械学报&lt;/_journal&gt;&lt;_keywords&gt;甘蓝钵苗;末端执行器;根钵完整率;穴盘&lt;/_keywords&gt;&lt;_modified&gt;65494153&lt;/_modified&gt;&lt;_pages&gt;111-120&lt;/_pages&gt;&lt;_translated_title&gt;Design and Experiment of Adjustable End-effector of Cabbage Seedlings&lt;/_translated_title&gt;&lt;_url&gt;https://link.cnki.net/urlid/11.1964.s.20190701.1520.006&lt;/_url&gt;&lt;_volume&gt;50&lt;/_volume&gt;&lt;_translated_author&gt;Han, Bao;Shen, Da shuai;Guo, Chang;Liu, Qiao;Wang, Xin;Song, Chun bo&lt;/_translated_author&gt;&lt;/Details&gt;&lt;Extra&gt;&lt;DBUID&gt;{03752FAB-B361-4F66-989B-C711D9502F78}&lt;/DBUID&gt;&lt;/Extra&gt;&lt;/Item&gt;&lt;/References&gt;&lt;/Group&gt;&lt;Group&gt;&lt;References&gt;&lt;Item&gt;&lt;ID&gt;632&lt;/ID&gt;&lt;UID&gt;{3BF957CA-0432-4CCE-B042-57572BF40FC2}&lt;/UID&gt;&lt;Title&gt;猕猴桃采摘机器人末端执行器设计与试验&lt;/Title&gt;&lt;Template&gt;Journal Article&lt;/Template&gt;&lt;Star&gt;0&lt;/Star&gt;&lt;Tag&gt;0&lt;/Tag&gt;&lt;Author&gt;傅隆生; 张发年; 槐岛芳德; 李桢; 王滨; 崔永杰&lt;/Author&gt;&lt;Year&gt;2015&lt;/Year&gt;&lt;Details&gt;&lt;_accessed&gt;65494151&lt;/_accessed&gt;&lt;_author_aff&gt;西北农林科技大学机械与电子工程学院;中国科学院沈阳自动化研究所;宫崎大学农学部;&lt;/_author_aff&gt;&lt;_cited_count&gt;156&lt;/_cited_count&gt;&lt;_created&gt;65493452&lt;/_created&gt;&lt;_date&gt;2015-01-14&lt;/_date&gt;&lt;_db_updated&gt;CNKI - Reference&lt;/_db_updated&gt;&lt;_issue&gt;03&lt;/_issue&gt;&lt;_journal&gt;农业机械学报&lt;/_journal&gt;&lt;_keywords&gt;猕猴桃;采摘机器人;无损采摘;末端执行器&lt;/_keywords&gt;&lt;_modified&gt;65494151&lt;/_modified&gt;&lt;_pages&gt;1-8&lt;/_pages&gt;&lt;_translated_title&gt;Development and Experiment of End-effector for Kiwifruit Harvesting Robot&lt;/_translated_title&gt;&lt;_url&gt;https://link.cnki.net/urlid/11.1964.s.20150114.1808.002&lt;/_url&gt;&lt;_volume&gt;46&lt;/_volume&gt;&lt;_translated_author&gt;Fu, Long sheng;Zhang, Fa nian;Huai, Dao fang de;Li, Zhen;Wang, Bin;Cui, Yong jie&lt;/_translated_author&gt;&lt;/Details&gt;&lt;Extra&gt;&lt;DBUID&gt;{03752FAB-B361-4F66-989B-C711D9502F78}&lt;/DBUID&gt;&lt;/Extra&gt;&lt;/Item&gt;&lt;/References&gt;&lt;/Group&gt;&lt;Group&gt;&lt;References&gt;&lt;Item&gt;&lt;ID&gt;630&lt;/ID&gt;&lt;UID&gt;{8B03BF72-8EC0-4EA7-92BB-BFA8D2F6234C}&lt;/UID&gt;&lt;Title&gt;欠驱动式柑橘采摘末端执行器设计与试验&lt;/Title&gt;&lt;Template&gt;Journal Article&lt;/Template&gt;&lt;Star&gt;0&lt;/Star&gt;&lt;Tag&gt;0&lt;/Tag&gt;&lt;Author&gt;魏博; 何金银; 石阳; 蒋光利; 张宪宇; 马莹&lt;/Author&gt;&lt;Year&gt;2021&lt;/Year&gt;&lt;Details&gt;&lt;_accessed&gt;65494152&lt;/_accessed&gt;&lt;_author_aff&gt;重庆邮电大学先进制造工程学院;&lt;/_author_aff&gt;&lt;_cited_count&gt;38&lt;/_cited_count&gt;&lt;_created&gt;65493449&lt;/_created&gt;&lt;_date&gt;2021-07-13&lt;/_date&gt;&lt;_db_updated&gt;CNKI - Reference&lt;/_db_updated&gt;&lt;_issue&gt;10&lt;/_issue&gt;&lt;_journal&gt;农业机械学报&lt;/_journal&gt;&lt;_keywords&gt;采摘机器人;柑橘;末端执行器;欠驱动;柔顺控制&lt;/_keywords&gt;&lt;_modified&gt;65494153&lt;/_modified&gt;&lt;_pages&gt;120-128&lt;/_pages&gt;&lt;_translated_title&gt;Design and Experiment of Underactuated End-effector for Citrus Picking&lt;/_translated_title&gt;&lt;_url&gt;https://link.cnki.net/urlid/11.1964.S.20210712.1433.023&lt;/_url&gt;&lt;_volume&gt;52&lt;/_volume&gt;&lt;_translated_author&gt;Wei, Bo;He, Jin yin;Shi, Yang;Jiang, Guang li;Zhang, Xian yu;Ma, Ying&lt;/_translated_author&gt;&lt;/Details&gt;&lt;Extra&gt;&lt;DBUID&gt;{03752FAB-B361-4F66-989B-C711D9502F78}&lt;/DBUID&gt;&lt;/Extra&gt;&lt;/Item&gt;&lt;/References&gt;&lt;/Group&gt;&lt;Group&gt;&lt;References&gt;&lt;Item&gt;&lt;ID&gt;640&lt;/ID&gt;&lt;UID&gt;{484690AD-92EE-488D-8951-3FE1290E128B}&lt;/UID&gt;&lt;Title&gt;子叶期钵苗补苗末端执行器设计与试验&lt;/Title&gt;&lt;Template&gt;Journal Article&lt;/Template&gt;&lt;Star&gt;0&lt;/Star&gt;&lt;Tag&gt;0&lt;/Tag&gt;&lt;Author&gt;梁喜凤; 肖玺泽; 朱宇豪; 王永维; 武传宇&lt;/Author&gt;&lt;Year&gt;2018&lt;/Year&gt;&lt;Details&gt;&lt;_author_aff&gt;浙江理工大学机械与自动控制学院;中国计量大学机电工程学院;浙江大学生物系统工程与食品科学学院;&lt;/_author_aff&gt;&lt;_cited_count&gt;22&lt;/_cited_count&gt;&lt;_date&gt;2018-05-08&lt;/_date&gt;&lt;_issue&gt;09&lt;/_issue&gt;&lt;_journal&gt;农业工程学报&lt;/_journal&gt;&lt;_keywords&gt;农业机械;移栽;试验;末端执行器;子叶期;补苗&lt;/_keywords&gt;&lt;_pages&gt;49-57&lt;/_pages&gt;&lt;_url&gt;https://kns.cnki.net/kcms2/article/abstract?v=WYPw_9jmhsKY7_nX0gXdKshZ-4OY2A89iSTVbrRV8L2lFWUMrBbjxbuai7Msk40ynVpilXwQdD4HoH0oClqc-6AMRzT9kL2LM9VgSvlbQlbIdPk_rkbpxvTSS_6OHYiHJvNszr8yWH4lZUX5ZEGlqUASDFZqjSI-&amp;amp;uniplatform=NZKPT&amp;amp;language=CHS&lt;/_url&gt;&lt;_volume&gt;34&lt;/_volume&gt;&lt;_created&gt;65495650&lt;/_created&gt;&lt;_modified&gt;65495650&lt;/_modified&gt;&lt;_db_updated&gt;CNKI - Reference&lt;/_db_updated&gt;&lt;_translated_title&gt;Design and experiment on pot-seedling supplementing end-effector for vegetables in cotyledon phase&lt;/_translated_title&gt;&lt;_translated_author&gt;Liang, Xi feng;Xiao, Xi ze;Zhu, Yu hao;Wang, Yong wei;Wu, Chuan yu&lt;/_translated_author&gt;&lt;/Details&gt;&lt;Extra&gt;&lt;DBUID&gt;{03752FAB-B361-4F66-989B-C711D9502F78}&lt;/DBUID&gt;&lt;/Extra&gt;&lt;/Item&gt;&lt;/References&gt;&lt;/Group&gt;&lt;/Citation&gt;_x000a_"/>
    <w:docVar w:name="NE.Ref{1B4A8CCE-E68E-4DAB-A632-0F748FDECEB1}" w:val=" ADDIN NE.Ref.{1B4A8CCE-E68E-4DAB-A632-0F748FDECEB1}&lt;Citation&gt;&lt;Group&gt;&lt;References&gt;&lt;Item&gt;&lt;ID&gt;606&lt;/ID&gt;&lt;UID&gt;{CC8AF4BD-70CF-428C-8531-FE0B451C3231}&lt;/UID&gt;&lt;Title&gt;一个新的BFGS信赖域算法&lt;/Title&gt;&lt;Template&gt;Journal Article&lt;/Template&gt;&lt;Star&gt;0&lt;/Star&gt;&lt;Tag&gt;0&lt;/Tag&gt;&lt;Author&gt;景书杰; 于俊霞&lt;/Author&gt;&lt;Year&gt;2015&lt;/Year&gt;&lt;Details&gt;&lt;_author_aff&gt;河南理工大学数学与信息科学学院;&lt;/_author_aff&gt;&lt;_cited_count&gt;4&lt;/_cited_count&gt;&lt;_created&gt;65479738&lt;/_created&gt;&lt;_date&gt;2014-10-22&lt;/_date&gt;&lt;_db_updated&gt;CNKI - Reference&lt;/_db_updated&gt;&lt;_issue&gt;01&lt;/_issue&gt;&lt;_journal&gt;数学杂志&lt;/_journal&gt;&lt;_keywords&gt;BFGS修正公式;信赖域算法;全局收敛性&lt;/_keywords&gt;&lt;_modified&gt;65479739&lt;/_modified&gt;&lt;_pages&gt;131-134&lt;/_pages&gt;&lt;_url&gt;https://link.cnki.net/doi/10.13548/j.sxzz.20130117003&lt;/_url&gt;&lt;_volume&gt;35&lt;/_volume&gt;&lt;_translated_author&gt;Jing, Shu jie;Yu, Jun xia&lt;/_translated_author&gt;&lt;/Details&gt;&lt;Extra/&gt;&lt;/Item&gt;&lt;/References&gt;&lt;/Group&gt;&lt;Group&gt;&lt;References&gt;&lt;Item&gt;&lt;ID&gt;605&lt;/ID&gt;&lt;UID&gt;{D1F41AAA-F390-48E4-B0E9-6C0DA63B9D56}&lt;/UID&gt;&lt;Title&gt;一种基于新锥模型的自适应信赖域算法&lt;/Title&gt;&lt;Template&gt;Journal Article&lt;/Template&gt;&lt;Star&gt;0&lt;/Star&gt;&lt;Tag&gt;0&lt;/Tag&gt;&lt;Author&gt;王希云; 王庆&lt;/Author&gt;&lt;Year&gt;2010&lt;/Year&gt;&lt;Details&gt;&lt;_author_aff&gt;太原科技大学应用科学学院;&lt;/_author_aff&gt;&lt;_cited_count&gt;12&lt;/_cited_count&gt;&lt;_collection_scope&gt;PKU;CSCD&lt;/_collection_scope&gt;&lt;_created&gt;65479738&lt;/_created&gt;&lt;_date&gt;2010-04-15&lt;/_date&gt;&lt;_db_updated&gt;CNKI - Reference&lt;/_db_updated&gt;&lt;_issue&gt;02&lt;/_issue&gt;&lt;_journal&gt;应用数学&lt;/_journal&gt;&lt;_keywords&gt;新锥模型;信赖域;自适应;水平向量;全局收敛性&lt;/_keywords&gt;&lt;_modified&gt;65479738&lt;/_modified&gt;&lt;_pages&gt;307-312&lt;/_pages&gt;&lt;_url&gt;https://kns.cnki.net/kcms2/article/abstract?v=LAPUTnZ325fo3e4pRr0A7br6tNKBonFu15JM93LAbbZWc3ULq2htk1_HtCVa5hsKvP7lSnirzwLg1nPiKgw4PvsB9TipDuP4t4u3zhePSCQKC75xsG1q1Iayq2zJMy7GJoBbYPGUr0AwwNL8Ved58g==&amp;amp;uniplatform=NZKPT&amp;amp;language=CHS&lt;/_url&gt;&lt;_volume&gt;23&lt;/_volume&gt;&lt;_translated_author&gt;Wang, Xi yun;Wang, Qing&lt;/_translated_author&gt;&lt;/Details&gt;&lt;Extra/&gt;&lt;/Item&gt;&lt;/References&gt;&lt;/Group&gt;&lt;Group&gt;&lt;References&gt;&lt;Item&gt;&lt;ID&gt;666&lt;/ID&gt;&lt;UID&gt;{C07176C2-3B70-40F2-B1BB-4173406AE225}&lt;/UID&gt;&lt;Title&gt;一种基于新锥模型的自适应信赖域算法&lt;/Title&gt;&lt;Template&gt;Journal Article&lt;/Template&gt;&lt;Star&gt;0&lt;/Star&gt;&lt;Tag&gt;0&lt;/Tag&gt;&lt;Author&gt;王希云; 王庆&lt;/Author&gt;&lt;Year&gt;2010&lt;/Year&gt;&lt;Details&gt;&lt;_accessed&gt;65582460&lt;/_accessed&gt;&lt;_author_aff&gt;太原科技大学应用科学学院;&lt;/_author_aff&gt;&lt;_cited_count&gt;12&lt;/_cited_count&gt;&lt;_collection_scope&gt;PKU;CSCD&lt;/_collection_scope&gt;&lt;_created&gt;65479738&lt;/_created&gt;&lt;_date&gt;2010-04-15&lt;/_date&gt;&lt;_db_updated&gt;CNKI - Reference&lt;/_db_updated&gt;&lt;_issue&gt;02&lt;/_issue&gt;&lt;_journal&gt;应用数学&lt;/_journal&gt;&lt;_keywords&gt;新锥模型;信赖域;自适应;水平向量;全局收敛性&lt;/_keywords&gt;&lt;_modified&gt;65582460&lt;/_modified&gt;&lt;_pages&gt;307-312&lt;/_pages&gt;&lt;_translated_title&gt;An adaptive trust region method on new conic model&lt;/_translated_title&gt;&lt;_url&gt;https://kns.cnki.net/kcms2/article/abstract?v=LAPUTnZ325fo3e4pRr0A7br6tNKBonFu15JM93LAbbZWc3ULq2htk1_HtCVa5hsKvP7lSnirzwLg1nPiKgw4PvsB9TipDuP4t4u3zhePSCQKC75xsG1q1Iayq2zJMy7GJoBbYPGUr0AwwNL8Ved58g==&amp;amp;uniplatform=NZKPT&amp;amp;language=CHS&lt;/_url&gt;&lt;_volume&gt;23&lt;/_volume&gt;&lt;_translated_author&gt;Wang, Xi yun;Wang, Qing&lt;/_translated_author&gt;&lt;/Details&gt;&lt;Extra&gt;&lt;DBUID&gt;{03752FAB-B361-4F66-989B-C711D9502F78}&lt;/DBUID&gt;&lt;/Extra&gt;&lt;/Item&gt;&lt;/References&gt;&lt;/Group&gt;&lt;Group&gt;&lt;References&gt;&lt;Item&gt;&lt;ID&gt;665&lt;/ID&gt;&lt;UID&gt;{716A4E50-E7E3-4A1F-A4F5-FC94B792CBCC}&lt;/UID&gt;&lt;Title&gt;一个新的BFGS信赖域算法&lt;/Title&gt;&lt;Template&gt;Journal Article&lt;/Template&gt;&lt;Star&gt;0&lt;/Star&gt;&lt;Tag&gt;0&lt;/Tag&gt;&lt;Author&gt;景书杰; 于俊霞&lt;/Author&gt;&lt;Year&gt;2015&lt;/Year&gt;&lt;Details&gt;&lt;_accessed&gt;65582459&lt;/_accessed&gt;&lt;_author_aff&gt;河南理工大学数学与信息科学学院;&lt;/_author_aff&gt;&lt;_cited_count&gt;4&lt;/_cited_count&gt;&lt;_created&gt;65479738&lt;/_created&gt;&lt;_date&gt;2014-10-22&lt;/_date&gt;&lt;_db_updated&gt;CNKI - Reference&lt;/_db_updated&gt;&lt;_issue&gt;01&lt;/_issue&gt;&lt;_journal&gt;数学杂志&lt;/_journal&gt;&lt;_keywords&gt;BFGS修正公式;信赖域算法;全局收敛性&lt;/_keywords&gt;&lt;_modified&gt;65582459&lt;/_modified&gt;&lt;_pages&gt;131-134&lt;/_pages&gt;&lt;_translated_title&gt;A new BFGS rust region method&lt;/_translated_title&gt;&lt;_url&gt;https://link.cnki.net/doi/10.13548/j.sxzz.20130117003&lt;/_url&gt;&lt;_volume&gt;35&lt;/_volume&gt;&lt;_translated_author&gt;Jing, Shu jie;Yu, Jun xia&lt;/_translated_author&gt;&lt;/Details&gt;&lt;Extra&gt;&lt;DBUID&gt;{03752FAB-B361-4F66-989B-C711D9502F78}&lt;/DBUID&gt;&lt;/Extra&gt;&lt;/Item&gt;&lt;/References&gt;&lt;/Group&gt;&lt;/Citation&gt;_x000a_"/>
    <w:docVar w:name="NE.Ref{1C68B1C5-949F-4073-B761-0A7466AF759B}" w:val=" ADDIN NE.Ref.{1C68B1C5-949F-4073-B761-0A7466AF759B}&lt;Citation&gt;&lt;Group&gt;&lt;References&gt;&lt;Item&gt;&lt;ID&gt;10&lt;/ID&gt;&lt;UID&gt;{608B811D-0B4D-4565-AFF8-7F7936D26189}&lt;/UID&gt;&lt;Title&gt;咬合式柑橘采摘末端执行器优化设计与试验&lt;/Title&gt;&lt;Template&gt;Journal Article&lt;/Template&gt;&lt;Star&gt;0&lt;/Star&gt;&lt;Tag&gt;0&lt;/Tag&gt;&lt;Author&gt;马锃宏; 余煌; 谭励; 杜小强&lt;/Author&gt;&lt;Year&gt;2024&lt;/Year&gt;&lt;Details&gt;&lt;_author_adr&gt;浙江理工大学机械工程学院;浙江省种植装备技术重点实验室;农业农村部东南丘陵山地农业装备重点实验室(部省共建);&lt;/_author_adr&gt;&lt;_created&gt;65846122&lt;/_created&gt;&lt;_db_provider&gt;CNKI&lt;/_db_provider&gt;&lt;_db_updated&gt;CNKI - Reference&lt;/_db_updated&gt;&lt;_isbn&gt;1000-1298&lt;/_isbn&gt;&lt;_issue&gt;10&lt;/_issue&gt;&lt;_journal&gt;农业机械学报&lt;/_journal&gt;&lt;_keywords&gt;柑橘;采摘;末端执行器;咬合式;剪切&lt;/_keywords&gt;&lt;_modified&gt;65846123&lt;/_modified&gt;&lt;_pages&gt;106-115+125&lt;/_pages&gt;&lt;_url&gt;https://link.cnki.net/urlid/11.1964.s.20240729.1142.006&lt;/_url&gt;&lt;_volume&gt;55&lt;/_volume&gt;&lt;_translated_author&gt;Ma, Zeng hong;Yu, Huang;Tan, Li;Du, Xiao qiang&lt;/_translated_author&gt;&lt;/Details&gt;&lt;Extra&gt;&lt;DBUID&gt;{82593FD4-14DD-4AC9-B72C-AB1B5D98EEC1}&lt;/DBUID&gt;&lt;/Extra&gt;&lt;/Item&gt;&lt;/References&gt;&lt;/Group&gt;&lt;/Citation&gt;_x000a_"/>
    <w:docVar w:name="NE.Ref{1C9DCE01-B325-4B94-879D-0B41DF956FD9}" w:val=" ADDIN NE.Ref.{1C9DCE01-B325-4B94-879D-0B41DF956FD9}&lt;Citation&gt;&lt;Group&gt;&lt;References&gt;&lt;Item&gt;&lt;ID&gt;43&lt;/ID&gt;&lt;UID&gt;{489A9129-F73F-4809-8482-05D55CA8C623}&lt;/UID&gt;&lt;Title&gt;鲜食朝天椒采摘末端执行器设计与试验&lt;/Title&gt;&lt;Template&gt;Journal Article&lt;/Template&gt;&lt;Star&gt;1&lt;/Star&gt;&lt;Tag&gt;0&lt;/Tag&gt;&lt;Author&gt;赵雄; 张号号; 傅鸿妃; 徐亚丹; 陈建能&lt;/Author&gt;&lt;Year&gt;0&lt;/Year&gt;&lt;Details&gt;&lt;_accessed&gt;66029220&lt;/_accessed&gt;&lt;_author_adr&gt;浙江理工大学机械工程学院;浙江省种植装备技术重点实验室;杭州市农业科学研究院蔬菜研究所;杭州职业技术学院;&lt;/_author_adr&gt;&lt;_created&gt;65863593&lt;/_created&gt;&lt;_db_provider&gt;CNKI&lt;/_db_provider&gt;&lt;_isbn&gt;1000-1298&lt;/_isbn&gt;&lt;_journal&gt;农业机械学报&lt;/_journal&gt;&lt;_keywords&gt;采收机器人;朝天椒;末端执行器;动态静力分析&lt;/_keywords&gt;&lt;_modified&gt;66029220&lt;/_modified&gt;&lt;_pages&gt;1-12&lt;/_pages&gt;&lt;_url&gt;https://link.cnki.net/urlid/11.1964.s.20240812.1717.004&lt;/_url&gt;&lt;_translated_author&gt;Zhao, Xiong;Zhang, Hao hao;Fu, Hong fei;Xu, Ya dan;Chen, Jian neng&lt;/_translated_author&gt;&lt;/Details&gt;&lt;Extra&gt;&lt;DBUID&gt;{82593FD4-14DD-4AC9-B72C-AB1B5D98EEC1}&lt;/DBUID&gt;&lt;/Extra&gt;&lt;/Item&gt;&lt;/References&gt;&lt;/Group&gt;&lt;/Citation&gt;_x000a_"/>
    <w:docVar w:name="NE.Ref{1D0BC9E0-F861-4AC2-BF6A-479F3841AA30}" w:val=" ADDIN NE.Ref.{1D0BC9E0-F861-4AC2-BF6A-479F3841AA30}&lt;Citation&gt;&lt;Group&gt;&lt;References&gt;&lt;Item&gt;&lt;ID&gt;603&lt;/ID&gt;&lt;UID&gt;{671E196E-1EA5-44B4-85C1-70CB5F8C90B0}&lt;/UID&gt;&lt;Title&gt;便携式真空吸附采茶机设计与试验&lt;/Title&gt;&lt;Template&gt;Journal Article&lt;/Template&gt;&lt;Star&gt;0&lt;/Star&gt;&lt;Tag&gt;0&lt;/Tag&gt;&lt;Author&gt;刘浩; 贺福强; 李荣隆; 何昊; 王玥&lt;/Author&gt;&lt;Year&gt;2021&lt;/Year&gt;&lt;Details&gt;&lt;_author_aff&gt;贵州大学机械工程学院;&lt;/_author_aff&gt;&lt;_cited_count&gt;8&lt;/_cited_count&gt;&lt;_collection_scope&gt;PKU&lt;/_collection_scope&gt;&lt;_created&gt;65477821&lt;/_created&gt;&lt;_date&gt;2020-10-28&lt;/_date&gt;&lt;_db_updated&gt;CNKI - Reference&lt;/_db_updated&gt;&lt;_issue&gt;07&lt;/_issue&gt;&lt;_journal&gt;农机化研究&lt;/_journal&gt;&lt;_keywords&gt;采茶机;茶叶采摘;真空吸附;便携式&lt;/_keywords&gt;&lt;_modified&gt;65477821&lt;/_modified&gt;&lt;_pages&gt;110-114&lt;/_pages&gt;&lt;_url&gt;https://link.cnki.net/doi/10.13427/j.cnki.njyi.2021.07.018&lt;/_url&gt;&lt;_volume&gt;43&lt;/_volume&gt;&lt;_translated_author&gt;Liu, Hao;He, Fu qiang;Li, Rong long;He, Hao;Wang, Yue&lt;/_translated_author&gt;&lt;/Details&gt;&lt;Extra&gt;&lt;DBUID&gt;{03752FAB-B361-4F66-989B-C711D9502F78}&lt;/DBUID&gt;&lt;/Extra&gt;&lt;/Item&gt;&lt;/References&gt;&lt;/Group&gt;&lt;/Citation&gt;_x000a_"/>
    <w:docVar w:name="NE.Ref{1D425B84-FD8C-4F15-896C-1A3E5E1D7013}" w:val=" ADDIN NE.Ref.{1D425B84-FD8C-4F15-896C-1A3E5E1D7013}&lt;Citation&gt;&lt;Group&gt;&lt;References&gt;&lt;Item&gt;&lt;ID&gt;601&lt;/ID&gt;&lt;UID&gt;{EED81B20-BD64-4FC1-90C2-ACF0FBA7A16B}&lt;/UID&gt;&lt;Title&gt;分体刀具式名优茶采摘末端执行器设计与试验优化&lt;/Title&gt;&lt;Template&gt;Journal Article&lt;/Template&gt;&lt;Star&gt;0&lt;/Star&gt;&lt;Tag&gt;0&lt;/Tag&gt;&lt;Author&gt;陈建能; 李杭; 刘林敏; 贾江鸣; 赵润茂; 武传宇&lt;/Author&gt;&lt;Year&gt;2024&lt;/Year&gt;&lt;Details&gt;&lt;_author_aff&gt;浙江理工大学机械工程学院;浙江省种植装备技术重点实验室;浙江省松阳县农业农村局;&lt;/_author_aff&gt;&lt;_cited_count&gt;1&lt;/_cited_count&gt;&lt;_created&gt;65476839&lt;/_created&gt;&lt;_date&gt;2023-11-21&lt;/_date&gt;&lt;_db_updated&gt;CNKI - Reference&lt;/_db_updated&gt;&lt;_issue&gt;01&lt;/_issue&gt;&lt;_journal&gt;农业机械学报&lt;/_journal&gt;&lt;_keywords&gt;名优茶;采茶机器人;末端执行器;分体式刀具;侧芽&lt;/_keywords&gt;&lt;_modified&gt;65476839&lt;/_modified&gt;&lt;_pages&gt;39-46+195&lt;/_pages&gt;&lt;_url&gt;https://link.cnki.net/urlid/11.1964.S.20231120.1731.008&lt;/_url&gt;&lt;_volume&gt;55&lt;/_volume&gt;&lt;_translated_author&gt;Chen, Jian neng;Li, Hang;Liu, Lin min;Jia, Jiang ming;Zhao, Run mao;Wu, Chuan yu&lt;/_translated_author&gt;&lt;/Details&gt;&lt;Extra&gt;&lt;DBUID&gt;{03752FAB-B361-4F66-989B-C711D9502F78}&lt;/DBUID&gt;&lt;/Extra&gt;&lt;/Item&gt;&lt;/References&gt;&lt;/Group&gt;&lt;/Citation&gt;_x000a_"/>
    <w:docVar w:name="NE.Ref{2022328D-DC79-4B0E-8CD1-7C68B4A1EFE1}" w:val=" ADDIN NE.Ref.{2022328D-DC79-4B0E-8CD1-7C68B4A1EFE1}&lt;Citation&gt;&lt;Group&gt;&lt;References&gt;&lt;Item&gt;&lt;ID&gt;549&lt;/ID&gt;&lt;UID&gt;{A5E9EA0F-647B-4F99-B91B-20DCEE1EAE5A}&lt;/UID&gt;&lt;Title&gt;基于信赖域策略寻优的后退虚源法面源氡扩散模型&lt;/Title&gt;&lt;Template&gt;Journal Article&lt;/Template&gt;&lt;Star&gt;0&lt;/Star&gt;&lt;Tag&gt;0&lt;/Tag&gt;&lt;Author&gt;丁玉恒; 杨亚新; 谢尚平; 罗齐彬; 吕文杰; 黄培; 王毅强&lt;/Author&gt;&lt;Year&gt;2024&lt;/Year&gt;&lt;Details&gt;&lt;_accessed&gt;65514322&lt;/_accessed&gt;&lt;_author_aff&gt;东华理工大学核资源与环境国家重点实验室;东华理工大学地球物理与测控技术学院;&lt;/_author_aff&gt;&lt;_created&gt;65514273&lt;/_created&gt;&lt;_date&gt;2024-04-08&lt;/_date&gt;&lt;_db_updated&gt;CNKI - Reference&lt;/_db_updated&gt;&lt;_issue&gt;02&lt;/_issue&gt;&lt;_journal&gt;世界核地质科学&lt;/_journal&gt;&lt;_keywords&gt;高斯扩散模型;铀尾矿库;后退虚源模型;信赖域算法&lt;/_keywords&gt;&lt;_modified&gt;65514326&lt;/_modified&gt;&lt;_pages&gt;386-395&lt;/_pages&gt;&lt;_tertiary_title&gt;World Nuclear Geoscience&lt;/_tertiary_title&gt;&lt;_translated_title&gt;Area source radon diffusion model of virtual-point source method based on Trust Region strategy optimization&lt;/_translated_title&gt;&lt;_url&gt;https://kns.cnki.net/kcms2/article/abstract?v=kHMw6kznbpqZNX1JT3o5EeyFUpqFyf4JrtB8wjXFjsZr97bAjfJuNhM6bUxSvi36RKih08pUNSHjUjgepIxkHZA2JZ9vCQCIEdtOJ49O8dCSz42cce1NmntNUoSTlyTpI0gUVW_zgaCMAwq7xoeTgspGBPj-3dM5LR4zvF7NGDJleGLjMCLFCSM2hwSrtBjTV21e1_38sy0=&amp;amp;uniplatform=NZKPT&amp;amp;language=CHS&lt;/_url&gt;&lt;_volume&gt;41&lt;/_volume&gt;&lt;_translated_author&gt;Ding, Yu heng;Yang, Ya xin;Xie, Shang ping;Luo, Qi bin;Lu, Wen jie;Huang, Pei;Wang, Yi qiang&lt;/_translated_author&gt;&lt;/Details&gt;&lt;Extra&gt;&lt;DBUID&gt;{03752FAB-B361-4F66-989B-C711D9502F78}&lt;/DBUID&gt;&lt;/Extra&gt;&lt;/Item&gt;&lt;/References&gt;&lt;/Group&gt;&lt;/Citation&gt;_x000a_"/>
    <w:docVar w:name="NE.Ref{20AFD203-70F1-4BC9-B98F-CD762C31BFF3}" w:val=" ADDIN NE.Ref.{20AFD203-70F1-4BC9-B98F-CD762C31BFF3}&lt;Citation&gt;&lt;Group&gt;&lt;References&gt;&lt;Item&gt;&lt;ID&gt;621&lt;/ID&gt;&lt;UID&gt;{E4E2AF5E-4F9D-4E6F-9E7C-7520050FF781}&lt;/UID&gt;&lt;Title&gt;分体刀具式名优茶采摘末端执行器设计与试验优化&lt;/Title&gt;&lt;Template&gt;Journal Article&lt;/Template&gt;&lt;Star&gt;0&lt;/Star&gt;&lt;Tag&gt;0&lt;/Tag&gt;&lt;Author&gt;陈建能; 李杭; 刘林敏; 贾江鸣; 赵润茂; 武传宇&lt;/Author&gt;&lt;Year&gt;2024&lt;/Year&gt;&lt;Details&gt;&lt;_author_aff&gt;浙江理工大学机械工程学院;浙江省种植装备技术重点实验室;浙江省松阳县农业农村局;&lt;/_author_aff&gt;&lt;_cited_count&gt;1&lt;/_cited_count&gt;&lt;_date&gt;2023-11-21&lt;/_date&gt;&lt;_issue&gt;01&lt;/_issue&gt;&lt;_journal&gt;农业机械学报&lt;/_journal&gt;&lt;_keywords&gt;名优茶;采茶机器人;末端执行器;分体式刀具;侧芽&lt;/_keywords&gt;&lt;_pages&gt;39-46+195&lt;/_pages&gt;&lt;_url&gt;https://link.cnki.net/urlid/11.1964.S.20231120.1731.008&lt;/_url&gt;&lt;_volume&gt;55&lt;/_volume&gt;&lt;_created&gt;65489717&lt;/_created&gt;&lt;_modified&gt;65489853&lt;/_modified&gt;&lt;_db_updated&gt;CNKI - Reference&lt;/_db_updated&gt;&lt;_accessed&gt;65489718&lt;/_accessed&gt;&lt;_translated_title&gt;Design and Experimental Optimization of End Effector forPicking Famous Tea with Split-cutter&lt;/_translated_title&gt;&lt;_translated_author&gt;Chen, Jian neng;Li, Hang;Liu, Lin min;Jia, Jiang ming;Zhao, Run mao;Wu, Chuan yu&lt;/_translated_author&gt;&lt;/Details&gt;&lt;Extra&gt;&lt;DBUID&gt;{03752FAB-B361-4F66-989B-C711D9502F78}&lt;/DBUID&gt;&lt;/Extra&gt;&lt;/Item&gt;&lt;/References&gt;&lt;/Group&gt;&lt;/Citation&gt;_x000a_"/>
    <w:docVar w:name="NE.Ref{22D3C219-91B5-4DB8-B52B-19CC5F550CFA}" w:val=" ADDIN NE.Ref.{22D3C219-91B5-4DB8-B52B-19CC5F550CFA}&lt;Citation&gt;&lt;Group&gt;&lt;References&gt;&lt;Item&gt;&lt;ID&gt;1&lt;/ID&gt;&lt;UID&gt;{60DB5F87-0ED0-4267-9A1E-64EDF20B2E8D}&lt;/UID&gt;&lt;Title&gt;番石榴采摘机器人末端执行器设计及其采摘仿真研究&lt;/Title&gt;&lt;Template&gt;Thesis&lt;/Template&gt;&lt;Star&gt;0&lt;/Star&gt;&lt;Tag&gt;0&lt;/Tag&gt;&lt;Author&gt;刘旭泰&lt;/Author&gt;&lt;Year&gt;2019&lt;/Year&gt;&lt;Details&gt;&lt;_cited_count&gt;3&lt;/_cited_count&gt;&lt;_created&gt;65846095&lt;/_created&gt;&lt;_db_provider&gt;CNKI&lt;/_db_provider&gt;&lt;_db_updated&gt;CNKI - Reference&lt;/_db_updated&gt;&lt;_doi&gt;10.27152/d.cnki.ghanu.2019.000209&lt;/_doi&gt;&lt;_keywords&gt;番石榴采摘机器人;末端执行器;采摘仿真平台;仿真试验&lt;/_keywords&gt;&lt;_modified&gt;65859634&lt;/_modified&gt;&lt;_publisher&gt;华南农业大学&lt;/_publisher&gt;&lt;_tertiary_author&gt;陈燕; 赖建生&lt;/_tertiary_author&gt;&lt;_type_work&gt;硕士&lt;/_type_work&gt;&lt;_url&gt;https://link.cnki.net/doi/10.27152/d.cnki.ghanu.2019.000209&lt;/_url&gt;&lt;_accessed&gt;65859634&lt;/_accessed&gt;&lt;_translated_author&gt;Liu, Xu tai&lt;/_translated_author&gt;&lt;_translated_tertiary_author&gt;Chen, Yan;Lai, Jian sheng&lt;/_translated_tertiary_author&gt;&lt;/Details&gt;&lt;Extra&gt;&lt;DBUID&gt;{82593FD4-14DD-4AC9-B72C-AB1B5D98EEC1}&lt;/DBUID&gt;&lt;/Extra&gt;&lt;/Item&gt;&lt;/References&gt;&lt;/Group&gt;&lt;/Citation&gt;_x000a_"/>
    <w:docVar w:name="NE.Ref{2324A525-8945-42DD-833B-89EB793F8A89}" w:val=" ADDIN NE.Ref.{2324A525-8945-42DD-833B-89EB793F8A89}&lt;Citation&gt;&lt;Group&gt;&lt;References&gt;&lt;Item&gt;&lt;ID&gt;5&lt;/ID&gt;&lt;UID&gt;{CA2827D4-BBF9-479C-B0DA-679C6B110B5E}&lt;/UID&gt;&lt;Title&gt;仿蛇嘴咬合式柑橘采摘末端执行器设计与实验&lt;/Title&gt;&lt;Template&gt;Journal Article&lt;/Template&gt;&lt;Star&gt;0&lt;/Star&gt;&lt;Tag&gt;0&lt;/Tag&gt;&lt;Author&gt;王毅; 许洪斌; 张茂; 马冀桐; 刘波; 何宇&lt;/Author&gt;&lt;Year&gt;2018&lt;/Year&gt;&lt;Details&gt;&lt;_author_adr&gt;重庆大学机械工程学院;重庆理工大学机械工程学院;&lt;/_author_adr&gt;&lt;_cited_count&gt;53&lt;/_cited_count&gt;&lt;_created&gt;65846102&lt;/_created&gt;&lt;_db_provider&gt;CNKI&lt;/_db_provider&gt;&lt;_db_updated&gt;CNKI - Reference&lt;/_db_updated&gt;&lt;_isbn&gt;1000-1298&lt;/_isbn&gt;&lt;_issue&gt;10&lt;/_issue&gt;&lt;_journal&gt;农业机械学报&lt;/_journal&gt;&lt;_keywords&gt;柑橘;采摘机器人;末端执行器;仿生学;咬合式;果柄倾角&lt;/_keywords&gt;&lt;_modified&gt;65846102&lt;/_modified&gt;&lt;_pages&gt;54-64&lt;/_pages&gt;&lt;_url&gt;https://link.cnki.net/urlid/11.1964.S.20180712.1750.010&lt;/_url&gt;&lt;_volume&gt;49&lt;/_volume&gt;&lt;_translated_author&gt;Wang, Yi;Xu, Hong bin;Zhang, Mao;Ma, Ji tong;Liu, Bo;He, Yu&lt;/_translated_author&gt;&lt;/Details&gt;&lt;Extra&gt;&lt;DBUID&gt;{82593FD4-14DD-4AC9-B72C-AB1B5D98EEC1}&lt;/DBUID&gt;&lt;/Extra&gt;&lt;/Item&gt;&lt;/References&gt;&lt;/Group&gt;&lt;/Citation&gt;_x000a_"/>
    <w:docVar w:name="NE.Ref{24B2AAD3-2684-444C-B23D-4BC4B730736D}" w:val=" ADDIN NE.Ref.{24B2AAD3-2684-444C-B23D-4BC4B730736D}&lt;Citation&gt;&lt;Group&gt;&lt;References&gt;&lt;Item&gt;&lt;ID&gt;10&lt;/ID&gt;&lt;UID&gt;{608B811D-0B4D-4565-AFF8-7F7936D26189}&lt;/UID&gt;&lt;Title&gt;咬合式柑橘采摘末端执行器优化设计与试验&lt;/Title&gt;&lt;Template&gt;Journal Article&lt;/Template&gt;&lt;Star&gt;0&lt;/Star&gt;&lt;Tag&gt;0&lt;/Tag&gt;&lt;Author&gt;马锃宏; 余煌; 谭励; 杜小强&lt;/Author&gt;&lt;Year&gt;2024&lt;/Year&gt;&lt;Details&gt;&lt;_author_adr&gt;浙江理工大学机械工程学院;浙江省种植装备技术重点实验室;农业农村部东南丘陵山地农业装备重点实验室(部省共建);&lt;/_author_adr&gt;&lt;_created&gt;65846122&lt;/_created&gt;&lt;_db_provider&gt;CNKI&lt;/_db_provider&gt;&lt;_db_updated&gt;CNKI - Reference&lt;/_db_updated&gt;&lt;_isbn&gt;1000-1298&lt;/_isbn&gt;&lt;_issue&gt;10&lt;/_issue&gt;&lt;_journal&gt;农业机械学报&lt;/_journal&gt;&lt;_keywords&gt;柑橘;采摘;末端执行器;咬合式;剪切&lt;/_keywords&gt;&lt;_modified&gt;65892974&lt;/_modified&gt;&lt;_pages&gt;106-115+125&lt;/_pages&gt;&lt;_url&gt;https://link.cnki.net/urlid/11.1964.s.20240729.1142.006&lt;/_url&gt;&lt;_volume&gt;55&lt;/_volume&gt;&lt;_translated_author&gt;Ma, Zeng hong;Yu, Huang;Tan, Li;Du, Xiao qiang&lt;/_translated_author&gt;&lt;/Details&gt;&lt;Extra&gt;&lt;DBUID&gt;{82593FD4-14DD-4AC9-B72C-AB1B5D98EEC1}&lt;/DBUID&gt;&lt;/Extra&gt;&lt;/Item&gt;&lt;/References&gt;&lt;/Group&gt;&lt;Group&gt;&lt;References&gt;&lt;Item&gt;&lt;ID&gt;12&lt;/ID&gt;&lt;UID&gt;{ADA03129-B23E-47C8-8B21-AB96C9A9DAEA}&lt;/UID&gt;&lt;Title&gt;Design and simulation of an integrated end-effector for picking kiwifruit by robot&lt;/Title&gt;&lt;Template&gt;Journal Article&lt;/Template&gt;&lt;Star&gt;0&lt;/Star&gt;&lt;Tag&gt;0&lt;/Tag&gt;&lt;Author&gt;College Of Mechanical And Electronic Engineering, Northwest A F University; College Of Mechanical And Electronic Engineering, Northwest A F University; China Aviation Lithium Battery Research Institute Co., Ltd Changzhou Jiangsu China; College Of Mechanical And Electronic Engineering, Northwest A F University; Key Laboratory Of Agricultural Internet Of Things, Ministry Of Agriculture And; Shaanxi Key Laboratory Of Agricultural Information Perception And Intelligent Service, Yangling Shaanxi China; College Of Mechanical And Electronic Engineering, Northwest A F University; Key Laboratory Of Agricultural Internet Of Things, Ministry Of Agriculture And; Shaanxi Key Laboratory Of Agricultural Information Perception And Intelligent Service, Yangling Shaanxi China; Faculty Of Agriculture, University Of Miyazaki Miyazaki&lt;/Author&gt;&lt;Year&gt;2020&lt;/Year&gt;&lt;Details&gt;&lt;_accessed&gt;65846129&lt;/_accessed&gt;&lt;_author_adr&gt;College of Mechanical and Electronic Engineering, Northwest A&amp;amp;F University, Yangling, Shaanxi 712100, China;;China Aviation Lithium Battery Research Institute Co., Ltd, Changzhou, Jiangsu 213200, China;;Key Laboratory of Agricultural Internet of Things, Ministry of Agriculture and Rural Affairs, Yangling, Shaanxi 712100, China;;Shaanxi Key Laboratory of Agricultural Information Perception and Intelligent Service, Yangling, Shaanxi 712100, China;;Faculty of Agriculture, University of Miyazaki, Miyazaki 8892192, Japan&lt;/_author_adr&gt;&lt;_collection_scope&gt;EI&lt;/_collection_scope&gt;&lt;_created&gt;65846125&lt;/_created&gt;&lt;_db_provider&gt;CNKI&lt;/_db_provider&gt;&lt;_impact_factor&gt;   7.700&lt;/_impact_factor&gt;&lt;_isbn&gt;2214-3173&lt;/_isbn&gt;&lt;_issue&gt;1&lt;/_issue&gt;&lt;_journal&gt;Information Processing in Agriculture&lt;/_journal&gt;&lt;_keywords&gt;Kiwifruit;End-effector;Harvesting robot;Trajectory model;Simulation analysis&lt;/_keywords&gt;&lt;_modified&gt;65892974&lt;/_modified&gt;&lt;_pages&gt;58-71&lt;/_pages&gt;&lt;_url&gt;https://kns.cnki.net/kcms2/article/abstract?v=wUXT8w3WHHq8PbHHKnn8OYQdLrmjUX53QnMQT0CKtL6WiQGYhl_KCV447Et6gCl0178nbLny5zoK9anC9jmznqYM4W5xyLtf7i6NLSJjFAD6cO10T8GRoZ3JozpHZpc38XrcEzQI76yfSJ3KduOVuVx5ojubkGttuHNqmabM9NDVUSSL8HuUASUmgfMxe39yKu8CWLoLs0FXkLj5RdyHmw2lCRLkiWHBelgcHDGOGuw=&amp;amp;uniplatform=NZKPT&amp;amp;language=CHS&lt;/_url&gt;&lt;_volume&gt;7&lt;/_volume&gt;&lt;/Details&gt;&lt;Extra&gt;&lt;DBUID&gt;{82593FD4-14DD-4AC9-B72C-AB1B5D98EEC1}&lt;/DBUID&gt;&lt;/Extra&gt;&lt;/Item&gt;&lt;/References&gt;&lt;/Group&gt;&lt;Group&gt;&lt;References&gt;&lt;Item&gt;&lt;ID&gt;13&lt;/ID&gt;&lt;UID&gt;{8D45536C-C116-402E-A62A-CD2B6704FB97}&lt;/UID&gt;&lt;Title&gt;Kinematic design of new robot end-effectors for harvesting using deployable scissor mechanisms&lt;/Title&gt;&lt;Template&gt;Journal Article&lt;/Template&gt;&lt;Star&gt;0&lt;/Star&gt;&lt;Tag&gt;0&lt;/Tag&gt;&lt;Author&gt;Zhao, Yanqin; Jin, Yan; Jian, Yinglun; Zhao, Wen; Zhong, Xiaoling&lt;/Author&gt;&lt;Year&gt;2024&lt;/Year&gt;&lt;Details&gt;&lt;_accessed&gt;65846129&lt;/_accessed&gt;&lt;_author_adr&gt;School of Mechanical Engineering, Yangzhou University, Yangzhou 225009, China;School of Mechanical and Aerospace Engineering, Queen’s University Belfast, Belfast BT9 5AH, United Kingdom&lt;/_author_adr&gt;&lt;_collection_scope&gt;SCIE;EI&lt;/_collection_scope&gt;&lt;_created&gt;65846127&lt;/_created&gt;&lt;_db_provider&gt;CNKI&lt;/_db_provider&gt;&lt;_impact_factor&gt;   7.700&lt;/_impact_factor&gt;&lt;_isbn&gt;0168-1699&lt;/_isbn&gt;&lt;_journal&gt;Computers and Electronics in Agriculture&lt;/_journal&gt;&lt;_keywords&gt;End-effector;Deployable scissor mechanism;Fruit harvesting;Harvesting efficiency;Dimensional design&lt;/_keywords&gt;&lt;_modified&gt;65892974&lt;/_modified&gt;&lt;_pages&gt;109039-&lt;/_pages&gt;&lt;_social_category&gt;农业综合(1) &amp;amp; 计算机：跨学科应用(2)&lt;/_social_category&gt;&lt;_url&gt;https://kns.cnki.net/kcms2/article/abstract?v=wUXT8w3WHHroM1vKF4-sgPWT6kEJwRzJnI55Fdup5Afg5KgKBq8VgvnktWMQbUCctY_LE424CIOuJSlTUJQRYV2PWv05jogWUmUelYo2Iiey7W2Wx4fiQnf16-UO_Qxmi2MGYzj40G4ii4jIhOkUc6ck139KHsNgZ2zg1e4Kzg2ERfAhEWvOK5Sytl1fBGq9xyDP8QyVgdbrwyHedTZPNctEyFBkruHS8aVOwPbatVc=&amp;amp;uniplatform=NZKPT&amp;amp;language=CHS&lt;/_url&gt;&lt;_volume&gt;222&lt;/_volume&gt;&lt;/Details&gt;&lt;Extra&gt;&lt;DBUID&gt;{82593FD4-14DD-4AC9-B72C-AB1B5D98EEC1}&lt;/DBUID&gt;&lt;/Extra&gt;&lt;/Item&gt;&lt;/References&gt;&lt;/Group&gt;&lt;Group&gt;&lt;References&gt;&lt;Item&gt;&lt;ID&gt;18&lt;/ID&gt;&lt;UID&gt;{0642A991-4A2B-4A84-AC28-0D4773F1DB56}&lt;/UID&gt;&lt;Title&gt;Design and simulation of an integrated end-effector for picking kiwifruit by robot&lt;/Title&gt;&lt;Template&gt;Journal Article&lt;/Template&gt;&lt;Star&gt;0&lt;/Star&gt;&lt;Tag&gt;0&lt;/Tag&gt;&lt;Author&gt;Mu, Longtao;Cui, Gongpei;Liu, Yadong;Cui, Yongjie;Fu, Longsheng;Gejima, Yoshinori&lt;/Author&gt;&lt;Year&gt;2020&lt;/Year&gt;&lt;Details&gt;&lt;_collection_scope&gt;EI&lt;/_collection_scope&gt;&lt;_created&gt;65842052&lt;/_created&gt;&lt;_date&gt;63200160&lt;/_date&gt;&lt;_db_provider&gt;ScienceDirect&lt;/_db_provider&gt;&lt;_doi&gt;https://doi.org/10.1016/j.inpa.2019.05.004&lt;/_doi&gt;&lt;_impact_factor&gt;   7.700&lt;/_impact_factor&gt;&lt;_isbn&gt;2214-3173&lt;/_isbn&gt;&lt;_issue&gt;1&lt;/_issue&gt;&lt;_journal&gt;Information Processing in Agriculture&lt;/_journal&gt;&lt;_keywords&gt;Kiwifruit;End-effector;Harvesting robot;Trajectory model;Simulation analysis&lt;/_keywords&gt;&lt;_modified&gt;65892974&lt;/_modified&gt;&lt;_pages&gt;58-71&lt;/_pages&gt;&lt;_url&gt;https://www.sciencedirect.com/science/article/pii/S2214317318304372&lt;/_url&gt;&lt;_volume&gt;7&lt;/_volume&gt;&lt;/Details&gt;&lt;Extra&gt;&lt;DBUID&gt;{82593FD4-14DD-4AC9-B72C-AB1B5D98EEC1}&lt;/DBUID&gt;&lt;/Extra&gt;&lt;/Item&gt;&lt;/References&gt;&lt;/Group&gt;&lt;/Citation&gt;_x000a_"/>
    <w:docVar w:name="NE.Ref{2521DA87-C074-4B54-86CF-A5B2C6B8C9BA}" w:val=" ADDIN NE.Ref.{2521DA87-C074-4B54-86CF-A5B2C6B8C9BA}&lt;Citation&gt;&lt;Group&gt;&lt;References&gt;&lt;Item&gt;&lt;ID&gt;611&lt;/ID&gt;&lt;UID&gt;{B69FE663-6185-4264-BED7-F22E36E308CD}&lt;/UID&gt;&lt;Title&gt;我国名优绿茶机械化采摘的意义与实现路径&lt;/Title&gt;&lt;Template&gt;Journal Article&lt;/Template&gt;&lt;Star&gt;0&lt;/Star&gt;&lt;Tag&gt;0&lt;/Tag&gt;&lt;Author&gt;陆德彪; 尹军峰&lt;/Author&gt;&lt;Year&gt;2018&lt;/Year&gt;&lt;Details&gt;&lt;_author_aff&gt;浙江省农业厅;中国农业科学院茶叶研究所;&lt;/_author_aff&gt;&lt;_cited_count&gt;25&lt;/_cited_count&gt;&lt;_date&gt;2018-01-15&lt;/_date&gt;&lt;_issue&gt;01&lt;/_issue&gt;&lt;_journal&gt;中国茶叶&lt;/_journal&gt;&lt;_keywords&gt;名优绿茶;采摘;机械化;路径&lt;/_keywords&gt;&lt;_pages&gt;1-4&lt;/_pages&gt;&lt;_url&gt;https://kns.cnki.net/kcms2/article/abstract?v=WONwD37cfzSTgmQyUxf9MQDC6AI2xvOViDNlJERilBTSh_Q99nxFBUEFR5_OgeCAsP3orF-L1tW1jHFzpI-LKwr9ymmQHzby_5t4RBswq2Gt48_t_Cwk3zwuNwJas9HORA4vyTLgIU7Wz2wrLYBL3sHTHnqy4685&amp;amp;uniplatform=NZKPT&amp;amp;language=CHS&lt;/_url&gt;&lt;_volume&gt;40&lt;/_volume&gt;&lt;_created&gt;65489649&lt;/_created&gt;&lt;_modified&gt;65489668&lt;/_modified&gt;&lt;_db_updated&gt;CNKI - Reference&lt;/_db_updated&gt;&lt;_translated_author&gt;Lu, De biao;Yin, Jun feng&lt;/_translated_author&gt;&lt;/Details&gt;&lt;Extra&gt;&lt;DBUID&gt;{03752FAB-B361-4F66-989B-C711D9502F78}&lt;/DBUID&gt;&lt;/Extra&gt;&lt;/Item&gt;&lt;/References&gt;&lt;/Group&gt;&lt;Group&gt;&lt;References&gt;&lt;Item&gt;&lt;ID&gt;609&lt;/ID&gt;&lt;UID&gt;{187DFA91-57D9-48CE-8000-EA64D742FB58}&lt;/UID&gt;&lt;Title&gt;中国茶产业国际竞争力评价与发展对策&lt;/Title&gt;&lt;Template&gt;Journal Article&lt;/Template&gt;&lt;Star&gt;0&lt;/Star&gt;&lt;Tag&gt;0&lt;/Tag&gt;&lt;Author&gt;沈童菲; 王森培; 张慧; 赵颖文&lt;/Author&gt;&lt;Year&gt;2019&lt;/Year&gt;&lt;Details&gt;&lt;_author_aff&gt;西南财经大学中国西部经济研究中心;四川省社会科学院农村发展研究所;四川省农业科学院;&lt;/_author_aff&gt;&lt;_cited_count&gt;32&lt;/_cited_count&gt;&lt;_date&gt;2019-09-15&lt;/_date&gt;&lt;_issue&gt;09&lt;/_issue&gt;&lt;_journal&gt;四川农业科技&lt;/_journal&gt;&lt;_keywords&gt;茶产业;中国;发展现状;竞争力测评;对策建议&lt;/_keywords&gt;&lt;_pages&gt;5-11&lt;/_pages&gt;&lt;_url&gt;https://kns.cnki.net/kcms2/article/abstract?v=WONwD37cfzRO_swLf-87B4qwy5JIITZnzdj9reZ9vddKj0TLMSKOCd1kXKfdRNNT9cHgcxYQ0powrNBzCrYKcTqiUSoLT3s37EaA7fqvnf_nIAXJY-MW96Osfb5FVYaf-ColWIueImiZb72P2tz9j8gtCXSMi7sq&amp;amp;uniplatform=NZKPT&amp;amp;language=CHS&lt;/_url&gt;&lt;_created&gt;65489243&lt;/_created&gt;&lt;_modified&gt;65489668&lt;/_modified&gt;&lt;_db_updated&gt;CNKI - Reference&lt;/_db_updated&gt;&lt;_accessed&gt;65489243&lt;/_accessed&gt;&lt;_translated_author&gt;Shen, Tong fei;Wang, Sen pei;Zhang, Hui;Zhao, Ying wen&lt;/_translated_author&gt;&lt;/Details&gt;&lt;Extra&gt;&lt;DBUID&gt;{03752FAB-B361-4F66-989B-C711D9502F78}&lt;/DBUID&gt;&lt;/Extra&gt;&lt;/Item&gt;&lt;/References&gt;&lt;/Group&gt;&lt;/Citation&gt;_x000a_"/>
    <w:docVar w:name="NE.Ref{27775C7D-92EA-4830-BAC7-D425E4D83384}" w:val=" ADDIN NE.Ref.{27775C7D-92EA-4830-BAC7-D425E4D83384}&lt;Citation&gt;&lt;Group&gt;&lt;References&gt;&lt;Item&gt;&lt;ID&gt;611&lt;/ID&gt;&lt;UID&gt;{B69FE663-6185-4264-BED7-F22E36E308CD}&lt;/UID&gt;&lt;Title&gt;我国名优绿茶机械化采摘的意义与实现路径&lt;/Title&gt;&lt;Template&gt;Journal Article&lt;/Template&gt;&lt;Star&gt;0&lt;/Star&gt;&lt;Tag&gt;0&lt;/Tag&gt;&lt;Author&gt;陆德彪; 尹军峰&lt;/Author&gt;&lt;Year&gt;2018&lt;/Year&gt;&lt;Details&gt;&lt;_author_aff&gt;浙江省农业厅;中国农业科学院茶叶研究所;&lt;/_author_aff&gt;&lt;_cited_count&gt;25&lt;/_cited_count&gt;&lt;_date&gt;2018-01-15&lt;/_date&gt;&lt;_issue&gt;01&lt;/_issue&gt;&lt;_journal&gt;中国茶叶&lt;/_journal&gt;&lt;_keywords&gt;名优绿茶;采摘;机械化;路径&lt;/_keywords&gt;&lt;_pages&gt;1-4&lt;/_pages&gt;&lt;_url&gt;https://kns.cnki.net/kcms2/article/abstract?v=WONwD37cfzSTgmQyUxf9MQDC6AI2xvOViDNlJERilBTSh_Q99nxFBUEFR5_OgeCAsP3orF-L1tW1jHFzpI-LKwr9ymmQHzby_5t4RBswq2Gt48_t_Cwk3zwuNwJas9HORA4vyTLgIU7Wz2wrLYBL3sHTHnqy4685&amp;amp;uniplatform=NZKPT&amp;amp;language=CHS&lt;/_url&gt;&lt;_volume&gt;40&lt;/_volume&gt;&lt;_created&gt;65489649&lt;/_created&gt;&lt;_modified&gt;65489668&lt;/_modified&gt;&lt;_db_updated&gt;CNKI - Reference&lt;/_db_updated&gt;&lt;_translated_author&gt;Lu, De biao;Yin, Jun feng&lt;/_translated_author&gt;&lt;/Details&gt;&lt;Extra&gt;&lt;DBUID&gt;{03752FAB-B361-4F66-989B-C711D9502F78}&lt;/DBUID&gt;&lt;/Extra&gt;&lt;/Item&gt;&lt;/References&gt;&lt;/Group&gt;&lt;Group&gt;&lt;References&gt;&lt;Item&gt;&lt;ID&gt;609&lt;/ID&gt;&lt;UID&gt;{187DFA91-57D9-48CE-8000-EA64D742FB58}&lt;/UID&gt;&lt;Title&gt;中国茶产业国际竞争力评价与发展对策&lt;/Title&gt;&lt;Template&gt;Journal Article&lt;/Template&gt;&lt;Star&gt;0&lt;/Star&gt;&lt;Tag&gt;0&lt;/Tag&gt;&lt;Author&gt;沈童菲; 王森培; 张慧; 赵颖文&lt;/Author&gt;&lt;Year&gt;2019&lt;/Year&gt;&lt;Details&gt;&lt;_author_aff&gt;西南财经大学中国西部经济研究中心;四川省社会科学院农村发展研究所;四川省农业科学院;&lt;/_author_aff&gt;&lt;_cited_count&gt;32&lt;/_cited_count&gt;&lt;_date&gt;2019-09-15&lt;/_date&gt;&lt;_issue&gt;09&lt;/_issue&gt;&lt;_journal&gt;四川农业科技&lt;/_journal&gt;&lt;_keywords&gt;茶产业;中国;发展现状;竞争力测评;对策建议&lt;/_keywords&gt;&lt;_pages&gt;5-11&lt;/_pages&gt;&lt;_url&gt;https://kns.cnki.net/kcms2/article/abstract?v=WONwD37cfzRO_swLf-87B4qwy5JIITZnzdj9reZ9vddKj0TLMSKOCd1kXKfdRNNT9cHgcxYQ0powrNBzCrYKcTqiUSoLT3s37EaA7fqvnf_nIAXJY-MW96Osfb5FVYaf-ColWIueImiZb72P2tz9j8gtCXSMi7sq&amp;amp;uniplatform=NZKPT&amp;amp;language=CHS&lt;/_url&gt;&lt;_created&gt;65489243&lt;/_created&gt;&lt;_modified&gt;65489668&lt;/_modified&gt;&lt;_db_updated&gt;CNKI - Reference&lt;/_db_updated&gt;&lt;_accessed&gt;65489243&lt;/_accessed&gt;&lt;_translated_author&gt;Shen, Tong fei;Wang, Sen pei;Zhang, Hui;Zhao, Ying wen&lt;/_translated_author&gt;&lt;/Details&gt;&lt;Extra&gt;&lt;DBUID&gt;{03752FAB-B361-4F66-989B-C711D9502F78}&lt;/DBUID&gt;&lt;/Extra&gt;&lt;/Item&gt;&lt;/References&gt;&lt;/Group&gt;&lt;/Citation&gt;_x000a_"/>
    <w:docVar w:name="NE.Ref{27B02D0D-DD40-42D2-A5A8-0414F250231B}" w:val=" ADDIN NE.Ref.{27B02D0D-DD40-42D2-A5A8-0414F250231B}&lt;Citation&gt;&lt;Group&gt;&lt;References&gt;&lt;Item&gt;&lt;ID&gt;649&lt;/ID&gt;&lt;UID&gt;{8018716E-F401-497A-9201-628391FB8C99}&lt;/UID&gt;&lt;Title&gt;我国名优绿茶机械化采摘的意义与实现路径&lt;/Title&gt;&lt;Template&gt;Journal Article&lt;/Template&gt;&lt;Star&gt;0&lt;/Star&gt;&lt;Tag&gt;0&lt;/Tag&gt;&lt;Author&gt;陆德彪; 尹军峰&lt;/Author&gt;&lt;Year&gt;2018&lt;/Year&gt;&lt;Details&gt;&lt;_accessed&gt;65582439&lt;/_accessed&gt;&lt;_author_aff&gt;浙江省农业厅;中国农业科学院茶叶研究所;&lt;/_author_aff&gt;&lt;_cited_count&gt;25&lt;/_cited_count&gt;&lt;_created&gt;65489649&lt;/_created&gt;&lt;_date&gt;2018-01-15&lt;/_date&gt;&lt;_db_updated&gt;CNKI - Reference&lt;/_db_updated&gt;&lt;_issue&gt;01&lt;/_issue&gt;&lt;_journal&gt;中国茶叶&lt;/_journal&gt;&lt;_keywords&gt;名优绿茶;采摘;机械化;路径&lt;/_keywords&gt;&lt;_modified&gt;65582439&lt;/_modified&gt;&lt;_pages&gt;1-4&lt;/_pages&gt;&lt;_url&gt;https://kns.cnki.net/kcms2/article/abstract?v=WONwD37cfzSTgmQyUxf9MQDC6AI2xvOViDNlJERilBTSh_Q99nxFBUEFR5_OgeCAsP3orF-L1tW1jHFzpI-LKwr9ymmQHzby_5t4RBswq2Gt48_t_Cwk3zwuNwJas9HORA4vyTLgIU7Wz2wrLYBL3sHTHnqy4685&amp;amp;uniplatform=NZKPT&amp;amp;language=CHS&lt;/_url&gt;&lt;_volume&gt;40&lt;/_volume&gt;&lt;_translated_author&gt;Lu, De biao;Yin, Jun feng&lt;/_translated_author&gt;&lt;/Details&gt;&lt;Extra&gt;&lt;DBUID&gt;{03752FAB-B361-4F66-989B-C711D9502F78}&lt;/DBUID&gt;&lt;/Extra&gt;&lt;/Item&gt;&lt;/References&gt;&lt;/Group&gt;&lt;Group&gt;&lt;References&gt;&lt;Item&gt;&lt;ID&gt;648&lt;/ID&gt;&lt;UID&gt;{3DE3B00F-9EC6-451C-B845-1EA4B6579901}&lt;/UID&gt;&lt;Title&gt;名优茶采摘末端执行器关键技术研究进展&lt;/Title&gt;&lt;Template&gt;Journal Article&lt;/Template&gt;&lt;Star&gt;0&lt;/Star&gt;&lt;Tag&gt;0&lt;/Tag&gt;&lt;Author&gt;张智浩; 朱立学; 林桂潮; 张世昂; 官金炫&lt;/Author&gt;&lt;Year&gt;2022&lt;/Year&gt;&lt;Details&gt;&lt;_accessed&gt;65582437&lt;/_accessed&gt;&lt;_author_aff&gt;仲恺农业工程学院机电工程学院;&lt;/_author_aff&gt;&lt;_cited_count&gt;3&lt;/_cited_count&gt;&lt;_created&gt;65489654&lt;/_created&gt;&lt;_date&gt;2022-06-28&lt;/_date&gt;&lt;_db_updated&gt;CNKI - Reference&lt;/_db_updated&gt;&lt;_issue&gt;03&lt;/_issue&gt;&lt;_journal&gt;现代农业装备&lt;/_journal&gt;&lt;_keywords&gt;末端执行器;采摘机器人;名优茶;茶叶采摘&lt;/_keywords&gt;&lt;_modified&gt;65582437&lt;/_modified&gt;&lt;_pages&gt;7-12&lt;/_pages&gt;&lt;_tertiary_title&gt;Modern Agricultural Equipment&lt;/_tertiary_title&gt;&lt;_translated_title&gt;Research progress on key technologies of the famous tea picking end effectors&lt;/_translated_title&gt;&lt;_url&gt;https://kns.cnki.net/kcms2/article/abstract?v=WONwD37cfzT0BZEzC_O0rhAMbP_uvGulwugHvA8Kpm7Pt91fAmX8IwB4P1zha5nOZFicAT92TR4mThst6Etb0NVUD5YLHiOhusfOOZmzfHHBpJ6urIFf9cT5YQkaMlDOtw7vEcYLue6ufYSlgwDUy1aDY3p9PwNm&amp;amp;uniplatform=NZKPT&amp;amp;language=CHS&lt;/_url&gt;&lt;_volume&gt;43&lt;/_volume&gt;&lt;_translated_author&gt;Zhang, Zhi hao;Zhu, Li xue;Lin, Gui chao;Zhang, Shi&amp;apos;ang;Guan, Jin xuan&lt;/_translated_author&gt;&lt;/Details&gt;&lt;Extra&gt;&lt;DBUID&gt;{03752FAB-B361-4F66-989B-C711D9502F78}&lt;/DBUID&gt;&lt;/Extra&gt;&lt;/Item&gt;&lt;/References&gt;&lt;/Group&gt;&lt;Group&gt;&lt;References&gt;&lt;Item&gt;&lt;ID&gt;650&lt;/ID&gt;&lt;UID&gt;{28C0996F-F349-46D9-ABE2-A90C0092F957}&lt;/UID&gt;&lt;Title&gt;中国茶产业国际竞争力评价与发展对策&lt;/Title&gt;&lt;Template&gt;Journal Article&lt;/Template&gt;&lt;Star&gt;0&lt;/Star&gt;&lt;Tag&gt;0&lt;/Tag&gt;&lt;Author&gt;沈童菲; 王森培; 张慧; 赵颖文&lt;/Author&gt;&lt;Year&gt;2019&lt;/Year&gt;&lt;Details&gt;&lt;_accessed&gt;65582440&lt;/_accessed&gt;&lt;_author_aff&gt;西南财经大学中国西部经济研究中心;四川省社会科学院农村发展研究所;四川省农业科学院;&lt;/_author_aff&gt;&lt;_cited_count&gt;32&lt;/_cited_count&gt;&lt;_created&gt;65489243&lt;/_created&gt;&lt;_date&gt;2019-09-15&lt;/_date&gt;&lt;_db_updated&gt;CNKI - Reference&lt;/_db_updated&gt;&lt;_issue&gt;09&lt;/_issue&gt;&lt;_journal&gt;四川农业科技&lt;/_journal&gt;&lt;_keywords&gt;茶产业;中国;发展现状;竞争力测评;对策建议&lt;/_keywords&gt;&lt;_modified&gt;65582440&lt;/_modified&gt;&lt;_pages&gt;5-11&lt;/_pages&gt;&lt;_url&gt;https://kns.cnki.net/kcms2/article/abstract?v=WONwD37cfzRO_swLf-87B4qwy5JIITZnzdj9reZ9vddKj0TLMSKOCd1kXKfdRNNT9cHgcxYQ0powrNBzCrYKcTqiUSoLT3s37EaA7fqvnf_nIAXJY-MW96Osfb5FVYaf-ColWIueImiZb72P2tz9j8gtCXSMi7sq&amp;amp;uniplatform=NZKPT&amp;amp;language=CHS&lt;/_url&gt;&lt;_translated_author&gt;Shen, Tong fei;Wang, Sen pei;Zhang, Hui;Zhao, Ying wen&lt;/_translated_author&gt;&lt;/Details&gt;&lt;Extra&gt;&lt;DBUID&gt;{03752FAB-B361-4F66-989B-C711D9502F78}&lt;/DBUID&gt;&lt;/Extra&gt;&lt;/Item&gt;&lt;/References&gt;&lt;/Group&gt;&lt;/Citation&gt;_x000a_"/>
    <w:docVar w:name="NE.Ref{2920F7BD-B11F-488D-B13C-300D292EF671}" w:val=" ADDIN NE.Ref.{2920F7BD-B11F-488D-B13C-300D292EF671}&lt;Citation&gt;&lt;Group&gt;&lt;References&gt;&lt;Item&gt;&lt;ID&gt;657&lt;/ID&gt;&lt;UID&gt;{5154771E-6A16-49E6-A81F-2013DB1DF65C}&lt;/UID&gt;&lt;Title&gt;茶鲜叶嫩梢捏切组合式采摘器设计与试验&lt;/Title&gt;&lt;Template&gt;Journal Article&lt;/Template&gt;&lt;Star&gt;0&lt;/Star&gt;&lt;Tag&gt;0&lt;/Tag&gt;&lt;Author&gt;罗坤; 吴正敏; 曹成茂; 秦宽; 张雪晨; 钟华&lt;/Author&gt;&lt;Year&gt;2022&lt;/Year&gt;&lt;Details&gt;&lt;_accessed&gt;65582449&lt;/_accessed&gt;&lt;_author_aff&gt;安徽农业大学工学院;茶树生物学与资源利用国家重点实验室;安徽农业大学茶与食品科技学院;&lt;/_author_aff&gt;&lt;_cited_count&gt;15&lt;/_cited_count&gt;&lt;_created&gt;65489725&lt;/_created&gt;&lt;_date&gt;2022-07-08&lt;/_date&gt;&lt;_db_updated&gt;CNKI - Reference&lt;/_db_updated&gt;&lt;_issue&gt;13&lt;/_issue&gt;&lt;_journal&gt;农业工程学报&lt;/_journal&gt;&lt;_keywords&gt;设计;茶叶机械;试验;名优茶采摘;组合式;采摘器&lt;/_keywords&gt;&lt;_modified&gt;65582449&lt;/_modified&gt;&lt;_pages&gt;1-9&lt;/_pages&gt;&lt;_translated_title&gt;Design and experiment of the combined pinch and cut picker for tea fresh leaf tips&lt;/_translated_title&gt;&lt;_url&gt;https://kns.cnki.net/kcms2/article/abstract?v=WONwD37cfzSY9e4NCvPWY57PMQKuXJc7UFCaCT9CzuDVj2Og4JqjJjfqXPJkszDt7vpmlG4Lhx1wKcYZwK7jZlDSQPWCWACoO2sJhcW0EGhPp4cO7MsXkkMm4QNxjUheV9Iney0KqZfJQmOMfrIaFzqbMbdOCi_f&amp;amp;uniplatform=NZKPT&amp;amp;language=CHS&lt;/_url&gt;&lt;_volume&gt;38&lt;/_volume&gt;&lt;_translated_author&gt;Luo, Kun;Wu, Zheng min;Cao, Cheng mao;Qin, Kuan;Zhang, Xue chen;Zhong, Hua&lt;/_translated_author&gt;&lt;/Details&gt;&lt;Extra&gt;&lt;DBUID&gt;{03752FAB-B361-4F66-989B-C711D9502F78}&lt;/DBUID&gt;&lt;/Extra&gt;&lt;/Item&gt;&lt;/References&gt;&lt;/Group&gt;&lt;/Citation&gt;_x000a_"/>
    <w:docVar w:name="NE.Ref{295CA91C-5DFC-4820-8F14-3D420F2A210E}" w:val=" ADDIN NE.Ref.{295CA91C-5DFC-4820-8F14-3D420F2A210E}&lt;Citation&gt;&lt;Group&gt;&lt;References&gt;&lt;Item&gt;&lt;ID&gt;669&lt;/ID&gt;&lt;UID&gt;{B0585762-48C6-4F78-B68B-BD89EB985FB2}&lt;/UID&gt;&lt;Title&gt;一种基于L-函数的非单调自适应信赖域算法&lt;/Title&gt;&lt;Template&gt;Journal Article&lt;/Template&gt;&lt;Star&gt;0&lt;/Star&gt;&lt;Tag&gt;0&lt;/Tag&gt;&lt;Author&gt;张杰; 朱子旋; 芮绍平; 曾柔&lt;/Author&gt;&lt;Year&gt;2023&lt;/Year&gt;&lt;Details&gt;&lt;_created&gt;65582695&lt;/_created&gt;&lt;_modified&gt;65582700&lt;/_modified&gt;&lt;_accessed&gt;65582700&lt;/_accessed&gt;&lt;_translated_title&gt;A non-monotone adaptive trust region algorithm based on l -function&lt;/_translated_title&gt;&lt;_tertiary_title&gt;Journal of Shanxi Datong University(Natural Science Edition)&lt;/_tertiary_title&gt;&lt;_translated_author&gt;Zhang, Jie;Zhu, Zi xuan;Rui, Shao ping;Ceng, Rou&lt;/_translated_author&gt;&lt;/Details&gt;&lt;Extra&gt;&lt;DBUID&gt;{03752FAB-B361-4F66-989B-C711D9502F78}&lt;/DBUID&gt;&lt;/Extra&gt;&lt;/Item&gt;&lt;/References&gt;&lt;/Group&gt;&lt;/Citation&gt;_x000a_"/>
    <w:docVar w:name="NE.Ref{29BE6CD6-E3FB-4F2C-A9BE-4AD4800A839D}" w:val=" ADDIN NE.Ref.{29BE6CD6-E3FB-4F2C-A9BE-4AD4800A839D}&lt;Citation&gt;&lt;Group&gt;&lt;References&gt;&lt;Item&gt;&lt;ID&gt;624&lt;/ID&gt;&lt;UID&gt;{C4239D3F-4DCB-4357-BB33-2652BD708D53}&lt;/UID&gt;&lt;Title&gt;茶鲜叶嫩梢捏切组合式采摘器设计与试验&lt;/Title&gt;&lt;Template&gt;Journal Article&lt;/Template&gt;&lt;Star&gt;0&lt;/Star&gt;&lt;Tag&gt;0&lt;/Tag&gt;&lt;Author&gt;罗坤; 吴正敏; 曹成茂; 秦宽; 张雪晨; 钟华&lt;/Author&gt;&lt;Year&gt;2022&lt;/Year&gt;&lt;Details&gt;&lt;_author_aff&gt;安徽农业大学工学院;茶树生物学与资源利用国家重点实验室;安徽农业大学茶与食品科技学院;&lt;/_author_aff&gt;&lt;_cited_count&gt;15&lt;/_cited_count&gt;&lt;_date&gt;2022-07-08&lt;/_date&gt;&lt;_issue&gt;13&lt;/_issue&gt;&lt;_journal&gt;农业工程学报&lt;/_journal&gt;&lt;_keywords&gt;设计;茶叶机械;试验;名优茶采摘;组合式;采摘器&lt;/_keywords&gt;&lt;_pages&gt;1-9&lt;/_pages&gt;&lt;_url&gt;https://kns.cnki.net/kcms2/article/abstract?v=WONwD37cfzSY9e4NCvPWY57PMQKuXJc7UFCaCT9CzuDVj2Og4JqjJjfqXPJkszDt7vpmlG4Lhx1wKcYZwK7jZlDSQPWCWACoO2sJhcW0EGhPp4cO7MsXkkMm4QNxjUheV9Iney0KqZfJQmOMfrIaFzqbMbdOCi_f&amp;amp;uniplatform=NZKPT&amp;amp;language=CHS&lt;/_url&gt;&lt;_volume&gt;38&lt;/_volume&gt;&lt;_created&gt;65489725&lt;/_created&gt;&lt;_modified&gt;65489726&lt;/_modified&gt;&lt;_db_updated&gt;CNKI - Reference&lt;/_db_updated&gt;&lt;_accessed&gt;65489726&lt;/_accessed&gt;&lt;_translated_title&gt;Design and experiment of the combined pinch and cut picker for tea fresh leaf tips&lt;/_translated_title&gt;&lt;_translated_author&gt;Luo, Kun;Wu, Zheng min;Cao, Cheng mao;Qin, Kuan;Zhang, Xue chen;Zhong, Hua&lt;/_translated_author&gt;&lt;/Details&gt;&lt;Extra&gt;&lt;DBUID&gt;{03752FAB-B361-4F66-989B-C711D9502F78}&lt;/DBUID&gt;&lt;/Extra&gt;&lt;/Item&gt;&lt;/References&gt;&lt;/Group&gt;&lt;/Citation&gt;_x000a_"/>
    <w:docVar w:name="NE.Ref{29DB7A9E-541F-41A3-B956-BA8D08277429}" w:val=" ADDIN NE.Ref.{29DB7A9E-541F-41A3-B956-BA8D08277429}&lt;Citation&gt;&lt;Group&gt;&lt;References&gt;&lt;Item&gt;&lt;ID&gt;604&lt;/ID&gt;&lt;UID&gt;{778E539A-16E2-40A5-BEA7-54092FFCD651}&lt;/UID&gt;&lt;Title&gt;无约束最优化的一类非单调信赖域算法&lt;/Title&gt;&lt;Template&gt;Journal Article&lt;/Template&gt;&lt;Star&gt;0&lt;/Star&gt;&lt;Tag&gt;0&lt;/Tag&gt;&lt;Author&gt;柯小伍韩继业&lt;/Author&gt;&lt;Year&gt;1998&lt;/Year&gt;&lt;Details&gt;&lt;_accessed&gt;65488430&lt;/_accessed&gt;&lt;_author_aff&gt;北京师范大学数学系!北京100875,中国科学院应用数学研究所!北京100080&lt;/_author_aff&gt;&lt;_cited_count&gt;67&lt;/_cited_count&gt;&lt;_created&gt;65479738&lt;/_created&gt;&lt;_date&gt;51780960&lt;/_date&gt;&lt;_db_updated&gt;CNKI - Reference&lt;/_db_updated&gt;&lt;_issue&gt;06&lt;/_issue&gt;&lt;_journal&gt;中国科学(A辑)&lt;/_journal&gt;&lt;_keywords&gt;非单调;信赖域算法;全局收敛性;Q-二次收敛性;无约束最优化&lt;/_keywords&gt;&lt;_modified&gt;65488430&lt;/_modified&gt;&lt;_pages&gt;488-492&lt;/_pages&gt;&lt;_url&gt;https://kns.cnki.net/kcms2/article/abstract?v=WOgJpqC0z4aFQdDXeCKLLt_8XvN72IeISDb71CNdciKkjzwSXE_sJW3AU1Ac6HQEZJNfZGhkOWkHFcfKahZx1Zqte87PhrOI2AQHE8_1Sqa4TsiP1zcboHgymeJAGIQeJgpt1f4f0prC0quTuGfQAA==&amp;amp;uniplatform=NZKPT&amp;amp;language=CHS&lt;/_url&gt;&lt;_translated_author&gt;Ke, Xiao wu han ji&lt;/_translated_author&gt;&lt;/Details&gt;&lt;Extra&gt;&lt;DBUID&gt;{03752FAB-B361-4F66-989B-C711D9502F78}&lt;/DBUID&gt;&lt;/Extra&gt;&lt;/Item&gt;&lt;/References&gt;&lt;/Group&gt;&lt;Group&gt;&lt;References&gt;&lt;Item&gt;&lt;ID&gt;606&lt;/ID&gt;&lt;UID&gt;{CC8AF4BD-70CF-428C-8531-FE0B451C3231}&lt;/UID&gt;&lt;Title&gt;一个新的BFGS信赖域算法&lt;/Title&gt;&lt;Template&gt;Journal Article&lt;/Template&gt;&lt;Star&gt;0&lt;/Star&gt;&lt;Tag&gt;0&lt;/Tag&gt;&lt;Author&gt;景书杰; 于俊霞&lt;/Author&gt;&lt;Year&gt;2015&lt;/Year&gt;&lt;Details&gt;&lt;_author_aff&gt;河南理工大学数学与信息科学学院;&lt;/_author_aff&gt;&lt;_cited_count&gt;4&lt;/_cited_count&gt;&lt;_created&gt;65479738&lt;/_created&gt;&lt;_date&gt;2014-10-22&lt;/_date&gt;&lt;_db_updated&gt;CNKI - Reference&lt;/_db_updated&gt;&lt;_issue&gt;01&lt;/_issue&gt;&lt;_journal&gt;数学杂志&lt;/_journal&gt;&lt;_keywords&gt;BFGS修正公式;信赖域算法;全局收敛性&lt;/_keywords&gt;&lt;_modified&gt;65479739&lt;/_modified&gt;&lt;_pages&gt;131-134&lt;/_pages&gt;&lt;_url&gt;https://link.cnki.net/doi/10.13548/j.sxzz.20130117003&lt;/_url&gt;&lt;_volume&gt;35&lt;/_volume&gt;&lt;_translated_author&gt;Jing, Shu jie;Yu, Jun xia&lt;/_translated_author&gt;&lt;/Details&gt;&lt;Extra&gt;&lt;DBUID&gt;{03752FAB-B361-4F66-989B-C711D9502F78}&lt;/DBUID&gt;&lt;/Extra&gt;&lt;/Item&gt;&lt;/References&gt;&lt;/Group&gt;&lt;Group&gt;&lt;References&gt;&lt;Item&gt;&lt;ID&gt;605&lt;/ID&gt;&lt;UID&gt;{D1F41AAA-F390-48E4-B0E9-6C0DA63B9D56}&lt;/UID&gt;&lt;Title&gt;一种基于新锥模型的自适应信赖域算法&lt;/Title&gt;&lt;Template&gt;Journal Article&lt;/Template&gt;&lt;Star&gt;0&lt;/Star&gt;&lt;Tag&gt;0&lt;/Tag&gt;&lt;Author&gt;王希云; 王庆&lt;/Author&gt;&lt;Year&gt;2010&lt;/Year&gt;&lt;Details&gt;&lt;_author_aff&gt;太原科技大学应用科学学院;&lt;/_author_aff&gt;&lt;_cited_count&gt;12&lt;/_cited_count&gt;&lt;_collection_scope&gt;PKU;CSCD&lt;/_collection_scope&gt;&lt;_created&gt;65479738&lt;/_created&gt;&lt;_date&gt;2010-04-15&lt;/_date&gt;&lt;_db_updated&gt;CNKI - Reference&lt;/_db_updated&gt;&lt;_issue&gt;02&lt;/_issue&gt;&lt;_journal&gt;应用数学&lt;/_journal&gt;&lt;_keywords&gt;新锥模型;信赖域;自适应;水平向量;全局收敛性&lt;/_keywords&gt;&lt;_modified&gt;65479738&lt;/_modified&gt;&lt;_pages&gt;307-312&lt;/_pages&gt;&lt;_url&gt;https://kns.cnki.net/kcms2/article/abstract?v=LAPUTnZ325fo3e4pRr0A7br6tNKBonFu15JM93LAbbZWc3ULq2htk1_HtCVa5hsKvP7lSnirzwLg1nPiKgw4PvsB9TipDuP4t4u3zhePSCQKC75xsG1q1Iayq2zJMy7GJoBbYPGUr0AwwNL8Ved58g==&amp;amp;uniplatform=NZKPT&amp;amp;language=CHS&lt;/_url&gt;&lt;_volume&gt;23&lt;/_volume&gt;&lt;_translated_author&gt;Wang, Xi yun;Wang, Qing&lt;/_translated_author&gt;&lt;/Details&gt;&lt;Extra&gt;&lt;DBUID&gt;{03752FAB-B361-4F66-989B-C711D9502F78}&lt;/DBUID&gt;&lt;/Extra&gt;&lt;/Item&gt;&lt;/References&gt;&lt;/Group&gt;&lt;/Citation&gt;_x000a_"/>
    <w:docVar w:name="NE.Ref{2A05ED9B-5EBC-4466-90BF-7AC02E472938}" w:val=" ADDIN NE.Ref.{2A05ED9B-5EBC-4466-90BF-7AC02E472938}&lt;Citation&gt;&lt;Group&gt;&lt;References&gt;&lt;Item&gt;&lt;ID&gt;6&lt;/ID&gt;&lt;UID&gt;{98508403-1216-4974-A3C7-150C6F9EFB81}&lt;/UID&gt;&lt;Title&gt;番茄采摘机器人末端执行器的硬件设计&lt;/Title&gt;&lt;Template&gt;Journal Article&lt;/Template&gt;&lt;Star&gt;1&lt;/Star&gt;&lt;Tag&gt;0&lt;/Tag&gt;&lt;Author&gt;刘继展; 李萍萍; 李智国&lt;/Author&gt;&lt;Year&gt;2008&lt;/Year&gt;&lt;Details&gt;&lt;_accessed&gt;65859789&lt;/_accessed&gt;&lt;_author_adr&gt;江苏大学现代农业装备与技术省部共建教育部重点实验室,江苏大学,江苏大学农业工程研究院 讲师博士生,212013镇江市,副校长教授博士生导师,硕士生&lt;/_author_adr&gt;&lt;_cited_count&gt;180&lt;/_cited_count&gt;&lt;_created&gt;65846102&lt;/_created&gt;&lt;_db_provider&gt;CNKI&lt;/_db_provider&gt;&lt;_db_updated&gt;CNKI - Reference&lt;/_db_updated&gt;&lt;_isbn&gt;1000-1298&lt;/_isbn&gt;&lt;_issue&gt;03&lt;/_issue&gt;&lt;_journal&gt;农业机械学报&lt;/_journal&gt;&lt;_keywords&gt;番茄采摘机器人;末端执行器;多传感器;硬件;设计&lt;/_keywords&gt;&lt;_modified&gt;65863932&lt;/_modified&gt;&lt;_pages&gt;109-112&lt;/_pages&gt;&lt;_url&gt;https://kns.cnki.net/kcms2/article/abstract?v=wUXT8w3WHHr55RR_eY_zIRQoDwaC-9V2HAk1w7R_cwymGrgo0KOh-vo9vRvuS8IDibDCDeNe8dqAciyVLn0Icz7NHVTorRmsd6iMxiQQb-9cHHR6EJjYDwZM-gf_2PGhZHeAUwAg-agqEdAqzZhCD-Z_87RhWtfR21wIQSaJBvCaZw3VI6DHwJhPkY31D6d4epynQkRgI5g=&amp;amp;uniplatform=NZKPT&amp;amp;language=CHS&lt;/_url&gt;&lt;_translated_author&gt;Liu, Ji zhan;Li, Ping ping;Li, Zhi guo&lt;/_translated_author&gt;&lt;/Details&gt;&lt;Extra&gt;&lt;DBUID&gt;{82593FD4-14DD-4AC9-B72C-AB1B5D98EEC1}&lt;/DBUID&gt;&lt;/Extra&gt;&lt;/Item&gt;&lt;/References&gt;&lt;/Group&gt;&lt;/Citation&gt;_x000a_"/>
    <w:docVar w:name="NE.Ref{2AA42A23-26A4-4EBE-A9F9-4BDB6A5519E8}" w:val=" ADDIN NE.Ref.{2AA42A23-26A4-4EBE-A9F9-4BDB6A5519E8}&lt;Citation&gt;&lt;Group&gt;&lt;References&gt;&lt;Item&gt;&lt;ID&gt;550&lt;/ID&gt;&lt;UID&gt;{6BCD65C1-A976-4091-B7B4-694D2D552184}&lt;/UID&gt;&lt;Title&gt;一种基于L-函数的非单调自适应信赖域算法&lt;/Title&gt;&lt;Template&gt;Journal Article&lt;/Template&gt;&lt;Star&gt;0&lt;/Star&gt;&lt;Tag&gt;0&lt;/Tag&gt;&lt;Author&gt;张杰; 朱子旋; 芮绍平; 曾柔&lt;/Author&gt;&lt;Year&gt;2023&lt;/Year&gt;&lt;Details&gt;&lt;_accessed&gt;65514320&lt;/_accessed&gt;&lt;_author_aff&gt;淮北师范大学数学科学学院;&lt;/_author_aff&gt;&lt;_created&gt;65514273&lt;/_created&gt;&lt;_date&gt;2023-08-10&lt;/_date&gt;&lt;_db_updated&gt;CNKI - Reference&lt;/_db_updated&gt;&lt;_issue&gt;04&lt;/_issue&gt;&lt;_journal&gt;山西大同大学学报(自然科学版)&lt;/_journal&gt;&lt;_keywords&gt;无约束优化;信赖域算法;自适应策略;全局收敛性&lt;/_keywords&gt;&lt;_modified&gt;65514322&lt;/_modified&gt;&lt;_pages&gt;25-28&lt;/_pages&gt;&lt;_tertiary_title&gt;Journal of Shanxi Datong University(Natural Science Edition)&lt;/_tertiary_title&gt;&lt;_translated_title&gt;ANon-monotone Adaptive Trust Region Algorithm Based on L -funetion&lt;/_translated_title&gt;&lt;_url&gt;https://kns.cnki.net/kcms2/article/abstract?v=kHMw6kznbprrapi3dL-u_ePo-7VKD44wGUJcTnT93eWfGaVxzYnpbGCHAg3AkM5BDmVJghIPq9CUJf02B9Rxq9iuFRapODo2hoNg6pgHXELnuQ1DU-a3UM-2FDZwXfuyY3SegFo3IVwKxVpRN9_jvz1KUiY5IIGJRZqJauTi2s55PcLemxG6Q2N4Y6iUdxPyUMd-IW-rH4k=&amp;amp;uniplatform=NZKPT&amp;amp;language=CHS&lt;/_url&gt;&lt;_volume&gt;39&lt;/_volume&gt;&lt;_translated_author&gt;Zhang, Jie;Zhu, Zi xuan;Rui, Shao ping;Ceng, Rou&lt;/_translated_author&gt;&lt;/Details&gt;&lt;Extra&gt;&lt;DBUID&gt;{03752FAB-B361-4F66-989B-C711D9502F78}&lt;/DBUID&gt;&lt;/Extra&gt;&lt;/Item&gt;&lt;/References&gt;&lt;/Group&gt;&lt;/Citation&gt;_x000a_"/>
    <w:docVar w:name="NE.Ref{2BB167B6-6C8E-4134-B1FD-B94573A2BDA2}" w:val=" ADDIN NE.Ref.{2BB167B6-6C8E-4134-B1FD-B94573A2BDA2}&lt;Citation&gt;&lt;Group&gt;&lt;References&gt;&lt;Item&gt;&lt;ID&gt;647&lt;/ID&gt;&lt;UID&gt;{72EB0B44-C758-4155-8351-026A43770B97}&lt;/UID&gt;&lt;Title&gt;我国茶园机械化作业模式研究&lt;/Title&gt;&lt;Template&gt;Journal Article&lt;/Template&gt;&lt;Star&gt;0&lt;/Star&gt;&lt;Tag&gt;0&lt;/Tag&gt;&lt;Author&gt;韩余; 肖宏儒; 宋志禹; 丁文芹&lt;/Author&gt;&lt;Year&gt;2016&lt;/Year&gt;&lt;Details&gt;&lt;_accessed&gt;65582436&lt;/_accessed&gt;&lt;_author_aff&gt;农业部南京农业机械化研究所;&lt;/_author_aff&gt;&lt;_cited_count&gt;26&lt;/_cited_count&gt;&lt;_collection_scope&gt;PKU;CSCD&lt;/_collection_scope&gt;&lt;_created&gt;65489663&lt;/_created&gt;&lt;_date&gt;2016-06-20&lt;/_date&gt;&lt;_db_updated&gt;CNKI - Reference&lt;/_db_updated&gt;&lt;_issue&gt;03&lt;/_issue&gt;&lt;_journal&gt;中国农业科技导报&lt;/_journal&gt;&lt;_keywords&gt;茶园机械;茶园分类;技术模式&lt;/_keywords&gt;&lt;_modified&gt;65582436&lt;/_modified&gt;&lt;_pages&gt;74-81&lt;/_pages&gt;&lt;_tertiary_title&gt;Journal of Agricultural Science and Technology&lt;/_tertiary_title&gt;&lt;_translated_title&gt;Research on mechanization technology mode of tea plantation and management&lt;/_translated_title&gt;&lt;_url&gt;https://link.cnki.net/doi/10.13304/j.nykjdb.2015.549&lt;/_url&gt;&lt;_volume&gt;18&lt;/_volume&gt;&lt;_translated_author&gt;Han, Yu;Xiao, Hong ru;Song, Zhi yu;Ding, Wen qin&lt;/_translated_author&gt;&lt;/Details&gt;&lt;Extra&gt;&lt;DBUID&gt;{03752FAB-B361-4F66-989B-C711D9502F78}&lt;/DBUID&gt;&lt;/Extra&gt;&lt;/Item&gt;&lt;/References&gt;&lt;/Group&gt;&lt;Group&gt;&lt;References&gt;&lt;Item&gt;&lt;ID&gt;610&lt;/ID&gt;&lt;UID&gt;{5FDD41EF-2A42-4A7C-BD0F-5A6EB6441894}&lt;/UID&gt;&lt;Title&gt;2023年我国茶叶产销及进出口形势分析&lt;/Title&gt;&lt;Template&gt;Journal Article&lt;/Template&gt;&lt;Star&gt;0&lt;/Star&gt;&lt;Tag&gt;0&lt;/Tag&gt;&lt;Author&gt;梅宇; 梁晓&lt;/Author&gt;&lt;Year&gt;2024&lt;/Year&gt;&lt;Details&gt;&lt;_accessed&gt;65582429&lt;/_accessed&gt;&lt;_author_aff&gt;中国茶叶流通协会;&lt;/_author_aff&gt;&lt;_cited_count&gt;4&lt;/_cited_count&gt;&lt;_created&gt;65489614&lt;/_created&gt;&lt;_date&gt;2024-04-15&lt;/_date&gt;&lt;_db_updated&gt;CNKI - Reference&lt;/_db_updated&gt;&lt;_issue&gt;04&lt;/_issue&gt;&lt;_journal&gt;中国茶叶&lt;/_journal&gt;&lt;_keywords&gt;茶园面积;茶叶产量;茶叶产值;内销;进出口&lt;/_keywords&gt;&lt;_modified&gt;65582431&lt;/_modified&gt;&lt;_pages&gt;18-26&lt;/_pages&gt;&lt;_tertiary_title&gt;China tea&lt;/_tertiary_title&gt;&lt;_translated_title&gt;Analysis of China&amp;apos;s tea production, sales, import and export situation in 2023&lt;/_translated_title&gt;&lt;_url&gt;https://kns.cnki.net/kcms2/article/abstract?v=WONwD37cfzTe5t3-IBh2vmQa_ikzwunmCJUuhfUWpS5v5x286k5UqSh1PIkD_LjovBV-gZJSZeMqIpsrUq9mU4_Y1ansI9pw8btGuUb3K86mD4snRfL2i3VEgGypk16cFalNw3jz2VL-bHWSWlaYTEu4lVTOviiH&amp;amp;uniplatform=NZKPT&amp;amp;language=CHS&lt;/_url&gt;&lt;_volume&gt;46&lt;/_volume&gt;&lt;_translated_author&gt;Mei, Yu;Liang, Xiao&lt;/_translated_author&gt;&lt;/Details&gt;&lt;Extra&gt;&lt;DBUID&gt;{03752FAB-B361-4F66-989B-C711D9502F78}&lt;/DBUID&gt;&lt;/Extra&gt;&lt;/Item&gt;&lt;/References&gt;&lt;/Group&gt;&lt;Group&gt;&lt;References&gt;&lt;Item&gt;&lt;ID&gt;648&lt;/ID&gt;&lt;UID&gt;{3DE3B00F-9EC6-451C-B845-1EA4B6579901}&lt;/UID&gt;&lt;Title&gt;名优茶采摘末端执行器关键技术研究进展&lt;/Title&gt;&lt;Template&gt;Journal Article&lt;/Template&gt;&lt;Star&gt;0&lt;/Star&gt;&lt;Tag&gt;0&lt;/Tag&gt;&lt;Author&gt;张智浩; 朱立学; 林桂潮; 张世昂; 官金炫&lt;/Author&gt;&lt;Year&gt;2022&lt;/Year&gt;&lt;Details&gt;&lt;_accessed&gt;65582437&lt;/_accessed&gt;&lt;_author_aff&gt;仲恺农业工程学院机电工程学院;&lt;/_author_aff&gt;&lt;_cited_count&gt;3&lt;/_cited_count&gt;&lt;_created&gt;65489654&lt;/_created&gt;&lt;_date&gt;2022-06-28&lt;/_date&gt;&lt;_db_updated&gt;CNKI - Reference&lt;/_db_updated&gt;&lt;_issue&gt;03&lt;/_issue&gt;&lt;_journal&gt;现代农业装备&lt;/_journal&gt;&lt;_keywords&gt;末端执行器;采摘机器人;名优茶;茶叶采摘&lt;/_keywords&gt;&lt;_modified&gt;65582437&lt;/_modified&gt;&lt;_pages&gt;7-12&lt;/_pages&gt;&lt;_tertiary_title&gt;Modern Agricultural Equipment&lt;/_tertiary_title&gt;&lt;_translated_title&gt;Research progress on key technologies of the famous tea picking end effectors&lt;/_translated_title&gt;&lt;_url&gt;https://kns.cnki.net/kcms2/article/abstract?v=WONwD37cfzT0BZEzC_O0rhAMbP_uvGulwugHvA8Kpm7Pt91fAmX8IwB4P1zha5nOZFicAT92TR4mThst6Etb0NVUD5YLHiOhusfOOZmzfHHBpJ6urIFf9cT5YQkaMlDOtw7vEcYLue6ufYSlgwDUy1aDY3p9PwNm&amp;amp;uniplatform=NZKPT&amp;amp;language=CHS&lt;/_url&gt;&lt;_volume&gt;43&lt;/_volume&gt;&lt;_translated_author&gt;Zhang, Zhi hao;Zhu, Li xue;Lin, Gui chao;Zhang, Shi&amp;apos;ang;Guan, Jin xuan&lt;/_translated_author&gt;&lt;/Details&gt;&lt;Extra&gt;&lt;DBUID&gt;{03752FAB-B361-4F66-989B-C711D9502F78}&lt;/DBUID&gt;&lt;/Extra&gt;&lt;/Item&gt;&lt;/References&gt;&lt;/Group&gt;&lt;Group&gt;&lt;References&gt;&lt;Item&gt;&lt;ID&gt;650&lt;/ID&gt;&lt;UID&gt;{28C0996F-F349-46D9-ABE2-A90C0092F957}&lt;/UID&gt;&lt;Title&gt;中国茶产业国际竞争力评价与发展对策&lt;/Title&gt;&lt;Template&gt;Journal Article&lt;/Template&gt;&lt;Star&gt;0&lt;/Star&gt;&lt;Tag&gt;0&lt;/Tag&gt;&lt;Author&gt;沈童菲; 王森培; 张慧; 赵颖文&lt;/Author&gt;&lt;Year&gt;2019&lt;/Year&gt;&lt;Details&gt;&lt;_accessed&gt;65582440&lt;/_accessed&gt;&lt;_author_aff&gt;西南财经大学中国西部经济研究中心;四川省社会科学院农村发展研究所;四川省农业科学院;&lt;/_author_aff&gt;&lt;_cited_count&gt;32&lt;/_cited_count&gt;&lt;_created&gt;65489243&lt;/_created&gt;&lt;_date&gt;2019-09-15&lt;/_date&gt;&lt;_db_updated&gt;CNKI - Reference&lt;/_db_updated&gt;&lt;_issue&gt;09&lt;/_issue&gt;&lt;_journal&gt;四川农业科技&lt;/_journal&gt;&lt;_keywords&gt;茶产业;中国;发展现状;竞争力测评;对策建议&lt;/_keywords&gt;&lt;_modified&gt;65582440&lt;/_modified&gt;&lt;_pages&gt;5-11&lt;/_pages&gt;&lt;_url&gt;https://kns.cnki.net/kcms2/article/abstract?v=WONwD37cfzRO_swLf-87B4qwy5JIITZnzdj9reZ9vddKj0TLMSKOCd1kXKfdRNNT9cHgcxYQ0powrNBzCrYKcTqiUSoLT3s37EaA7fqvnf_nIAXJY-MW96Osfb5FVYaf-ColWIueImiZb72P2tz9j8gtCXSMi7sq&amp;amp;uniplatform=NZKPT&amp;amp;language=CHS&lt;/_url&gt;&lt;_translated_author&gt;Shen, Tong fei;Wang, Sen pei;Zhang, Hui;Zhao, Ying wen&lt;/_translated_author&gt;&lt;/Details&gt;&lt;Extra&gt;&lt;DBUID&gt;{03752FAB-B361-4F66-989B-C711D9502F78}&lt;/DBUID&gt;&lt;/Extra&gt;&lt;/Item&gt;&lt;/References&gt;&lt;/Group&gt;&lt;/Citation&gt;_x000a_"/>
    <w:docVar w:name="NE.Ref{2C721BCF-0FB5-471C-A709-F794369B8C3D}" w:val=" ADDIN NE.Ref.{2C721BCF-0FB5-471C-A709-F794369B8C3D}&lt;Citation&gt;&lt;Group&gt;&lt;References&gt;&lt;Item&gt;&lt;ID&gt;6&lt;/ID&gt;&lt;UID&gt;{98508403-1216-4974-A3C7-150C6F9EFB81}&lt;/UID&gt;&lt;Title&gt;番茄采摘机器人末端执行器的硬件设计&lt;/Title&gt;&lt;Template&gt;Journal Article&lt;/Template&gt;&lt;Star&gt;0&lt;/Star&gt;&lt;Tag&gt;0&lt;/Tag&gt;&lt;Author&gt;刘继展; 李萍萍; 李智国&lt;/Author&gt;&lt;Year&gt;2008&lt;/Year&gt;&lt;Details&gt;&lt;_author_adr&gt;江苏大学现代农业装备与技术省部共建教育部重点实验室,江苏大学,江苏大学农业工程研究院 讲师博士生,212013镇江市,副校长教授博士生导师,硕士生&lt;/_author_adr&gt;&lt;_cited_count&gt;180&lt;/_cited_count&gt;&lt;_created&gt;65846102&lt;/_created&gt;&lt;_db_provider&gt;CNKI&lt;/_db_provider&gt;&lt;_db_updated&gt;CNKI - Reference&lt;/_db_updated&gt;&lt;_isbn&gt;1000-1298&lt;/_isbn&gt;&lt;_issue&gt;03&lt;/_issue&gt;&lt;_journal&gt;农业机械学报&lt;/_journal&gt;&lt;_keywords&gt;番茄采摘机器人;末端执行器;多传感器;硬件;设计&lt;/_keywords&gt;&lt;_modified&gt;65846102&lt;/_modified&gt;&lt;_pages&gt;109-112&lt;/_pages&gt;&lt;_url&gt;https://kns.cnki.net/kcms2/article/abstract?v=wUXT8w3WHHr55RR_eY_zIRQoDwaC-9V2HAk1w7R_cwymGrgo0KOh-vo9vRvuS8IDibDCDeNe8dqAciyVLn0Icz7NHVTorRmsd6iMxiQQb-9cHHR6EJjYDwZM-gf_2PGhZHeAUwAg-agqEdAqzZhCD-Z_87RhWtfR21wIQSaJBvCaZw3VI6DHwJhPkY31D6d4epynQkRgI5g=&amp;amp;uniplatform=NZKPT&amp;amp;language=CHS&lt;/_url&gt;&lt;_translated_author&gt;Liu, Ji zhan;Li, Ping ping;Li, Zhi guo&lt;/_translated_author&gt;&lt;/Details&gt;&lt;Extra&gt;&lt;DBUID&gt;{82593FD4-14DD-4AC9-B72C-AB1B5D98EEC1}&lt;/DBUID&gt;&lt;/Extra&gt;&lt;/Item&gt;&lt;/References&gt;&lt;/Group&gt;&lt;/Citation&gt;_x000a_"/>
    <w:docVar w:name="NE.Ref{2FC7309E-D5CF-46CE-8210-7D85F90FDAE0}" w:val=" ADDIN NE.Ref.{2FC7309E-D5CF-46CE-8210-7D85F90FDAE0}&lt;Citation&gt;&lt;Group&gt;&lt;References&gt;&lt;Item&gt;&lt;ID&gt;623&lt;/ID&gt;&lt;UID&gt;{E7FC3890-2BB8-4934-B123-7F53191F68D6}&lt;/UID&gt;&lt;Title&gt;手持式名优茶嫩梢采摘机械手设计与试验优化&lt;/Title&gt;&lt;Template&gt;Journal Article&lt;/Template&gt;&lt;Star&gt;0&lt;/Star&gt;&lt;Tag&gt;0&lt;/Tag&gt;&lt;Author&gt;贾江鸣; 叶玉泽; 程培林; 朱赢鹏; 傅霞萍; 陈建能&lt;/Author&gt;&lt;Year&gt;2022&lt;/Year&gt;&lt;Details&gt;&lt;_author_aff&gt;浙江理工大学机械与自动控制学院;浙江省种植装备技术重点实验室;&lt;/_author_aff&gt;&lt;_cited_count&gt;15&lt;/_cited_count&gt;&lt;_date&gt;2022-03-22&lt;/_date&gt;&lt;_issue&gt;05&lt;/_issue&gt;&lt;_journal&gt;农业机械学报&lt;/_journal&gt;&lt;_keywords&gt;名优茶;采摘机械手;响应面;采摘成功率&lt;/_keywords&gt;&lt;_pages&gt;86-92&lt;/_pages&gt;&lt;_url&gt;https://link.cnki.net/urlid/11.1964.S.20220321.1347.004&lt;/_url&gt;&lt;_volume&gt;53&lt;/_volume&gt;&lt;_created&gt;65489724&lt;/_created&gt;&lt;_modified&gt;65489742&lt;/_modified&gt;&lt;_db_updated&gt;CNKI - Reference&lt;/_db_updated&gt;&lt;_accessed&gt;65489725&lt;/_accessed&gt;&lt;_translated_title&gt;Desian and Experimental Optimization of Hand-held Manipulator for Picking Famous Tea Shoot&lt;/_translated_title&gt;&lt;_translated_author&gt;Jia, Jiang ming;Ye, Yu ze;Cheng, Pei lin;Zhu, Ying peng;Fu, Xia ping;Chen, Jian neng&lt;/_translated_author&gt;&lt;/Details&gt;&lt;Extra&gt;&lt;DBUID&gt;{03752FAB-B361-4F66-989B-C711D9502F78}&lt;/DBUID&gt;&lt;/Extra&gt;&lt;/Item&gt;&lt;/References&gt;&lt;/Group&gt;&lt;/Citation&gt;_x000a_"/>
    <w:docVar w:name="NE.Ref{30555027-930D-45BD-B524-8B12C040B976}" w:val=" ADDIN NE.Ref.{30555027-930D-45BD-B524-8B12C040B976}&lt;Citation&gt;&lt;Group&gt;&lt;References&gt;&lt;Item&gt;&lt;ID&gt;622&lt;/ID&gt;&lt;UID&gt;{40136698-77E8-4D0D-A195-985795377D95}&lt;/UID&gt;&lt;Title&gt;名优茶采摘机器人的系统设计与试验&lt;/Title&gt;&lt;Template&gt;Journal Article&lt;/Template&gt;&lt;Star&gt;0&lt;/Star&gt;&lt;Tag&gt;0&lt;/Tag&gt;&lt;Author&gt;周宇杰; 吴强; 贺磊盈; 赵润茂; 贾江鸣; 陈建能; 武传宇&lt;/Author&gt;&lt;Year&gt;2022&lt;/Year&gt;&lt;Details&gt;&lt;_accessed&gt;65579898&lt;/_accessed&gt;&lt;_author_aff&gt;浙江理工大学机械与自动控制学院;浙江省种植装备技术重点实验室;&lt;/_author_aff&gt;&lt;_cited_count&gt;16&lt;/_cited_count&gt;&lt;_created&gt;65489721&lt;/_created&gt;&lt;_date&gt;2022-10-05&lt;/_date&gt;&lt;_db_updated&gt;CNKI - Reference&lt;/_db_updated&gt;&lt;_issue&gt;19&lt;/_issue&gt;&lt;_journal&gt;机械工程学报&lt;/_journal&gt;&lt;_keywords&gt;采摘机器人;名优茶;3P-Delta机械臂;Bézier曲线;滑模控制;系统集成&lt;/_keywords&gt;&lt;_modified&gt;65579898&lt;/_modified&gt;&lt;_pages&gt;12-23&lt;/_pages&gt;&lt;_tertiary_title&gt;Journal of Mechanical Engineering&lt;/_tertiary_title&gt;&lt;_translated_title&gt;Design and Experiment of Intelligent Picking Robot for Famous Tea&lt;/_translated_title&gt;&lt;_url&gt;https://kns.cnki.net/kcms2/article/abstract?v=WONwD37cfzRImNuC-nk7pEhDh5szQSy49RF1PucwhSLESJ-0kx1RqeT7KNEHl_HYqZNzIdTJ9DfJxokobS3qj3qNJnJ_Og824uUVoheF-jsvwmGJOv0p1rRt6MAwxC2iDGHAG2gWrP6slIdACB8MR5UOegc3ax5G&amp;amp;uniplatform=NZKPT&amp;amp;language=CHS&lt;/_url&gt;&lt;_volume&gt;58&lt;/_volume&gt;&lt;_translated_author&gt;Zhou, Yu jie;Wu, Qiang;He, Lei ying;Zhao, Run mao;Jia, Jiang ming;Chen, Jian neng;Wu, Chuan yu&lt;/_translated_author&gt;&lt;/Details&gt;&lt;Extra&gt;&lt;DBUID&gt;{03752FAB-B361-4F66-989B-C711D9502F78}&lt;/DBUID&gt;&lt;/Extra&gt;&lt;/Item&gt;&lt;/References&gt;&lt;/Group&gt;&lt;/Citation&gt;_x000a_"/>
    <w:docVar w:name="NE.Ref{369F869A-6673-43B0-91AD-5A2FF09AE451}" w:val=" ADDIN NE.Ref.{369F869A-6673-43B0-91AD-5A2FF09AE451}&lt;Citation&gt;&lt;Group&gt;&lt;References&gt;&lt;Item&gt;&lt;ID&gt;669&lt;/ID&gt;&lt;UID&gt;{B0585762-48C6-4F78-B68B-BD89EB985FB2}&lt;/UID&gt;&lt;Title&gt;一种基于L-函数的非单调自适应信赖域算法&lt;/Title&gt;&lt;Template&gt;Journal Article&lt;/Template&gt;&lt;Star&gt;0&lt;/Star&gt;&lt;Tag&gt;0&lt;/Tag&gt;&lt;Author&gt;张杰; 朱子旋; 芮绍平; 曾柔&lt;/Author&gt;&lt;Year&gt;2023&lt;/Year&gt;&lt;Details&gt;&lt;_translated_author&gt;Zhang, Jie;Zhu, Zi xuan;Rui, Shao ping;Ceng, Rou&lt;/_translated_author&gt;&lt;/Details&gt;&lt;Extra&gt;&lt;DBUID&gt;{03752FAB-B361-4F66-989B-C711D9502F78}&lt;/DBUID&gt;&lt;/Extra&gt;&lt;/Item&gt;&lt;/References&gt;&lt;/Group&gt;&lt;/Citation&gt;_x000a_"/>
    <w:docVar w:name="NE.Ref{385F1216-B053-4902-9E06-AF4746994EDB}" w:val=" ADDIN NE.Ref.{385F1216-B053-4902-9E06-AF4746994EDB}&lt;Citation&gt;&lt;Group&gt;&lt;References&gt;&lt;Item&gt;&lt;ID&gt;656&lt;/ID&gt;&lt;UID&gt;{2A253E0E-1003-48ED-A1DA-24573005D8C2}&lt;/UID&gt;&lt;Title&gt;手持式名优茶嫩梢采摘机械手设计与试验优化&lt;/Title&gt;&lt;Template&gt;Journal Article&lt;/Template&gt;&lt;Star&gt;0&lt;/Star&gt;&lt;Tag&gt;0&lt;/Tag&gt;&lt;Author&gt;贾江鸣; 叶玉泽; 程培林; 朱赢鹏; 傅霞萍; 陈建能&lt;/Author&gt;&lt;Year&gt;2022&lt;/Year&gt;&lt;Details&gt;&lt;_accessed&gt;65582449&lt;/_accessed&gt;&lt;_author_aff&gt;浙江理工大学机械与自动控制学院;浙江省种植装备技术重点实验室;&lt;/_author_aff&gt;&lt;_cited_count&gt;15&lt;/_cited_count&gt;&lt;_created&gt;65489724&lt;/_created&gt;&lt;_date&gt;2022-03-22&lt;/_date&gt;&lt;_db_updated&gt;CNKI - Reference&lt;/_db_updated&gt;&lt;_issue&gt;05&lt;/_issue&gt;&lt;_journal&gt;农业机械学报&lt;/_journal&gt;&lt;_keywords&gt;名优茶;采摘机械手;响应面;采摘成功率&lt;/_keywords&gt;&lt;_modified&gt;65582449&lt;/_modified&gt;&lt;_pages&gt;86-92&lt;/_pages&gt;&lt;_tertiary_title&gt;Transactions of the Chinese Society for Agricultural Machinery&lt;/_tertiary_title&gt;&lt;_translated_title&gt;Desian and experimental optimization of hand-held manipulator for picking famous tea shoot&lt;/_translated_title&gt;&lt;_url&gt;https://link.cnki.net/urlid/11.1964.S.20220321.1347.004&lt;/_url&gt;&lt;_volume&gt;53&lt;/_volume&gt;&lt;_translated_author&gt;Jia, Jiang ming;Ye, Yu ze;Cheng, Pei lin;Zhu, Ying peng;Fu, Xia ping;Chen, Jian neng&lt;/_translated_author&gt;&lt;/Details&gt;&lt;Extra&gt;&lt;DBUID&gt;{03752FAB-B361-4F66-989B-C711D9502F78}&lt;/DBUID&gt;&lt;/Extra&gt;&lt;/Item&gt;&lt;/References&gt;&lt;/Group&gt;&lt;/Citation&gt;_x000a_"/>
    <w:docVar w:name="NE.Ref{390D498F-2149-40E5-9DE3-BB6FF15504FE}" w:val=" ADDIN NE.Ref.{390D498F-2149-40E5-9DE3-BB6FF15504FE}&lt;Citation&gt;&lt;Group&gt;&lt;References&gt;&lt;Item&gt;&lt;ID&gt;59&lt;/ID&gt;&lt;UID&gt;{8CA5915A-5AEF-4A79-A8F1-823A563E942E}&lt;/UID&gt;&lt;Title&gt;丘陵果园自然环境下柑橘采摘机器人设计与试验&lt;/Title&gt;&lt;Template&gt;Journal Article&lt;/Template&gt;&lt;Star&gt;0&lt;/Star&gt;&lt;Tag&gt;0&lt;/Tag&gt;&lt;Author&gt;鲍秀兰; 马志涛; 马萧杰; 黎亦书; 任梦涛; 李善军&lt;/Author&gt;&lt;Year&gt;2024&lt;/Year&gt;&lt;Details&gt;&lt;_author_adr&gt;华中农业大学工学院;农业农村部长江中下游农业装备重点实验室;&lt;/_author_adr&gt;&lt;_created&gt;66029247&lt;/_created&gt;&lt;_db_provider&gt;CNKI&lt;/_db_provider&gt;&lt;_isbn&gt;1000-1298&lt;/_isbn&gt;&lt;_issue&gt;04&lt;/_issue&gt;&lt;_journal&gt;农业机械学报&lt;/_journal&gt;&lt;_keywords&gt;柑橘;采摘机器人;三维点云模型;自适应平台;末端执行器&lt;/_keywords&gt;&lt;_modified&gt;66033764&lt;/_modified&gt;&lt;_pages&gt;124-135&lt;/_pages&gt;&lt;_url&gt;https://link.cnki.net/urlid/11.1964.S.20240205.1745.002&lt;/_url&gt;&lt;_volume&gt;55&lt;/_volume&gt;&lt;_accessed&gt;66033764&lt;/_accessed&gt;&lt;_translated_author&gt;Bao, Xiu lan;Ma, Zhi tao;Ma, Xiao jie;Li, Yi shu;Ren, Meng tao;Li, Shan jun&lt;/_translated_author&gt;&lt;/Details&gt;&lt;Extra&gt;&lt;DBUID&gt;{82593FD4-14DD-4AC9-B72C-AB1B5D98EEC1}&lt;/DBUID&gt;&lt;/Extra&gt;&lt;/Item&gt;&lt;/References&gt;&lt;/Group&gt;&lt;/Citation&gt;_x000a_"/>
    <w:docVar w:name="NE.Ref{3A29984F-196F-4FC8-9C54-162B1CD946A8}" w:val=" ADDIN NE.Ref.{3A29984F-196F-4FC8-9C54-162B1CD946A8}&lt;Citation&gt;&lt;Group&gt;&lt;References&gt;&lt;Item&gt;&lt;ID&gt;658&lt;/ID&gt;&lt;UID&gt;{5CA9A3AF-BA27-43E5-9B91-0CF394D74B95}&lt;/UID&gt;&lt;Title&gt;分体刀具式名优茶采摘末端执行器设计与试验优化&lt;/Title&gt;&lt;Template&gt;Journal Article&lt;/Template&gt;&lt;Star&gt;0&lt;/Star&gt;&lt;Tag&gt;0&lt;/Tag&gt;&lt;Author&gt;陈建能; 李杭; 刘林敏; 贾江鸣; 赵润茂; 武传宇&lt;/Author&gt;&lt;Year&gt;2024&lt;/Year&gt;&lt;Details&gt;&lt;_accessed&gt;65582452&lt;/_accessed&gt;&lt;_author_aff&gt;浙江理工大学机械工程学院;浙江省种植装备技术重点实验室;浙江省松阳县农业农村局;&lt;/_author_aff&gt;&lt;_cited_count&gt;1&lt;/_cited_count&gt;&lt;_created&gt;65489717&lt;/_created&gt;&lt;_date&gt;2023-11-21&lt;/_date&gt;&lt;_db_updated&gt;CNKI - Reference&lt;/_db_updated&gt;&lt;_issue&gt;01&lt;/_issue&gt;&lt;_journal&gt;农业机械学报&lt;/_journal&gt;&lt;_keywords&gt;名优茶;采茶机器人;末端执行器;分体式刀具;侧芽&lt;/_keywords&gt;&lt;_modified&gt;65582452&lt;/_modified&gt;&lt;_pages&gt;39-46+195&lt;/_pages&gt;&lt;_tertiary_title&gt;Transactions of the Chinese Society for Agricultural Machinery&lt;/_tertiary_title&gt;&lt;_translated_title&gt;Design and experimental optimization of end effector for picking famous tea with split-cutter&lt;/_translated_title&gt;&lt;_url&gt;https://link.cnki.net/urlid/11.1964.S.20231120.1731.008&lt;/_url&gt;&lt;_volume&gt;55&lt;/_volume&gt;&lt;_translated_author&gt;Chen, Jian neng;Li, Hang;Liu, Lin min;Jia, Jiang ming;Zhao, Run mao;Wu, Chuan yu&lt;/_translated_author&gt;&lt;/Details&gt;&lt;Extra&gt;&lt;DBUID&gt;{03752FAB-B361-4F66-989B-C711D9502F78}&lt;/DBUID&gt;&lt;/Extra&gt;&lt;/Item&gt;&lt;/References&gt;&lt;/Group&gt;&lt;/Citation&gt;_x000a_"/>
    <w:docVar w:name="NE.Ref{3DE507EF-AE2A-4EB0-B9BA-9C579A6BE65B}" w:val=" ADDIN NE.Ref.{3DE507EF-AE2A-4EB0-B9BA-9C579A6BE65B}&lt;Citation&gt;&lt;Group&gt;&lt;References&gt;&lt;Item&gt;&lt;ID&gt;601&lt;/ID&gt;&lt;UID&gt;{EED81B20-BD64-4FC1-90C2-ACF0FBA7A16B}&lt;/UID&gt;&lt;Title&gt;分体刀具式名优茶采摘末端执行器设计与试验优化&lt;/Title&gt;&lt;Template&gt;Journal Article&lt;/Template&gt;&lt;Star&gt;0&lt;/Star&gt;&lt;Tag&gt;0&lt;/Tag&gt;&lt;Author&gt;陈建能; 李杭; 刘林敏; 贾江鸣; 赵润茂; 武传宇&lt;/Author&gt;&lt;Year&gt;2024&lt;/Year&gt;&lt;Details&gt;&lt;_author_aff&gt;浙江理工大学机械工程学院;浙江省种植装备技术重点实验室;浙江省松阳县农业农村局;&lt;/_author_aff&gt;&lt;_cited_count&gt;1&lt;/_cited_count&gt;&lt;_created&gt;65476839&lt;/_created&gt;&lt;_date&gt;2023-11-21&lt;/_date&gt;&lt;_db_updated&gt;CNKI - Reference&lt;/_db_updated&gt;&lt;_issue&gt;01&lt;/_issue&gt;&lt;_journal&gt;农业机械学报&lt;/_journal&gt;&lt;_keywords&gt;名优茶;采茶机器人;末端执行器;分体式刀具;侧芽&lt;/_keywords&gt;&lt;_modified&gt;65476839&lt;/_modified&gt;&lt;_pages&gt;39-46+195&lt;/_pages&gt;&lt;_url&gt;https://link.cnki.net/urlid/11.1964.S.20231120.1731.008&lt;/_url&gt;&lt;_volume&gt;55&lt;/_volume&gt;&lt;_translated_author&gt;Chen, Jian neng;Li, Hang;Liu, Lin min;Jia, Jiang ming;Zhao, Run mao;Wu, Chuan yu&lt;/_translated_author&gt;&lt;/Details&gt;&lt;Extra&gt;&lt;DBUID&gt;{03752FAB-B361-4F66-989B-C711D9502F78}&lt;/DBUID&gt;&lt;/Extra&gt;&lt;/Item&gt;&lt;/References&gt;&lt;/Group&gt;&lt;/Citation&gt;_x000a_"/>
    <w:docVar w:name="NE.Ref{3F375583-4505-4BFB-827A-C2FC60CF1984}" w:val=" ADDIN NE.Ref.{3F375583-4505-4BFB-827A-C2FC60CF1984}&lt;Citation&gt;&lt;Group&gt;&lt;References&gt;&lt;Item&gt;&lt;ID&gt;624&lt;/ID&gt;&lt;UID&gt;{C4239D3F-4DCB-4357-BB33-2652BD708D53}&lt;/UID&gt;&lt;Title&gt;茶鲜叶嫩梢捏切组合式采摘器设计与试验&lt;/Title&gt;&lt;Template&gt;Journal Article&lt;/Template&gt;&lt;Star&gt;0&lt;/Star&gt;&lt;Tag&gt;0&lt;/Tag&gt;&lt;Author&gt;罗坤; 吴正敏; 曹成茂; 秦宽; 张雪晨; 钟华&lt;/Author&gt;&lt;Year&gt;2022&lt;/Year&gt;&lt;Details&gt;&lt;_author_aff&gt;安徽农业大学工学院;茶树生物学与资源利用国家重点实验室;安徽农业大学茶与食品科技学院;&lt;/_author_aff&gt;&lt;_cited_count&gt;15&lt;/_cited_count&gt;&lt;_date&gt;2022-07-08&lt;/_date&gt;&lt;_issue&gt;13&lt;/_issue&gt;&lt;_journal&gt;农业工程学报&lt;/_journal&gt;&lt;_keywords&gt;设计;茶叶机械;试验;名优茶采摘;组合式;采摘器&lt;/_keywords&gt;&lt;_pages&gt;1-9&lt;/_pages&gt;&lt;_url&gt;https://kns.cnki.net/kcms2/article/abstract?v=WONwD37cfzSY9e4NCvPWY57PMQKuXJc7UFCaCT9CzuDVj2Og4JqjJjfqXPJkszDt7vpmlG4Lhx1wKcYZwK7jZlDSQPWCWACoO2sJhcW0EGhPp4cO7MsXkkMm4QNxjUheV9Iney0KqZfJQmOMfrIaFzqbMbdOCi_f&amp;amp;uniplatform=NZKPT&amp;amp;language=CHS&lt;/_url&gt;&lt;_volume&gt;38&lt;/_volume&gt;&lt;_created&gt;65489725&lt;/_created&gt;&lt;_modified&gt;65489798&lt;/_modified&gt;&lt;_db_updated&gt;CNKI - Reference&lt;/_db_updated&gt;&lt;_accessed&gt;65489775&lt;/_accessed&gt;&lt;_translated_title&gt;Design and experiment of the combined pinch and cut picker for tea fresh leaf tips&lt;/_translated_title&gt;&lt;_translated_author&gt;Luo, Kun;Wu, Zheng min;Cao, Cheng mao;Qin, Kuan;Zhang, Xue chen;Zhong, Hua&lt;/_translated_author&gt;&lt;/Details&gt;&lt;Extra&gt;&lt;DBUID&gt;{03752FAB-B361-4F66-989B-C711D9502F78}&lt;/DBUID&gt;&lt;/Extra&gt;&lt;/Item&gt;&lt;/References&gt;&lt;/Group&gt;&lt;/Citation&gt;_x000a_"/>
    <w:docVar w:name="NE.Ref{3FAC5D15-DC2E-48D4-9AB8-B72C6803129D}" w:val=" ADDIN NE.Ref.{3FAC5D15-DC2E-48D4-9AB8-B72C6803129D}&lt;Citation&gt;&lt;Group&gt;&lt;References&gt;&lt;Item&gt;&lt;ID&gt;585&lt;/ID&gt;&lt;UID&gt;{978D4B09-B3C0-4367-9999-0BFCC8B1B51A}&lt;/UID&gt;&lt;Title&gt;2023年我国茶叶产销及进出口形势分析&lt;/Title&gt;&lt;Template&gt;Journal Article&lt;/Template&gt;&lt;Star&gt;0&lt;/Star&gt;&lt;Tag&gt;0&lt;/Tag&gt;&lt;Author&gt;梅宇; 梁晓&lt;/Author&gt;&lt;Year&gt;2024&lt;/Year&gt;&lt;Details&gt;&lt;_author_aff&gt;中国茶叶流通协会;&lt;/_author_aff&gt;&lt;_cited_count&gt;4&lt;/_cited_count&gt;&lt;_created&gt;65474661&lt;/_created&gt;&lt;_date&gt;2024-04-15&lt;/_date&gt;&lt;_db_updated&gt;CNKI - Reference&lt;/_db_updated&gt;&lt;_issue&gt;04&lt;/_issue&gt;&lt;_journal&gt;中国茶叶&lt;/_journal&gt;&lt;_keywords&gt;茶园面积;茶叶产量;茶叶产值;内销;进出口&lt;/_keywords&gt;&lt;_modified&gt;65474670&lt;/_modified&gt;&lt;_pages&gt;18-26&lt;/_pages&gt;&lt;_url&gt;https://kns.cnki.net/kcms2/article/abstract?v=m22VhQxdXydlIHUrUl-XVN8GpaDA3bHgEAR7vXTKl-HVLjOi9XFMszxI7Dbk8B7LFWTEZDKv1bCNnvnM-I0Ec8XtIdx3jeMxRZCQNMzook9xxWqeFEnbOSHILNTEpJsguQ02mjKgwqlg95fDMCBvzDXVjNJewbQQ&amp;amp;uniplatform=NZKPT&amp;amp;language=CHS&lt;/_url&gt;&lt;_volume&gt;46&lt;/_volume&gt;&lt;_translated_author&gt;Mei, Yu;Liang, Xiao&lt;/_translated_author&gt;&lt;/Details&gt;&lt;Extra&gt;&lt;DBUID&gt;{03752FAB-B361-4F66-989B-C711D9502F78}&lt;/DBUID&gt;&lt;/Extra&gt;&lt;/Item&gt;&lt;/References&gt;&lt;/Group&gt;&lt;/Citation&gt;_x000a_"/>
    <w:docVar w:name="NE.Ref{428D5D6E-F6DD-427D-AD26-AB109EF3ABC9}" w:val=" ADDIN NE.Ref.{428D5D6E-F6DD-427D-AD26-AB109EF3ABC9}&lt;Citation&gt;&lt;Group&gt;&lt;References&gt;&lt;Item&gt;&lt;ID&gt;625&lt;/ID&gt;&lt;UID&gt;{4AB39980-06EE-43D5-A1FF-93DFD7F99B29}&lt;/UID&gt;&lt;Title&gt;4CZ―12智能采茶机器人设计及田间试验&lt;/Title&gt;&lt;Template&gt;Journal Article&lt;/Template&gt;&lt;Star&gt;0&lt;/Star&gt;&lt;Tag&gt;0&lt;/Tag&gt;&lt;Author&gt;秦广明; 赵映; 肖宏儒; 金月; 徐丽明; 陈勇&lt;/Author&gt;&lt;Year&gt;2014&lt;/Year&gt;&lt;Details&gt;&lt;_author_aff&gt;农业部南京农业机械化研究所;中国农业大学工学院;南京林业大学机电工程学院;&lt;/_author_aff&gt;&lt;_cited_count&gt;30&lt;/_cited_count&gt;&lt;_date&gt;2014-01-25&lt;/_date&gt;&lt;_issue&gt;01&lt;/_issue&gt;&lt;_journal&gt;中国农机化学报&lt;/_journal&gt;&lt;_keywords&gt;采摘;智能;图像处理;识别&lt;/_keywords&gt;&lt;_pages&gt;152-156+169&lt;/_pages&gt;&lt;_url&gt;https://kns.cnki.net/kcms2/article/abstract?v=WONwD37cfzS6SnqjQbO__ZcVRoYf8AS8f6fcG07WmvSAhMfp8K69yEMBMD3cFWbi3TUxxgLwPmLFw5FLZttNu5gmG3gBAjpT25dJ-SncCNCzmiXjGShjbMIUdeXp7QEtKxhjIFiLcGhXdKDpRB3qWw==&amp;amp;uniplatform=NZKPT&amp;amp;language=CHS&lt;/_url&gt;&lt;_volume&gt;35&lt;/_volume&gt;&lt;_created&gt;65489751&lt;/_created&gt;&lt;_modified&gt;65489763&lt;/_modified&gt;&lt;_db_updated&gt;CNKI - Reference&lt;/_db_updated&gt;&lt;_collection_scope&gt;PKU&lt;/_collection_scope&gt;&lt;_accessed&gt;65489756&lt;/_accessed&gt;&lt;_translated_title&gt;4CZ-12 intelligent tea harvest robot design and field experiment&lt;/_translated_title&gt;&lt;_translated_author&gt;Qin, Guang ming;Zhao, Ying;Xiao, Hong ru;Jin, Yue;Xu, Li ming;Chen, Yong&lt;/_translated_author&gt;&lt;/Details&gt;&lt;Extra&gt;&lt;DBUID&gt;{03752FAB-B361-4F66-989B-C711D9502F78}&lt;/DBUID&gt;&lt;/Extra&gt;&lt;/Item&gt;&lt;/References&gt;&lt;/Group&gt;&lt;Group&gt;&lt;References&gt;&lt;Item&gt;&lt;ID&gt;626&lt;/ID&gt;&lt;UID&gt;{E846F575-7443-47DA-B944-DA1C4F1052E7}&lt;/UID&gt;&lt;Title&gt;高档名优绿茶嫩芽识别与仿生采摘指研究&lt;/Title&gt;&lt;Template&gt;Thesis&lt;/Template&gt;&lt;Star&gt;0&lt;/Star&gt;&lt;Tag&gt;0&lt;/Tag&gt;&lt;Author&gt;郝淼&lt;/Author&gt;&lt;Year&gt;2019&lt;/Year&gt;&lt;Details&gt;&lt;_cited_count&gt;8&lt;/_cited_count&gt;&lt;_keywords&gt;高档名优绿茶;智能识别;遗传算法;仿生采摘指&lt;/_keywords&gt;&lt;_pages&gt;58&lt;/_pages&gt;&lt;_publisher&gt;南京林业大学&lt;/_publisher&gt;&lt;_tertiary_author&gt;陈勇&lt;/_tertiary_author&gt;&lt;_url&gt;https://link.cnki.net/doi/10.27242/d.cnki.gnjlu.2019.000209&lt;/_url&gt;&lt;_volume&gt;硕士&lt;/_volume&gt;&lt;_created&gt;65489753&lt;/_created&gt;&lt;_modified&gt;65489763&lt;/_modified&gt;&lt;_db_updated&gt;CNKI - Reference&lt;/_db_updated&gt;&lt;_accessed&gt;65489756&lt;/_accessed&gt;&lt;_translated_title&gt;Researches on the Identification of tender leaves and Bionic PluckingFingers for High-quality Green Tea&lt;/_translated_title&gt;&lt;_translated_author&gt;Hao, Miao&lt;/_translated_author&gt;&lt;_translated_tertiary_author&gt;Chen, Yong&lt;/_translated_tertiary_author&gt;&lt;/Details&gt;&lt;Extra&gt;&lt;DBUID&gt;{03752FAB-B361-4F66-989B-C711D9502F78}&lt;/DBUID&gt;&lt;/Extra&gt;&lt;/Item&gt;&lt;/References&gt;&lt;/Group&gt;&lt;/Citation&gt;_x000a_"/>
    <w:docVar w:name="NE.Ref{42E91BD7-365D-4DE5-B46F-29E5CD2012BD}" w:val=" ADDIN NE.Ref.{42E91BD7-365D-4DE5-B46F-29E5CD2012BD}&lt;Citation&gt;&lt;Group&gt;&lt;References&gt;&lt;Item&gt;&lt;ID&gt;619&lt;/ID&gt;&lt;UID&gt;{5196D668-9127-49B7-8D91-3B50864311C1}&lt;/UID&gt;&lt;Title&gt;便携式采茶机切割器运动仿真与试验&lt;/Title&gt;&lt;Template&gt;Journal Article&lt;/Template&gt;&lt;Star&gt;0&lt;/Star&gt;&lt;Tag&gt;0&lt;/Tag&gt;&lt;Author&gt;杜哲; 胡永光; 王升&lt;/Author&gt;&lt;Year&gt;2018&lt;/Year&gt;&lt;Details&gt;&lt;_author_aff&gt;江苏大学农业装备工程学院;&lt;/_author_aff&gt;&lt;_cited_count&gt;40&lt;/_cited_count&gt;&lt;_date&gt;2018-11-16&lt;/_date&gt;&lt;_issue&gt;S1&lt;/_issue&gt;&lt;_journal&gt;农业机械学报&lt;/_journal&gt;&lt;_keywords&gt;切割器;便携式采茶机;运动仿真;试验&lt;/_keywords&gt;&lt;_pages&gt;221-226&lt;/_pages&gt;&lt;_url&gt;https://kns.cnki.net/kcms2/article/abstract?v=WONwD37cfzQs7_Hl3GcBY_V4A-X62W3cmm4nNFGIwUVMfM8Nw5RN9xfD0xK0mT1QE67XyYL8WN6WAuC7KeK9wf6HMnBvlVTGJ18Q11WOKCyY0o7TiKKAGIv9mKMR5gHgkUIr2If757Q5TlxeKAg--mK5Dft8EWXb&amp;amp;uniplatform=NZKPT&amp;amp;language=CHS&lt;/_url&gt;&lt;_volume&gt;49&lt;/_volume&gt;&lt;_created&gt;65489713&lt;/_created&gt;&lt;_modified&gt;65489823&lt;/_modified&gt;&lt;_db_updated&gt;CNKI - Reference&lt;/_db_updated&gt;&lt;_accessed&gt;65489716&lt;/_accessed&gt;&lt;_translated_title&gt;Simulation and Experiment of Reciprocating Cutter Kinematicof Portable Tea Picking Machine&lt;/_translated_title&gt;&lt;_translated_author&gt;Du, Zhe;Hu, Yong guang;Wang, Sheng&lt;/_translated_author&gt;&lt;/Details&gt;&lt;Extra&gt;&lt;DBUID&gt;{03752FAB-B361-4F66-989B-C711D9502F78}&lt;/DBUID&gt;&lt;/Extra&gt;&lt;/Item&gt;&lt;/References&gt;&lt;/Group&gt;&lt;/Citation&gt;_x000a_"/>
    <w:docVar w:name="NE.Ref{4309F529-744B-4558-8D9A-54ECD4310310}" w:val=" ADDIN NE.Ref.{4309F529-744B-4558-8D9A-54ECD4310310}&lt;Citation&gt;&lt;Group&gt;&lt;References&gt;&lt;Item&gt;&lt;ID&gt;619&lt;/ID&gt;&lt;UID&gt;{5196D668-9127-49B7-8D91-3B50864311C1}&lt;/UID&gt;&lt;Title&gt;便携式采茶机切割器运动仿真与试验&lt;/Title&gt;&lt;Template&gt;Journal Article&lt;/Template&gt;&lt;Star&gt;0&lt;/Star&gt;&lt;Tag&gt;0&lt;/Tag&gt;&lt;Author&gt;杜哲; 胡永光; 王升&lt;/Author&gt;&lt;Year&gt;2018&lt;/Year&gt;&lt;Details&gt;&lt;_accessed&gt;65579895&lt;/_accessed&gt;&lt;_author_aff&gt;江苏大学农业装备工程学院;&lt;/_author_aff&gt;&lt;_cited_count&gt;40&lt;/_cited_count&gt;&lt;_created&gt;65489713&lt;/_created&gt;&lt;_date&gt;2018-11-16&lt;/_date&gt;&lt;_db_updated&gt;CNKI - Reference&lt;/_db_updated&gt;&lt;_issue&gt;S1&lt;/_issue&gt;&lt;_journal&gt;农业机械学报&lt;/_journal&gt;&lt;_keywords&gt;切割器;便携式采茶机;运动仿真;试验&lt;/_keywords&gt;&lt;_modified&gt;65579895&lt;/_modified&gt;&lt;_pages&gt;221-226&lt;/_pages&gt;&lt;_tertiary_title&gt;Transactions of the Chinese Society for Agricultural Machinery&lt;/_tertiary_title&gt;&lt;_translated_title&gt;Simulation and Experiment of Reciprocating Cutter Kinematicof Portable Tea Picking Machine&lt;/_translated_title&gt;&lt;_url&gt;https://kns.cnki.net/kcms2/article/abstract?v=WONwD37cfzQs7_Hl3GcBY_V4A-X62W3cmm4nNFGIwUVMfM8Nw5RN9xfD0xK0mT1QE67XyYL8WN6WAuC7KeK9wf6HMnBvlVTGJ18Q11WOKCyY0o7TiKKAGIv9mKMR5gHgkUIr2If757Q5TlxeKAg--mK5Dft8EWXb&amp;amp;uniplatform=NZKPT&amp;amp;language=CHS&lt;/_url&gt;&lt;_volume&gt;49&lt;/_volume&gt;&lt;_translated_author&gt;Du, Zhe;Hu, Yong guang;Wang, Sheng&lt;/_translated_author&gt;&lt;/Details&gt;&lt;Extra&gt;&lt;DBUID&gt;{03752FAB-B361-4F66-989B-C711D9502F78}&lt;/DBUID&gt;&lt;/Extra&gt;&lt;/Item&gt;&lt;/References&gt;&lt;/Group&gt;&lt;/Citation&gt;_x000a_"/>
    <w:docVar w:name="NE.Ref{43F8A6FC-F8B6-4B59-9966-7537BB6564DD}" w:val=" ADDIN NE.Ref.{43F8A6FC-F8B6-4B59-9966-7537BB6564DD}&lt;Citation&gt;&lt;Group&gt;&lt;References&gt;&lt;Item&gt;&lt;ID&gt;544&lt;/ID&gt;&lt;UID&gt;{D689D257-66C6-4C4E-9871-08FE2932E696}&lt;/UID&gt;&lt;Title&gt;剪切-收集一体式茶叶采摘末端执行器设计与试验&lt;/Title&gt;&lt;Template&gt;Journal Article&lt;/Template&gt;&lt;Star&gt;0&lt;/Star&gt;&lt;Tag&gt;0&lt;/Tag&gt;&lt;Author&gt;林桂潮; 陈定贤; 陈嘉辉; 钟凯勇; 蔡柳坚; 林帆; 郑晓鑫; 李汪珩&lt;/Author&gt;&lt;Year&gt;2023&lt;/Year&gt;&lt;Details&gt;&lt;_author_aff&gt;仲恺农业工程学院机电工程学院;&lt;/_author_aff&gt;&lt;_created&gt;65514180&lt;/_created&gt;&lt;_date&gt;2023-09-20&lt;/_date&gt;&lt;_db_updated&gt;CNKI - Reference&lt;/_db_updated&gt;&lt;_issue&gt;09&lt;/_issue&gt;&lt;_journal&gt;机电工程技术&lt;/_journal&gt;&lt;_keywords&gt;茶叶采摘机器人;末端执行器;平面连杆机构&lt;/_keywords&gt;&lt;_modified&gt;65515085&lt;/_modified&gt;&lt;_pages&gt;42-45+172&lt;/_pages&gt;&lt;_translated_title&gt;Design and testing of a shear-collection integrated end-effector for tea picking&lt;/_translated_title&gt;&lt;_url&gt;https://kns.cnki.net/kcms2/article/abstract?v=kHMw6kznbppMNgUbOwp-wX3hzfPsY-5Jq7_3-bTmeMCQNvXHwCDWUWfLFLROMMAWT1vOS-5vBH1xaiGQjo6_AVqvMy9JRDzsw9gzHOJ2faPUTaKpc_70m2xzZCYrwMym1raeldrgXx8nek1qOFpBvJTMsKzhiw23dX-77kRsEEsBzYK6Y9Dhdk9h0g4mAJtBPUK18qFD9RU=&amp;amp;uniplatform=NZKPT&amp;amp;language=CHS&lt;/_url&gt;&lt;_volume&gt;52&lt;/_volume&gt;&lt;_accessed&gt;65515085&lt;/_accessed&gt;&lt;_tertiary_title&gt;Mechanical &amp;amp; Electrical Engineering Technology&lt;/_tertiary_title&gt;&lt;_translated_author&gt;Lin, Gui chao;Chen, Ding xian;Chen, Jia hui;Zhong, Kai yong;Cai, Liu jian;Lin, Fan;Zheng, Xiao xin;Li, Wang heng&lt;/_translated_author&gt;&lt;/Details&gt;&lt;Extra&gt;&lt;DBUID&gt;{03752FAB-B361-4F66-989B-C711D9502F78}&lt;/DBUID&gt;&lt;/Extra&gt;&lt;/Item&gt;&lt;/References&gt;&lt;/Group&gt;&lt;/Citation&gt;_x000a_"/>
    <w:docVar w:name="NE.Ref{458D980E-F2DC-4FF0-B141-4EE81AA4F64F}" w:val=" ADDIN NE.Ref.{458D980E-F2DC-4FF0-B141-4EE81AA4F64F}&lt;Citation&gt;&lt;Group&gt;&lt;References&gt;&lt;Item&gt;&lt;ID&gt;620&lt;/ID&gt;&lt;UID&gt;{B0307D23-557A-430D-9BA6-CB7799650BA0}&lt;/UID&gt;&lt;Title&gt;弧型往复双动式采茶切割器优化与试验&lt;/Title&gt;&lt;Template&gt;Journal Article&lt;/Template&gt;&lt;Star&gt;0&lt;/Star&gt;&lt;Tag&gt;0&lt;/Tag&gt;&lt;Author&gt;韩余; 宋志禹; 陈巧敏; 梅松; 杨光&lt;/Author&gt;&lt;Year&gt;2022&lt;/Year&gt;&lt;Details&gt;&lt;_author_aff&gt;农业农村部现代农业装备重点试验室;农业农村部南京农业机械化研究所;&lt;/_author_aff&gt;&lt;_cited_count&gt;6&lt;/_cited_count&gt;&lt;_date&gt;2022-12-31&lt;/_date&gt;&lt;_issue&gt;24&lt;/_issue&gt;&lt;_journal&gt;农业工程学报&lt;/_journal&gt;&lt;_keywords&gt;农业机械;茶叶;收获;往复式切割器;试验;优化&lt;/_keywords&gt;&lt;_pages&gt;35-43&lt;/_pages&gt;&lt;_url&gt;https://kns.cnki.net/kcms2/article/abstract?v=WONwD37cfzRXUlURgDfIcHznJwvj5e05tFc9px9DwVwhRAioluykcxrqq9XR-ofKNwCAUKDx0IrQOjNMWN_eW1-iqhRjPb_lP1nZLNZMM07q7MbwJW034n7runqdS5jH2UVNauWhs42XZOdqD22afoyGEnfWtFXK&amp;amp;uniplatform=NZKPT&amp;amp;language=CHS&lt;/_url&gt;&lt;_volume&gt;38&lt;/_volume&gt;&lt;_created&gt;65489714&lt;/_created&gt;&lt;_modified&gt;65489828&lt;/_modified&gt;&lt;_db_updated&gt;CNKI - Reference&lt;/_db_updated&gt;&lt;_accessed&gt;65489824&lt;/_accessed&gt;&lt;_translated_title&gt;Optimization and experiment ofarc type reciprocating double-acting teapicking cutter&lt;/_translated_title&gt;&lt;_translated_author&gt;Han, Yu;Song, Zhi yu;Chen, Qiao min;Mei, Song;Yang, Guang&lt;/_translated_author&gt;&lt;/Details&gt;&lt;Extra&gt;&lt;DBUID&gt;{03752FAB-B361-4F66-989B-C711D9502F78}&lt;/DBUID&gt;&lt;/Extra&gt;&lt;/Item&gt;&lt;/References&gt;&lt;/Group&gt;&lt;/Citation&gt;_x000a_"/>
    <w:docVar w:name="NE.Ref{46369CFF-2DAB-4DF3-9C61-988DBBE340FA}" w:val=" ADDIN NE.Ref.{46369CFF-2DAB-4DF3-9C61-988DBBE340FA}&lt;Citation&gt;&lt;Group&gt;&lt;References&gt;&lt;Item&gt;&lt;ID&gt;667&lt;/ID&gt;&lt;UID&gt;{C3D972C2-8B9F-4DD6-8BF7-88A1815CA920}&lt;/UID&gt;&lt;Title&gt;信赖域子问题求解方法及其数值试验研究&lt;/Title&gt;&lt;Template&gt;Journal Article&lt;/Template&gt;&lt;Star&gt;0&lt;/Star&gt;&lt;Tag&gt;0&lt;/Tag&gt;&lt;Author&gt;袁远&lt;/Author&gt;&lt;Year&gt;2022&lt;/Year&gt;&lt;Details&gt;&lt;_translated_author&gt;Yuan, Yuan&lt;/_translated_author&gt;&lt;/Details&gt;&lt;Extra&gt;&lt;DBUID&gt;{03752FAB-B361-4F66-989B-C711D9502F78}&lt;/DBUID&gt;&lt;/Extra&gt;&lt;/Item&gt;&lt;/References&gt;&lt;/Group&gt;&lt;/Citation&gt;_x000a_"/>
    <w:docVar w:name="NE.Ref{46B6681A-4C5F-4D8E-BA5F-38EA39AE1EE3}" w:val=" ADDIN NE.Ref.{46B6681A-4C5F-4D8E-BA5F-38EA39AE1EE3}&lt;Citation&gt;&lt;Group&gt;&lt;References&gt;&lt;Item&gt;&lt;ID&gt;593&lt;/ID&gt;&lt;UID&gt;{E5403F37-17E3-4829-91C9-F3D904C9C01C}&lt;/UID&gt;&lt;Title&gt;茶叶智能采摘技术研究进展与展望&lt;/Title&gt;&lt;Template&gt;Journal Article&lt;/Template&gt;&lt;Star&gt;0&lt;/Star&gt;&lt;Tag&gt;0&lt;/Tag&gt;&lt;Author&gt;李杨; 董春旺; 陈建能; 贾江鸣&lt;/Author&gt;&lt;Year&gt;2022&lt;/Year&gt;&lt;Details&gt;&lt;_author_aff&gt;中国农业科学院茶叶研究所;浙江理工大学机械与自动控制学院;&lt;/_author_aff&gt;&lt;_cited_count&gt;12&lt;/_cited_count&gt;&lt;_created&gt;65476819&lt;/_created&gt;&lt;_date&gt;2022-07-15&lt;/_date&gt;&lt;_db_updated&gt;CNKI - Reference&lt;/_db_updated&gt;&lt;_issue&gt;07&lt;/_issue&gt;&lt;_journal&gt;中国茶叶&lt;/_journal&gt;&lt;_keywords&gt;采茶机;智能识别;末端采摘执行器;茶叶&lt;/_keywords&gt;&lt;_modified&gt;65476819&lt;/_modified&gt;&lt;_pages&gt;1-9&lt;/_pages&gt;&lt;_url&gt;https://kns.cnki.net/kcms2/article/abstract?v=RkYMyaebi8VRSgASwfh_3ahxubEcHSnAzw1nP2Cx6o-t5zIanzVOAHPlMYUSMATP29TYrIYUdQgWymnTNItwy4SwJMTvUQsFj3M9Cg6dZztKIalRzkQOJI8udjItTWTz402aypMttt2U3StIoJ2o4YTtCgKn-4_m&amp;amp;uniplatform=NZKPT&amp;amp;language=CHS&lt;/_url&gt;&lt;_volume&gt;44&lt;/_volume&gt;&lt;_translated_author&gt;Li, Yang;Dong, Chun wang;Chen, Jian neng;Jia, Jiang ming&lt;/_translated_author&gt;&lt;/Details&gt;&lt;Extra&gt;&lt;DBUID&gt;{03752FAB-B361-4F66-989B-C711D9502F78}&lt;/DBUID&gt;&lt;/Extra&gt;&lt;/Item&gt;&lt;/References&gt;&lt;/Group&gt;&lt;Group&gt;&lt;References&gt;&lt;Item&gt;&lt;ID&gt;594&lt;/ID&gt;&lt;UID&gt;{BC6986D2-3B02-428B-930D-2B340458FBAB}&lt;/UID&gt;&lt;Title&gt;名优绿茶智能化采摘关键技术研究进展&lt;/Title&gt;&lt;Template&gt;Journal Article&lt;/Template&gt;&lt;Star&gt;0&lt;/Star&gt;&lt;Tag&gt;0&lt;/Tag&gt;&lt;Author&gt;孙艳霞; 陈燕飞; 金小俊; 于佳琳; 陈勇&lt;/Author&gt;&lt;Year&gt;2022&lt;/Year&gt;&lt;Details&gt;&lt;_author_aff&gt;南京交通职业技术学院轨道交通学院;南京林业大学机械电子工程学院;北京大学现代农业研究院;&lt;/_author_aff&gt;&lt;_cited_count&gt;7&lt;/_cited_count&gt;&lt;_collection_scope&gt;PKU&lt;/_collection_scope&gt;&lt;_created&gt;65476819&lt;/_created&gt;&lt;_date&gt;2022-06-30&lt;/_date&gt;&lt;_db_updated&gt;CNKI - Reference&lt;/_db_updated&gt;&lt;_issue&gt;03&lt;/_issue&gt;&lt;_journal&gt;包装与食品机械&lt;/_journal&gt;&lt;_keywords&gt;名优绿茶;智能化采摘;嫩芽识别;采摘定位;机器人本体&lt;/_keywords&gt;&lt;_modified&gt;65476820&lt;/_modified&gt;&lt;_pages&gt;100-106&lt;/_pages&gt;&lt;_url&gt;https://kns.cnki.net/kcms2/article/abstract?v=RkYMyaebi8WUa0E65GYhdVlzEhdAww0zpBWxVbebjXGHzNaHwEHeuRN12hNBePqcE6_cyU_BDVAUuchOsTvBMVgjK5AeFaeYMPA7Z1-aWFLRugAc8URsabGoeSelNljOHrxNE8wc1ACH0vIxetQWg48e69f_8O7W&amp;amp;uniplatform=NZKPT&amp;amp;language=CHS&lt;/_url&gt;&lt;_volume&gt;40&lt;/_volume&gt;&lt;_translated_author&gt;Sun, Yan xia;Chen, Yan fei;Jin, Xiao jun;Yu, Jia lin;Chen, Yong&lt;/_translated_author&gt;&lt;/Details&gt;&lt;Extra&gt;&lt;DBUID&gt;{03752FAB-B361-4F66-989B-C711D9502F78}&lt;/DBUID&gt;&lt;/Extra&gt;&lt;/Item&gt;&lt;/References&gt;&lt;/Group&gt;&lt;/Citation&gt;_x000a_"/>
    <w:docVar w:name="NE.Ref{479978FB-242B-4F80-A665-1478CF016E55}" w:val=" ADDIN NE.Ref.{479978FB-242B-4F80-A665-1478CF016E55}&lt;Citation&gt;&lt;Group&gt;&lt;References&gt;&lt;Item&gt;&lt;ID&gt;623&lt;/ID&gt;&lt;UID&gt;{E7FC3890-2BB8-4934-B123-7F53191F68D6}&lt;/UID&gt;&lt;Title&gt;手持式名优茶嫩梢采摘机械手设计与试验优化&lt;/Title&gt;&lt;Template&gt;Journal Article&lt;/Template&gt;&lt;Star&gt;0&lt;/Star&gt;&lt;Tag&gt;0&lt;/Tag&gt;&lt;Author&gt;贾江鸣; 叶玉泽; 程培林; 朱赢鹏; 傅霞萍; 陈建能&lt;/Author&gt;&lt;Year&gt;2022&lt;/Year&gt;&lt;Details&gt;&lt;_accessed&gt;65579896&lt;/_accessed&gt;&lt;_author_aff&gt;浙江理工大学机械与自动控制学院;浙江省种植装备技术重点实验室;&lt;/_author_aff&gt;&lt;_cited_count&gt;15&lt;/_cited_count&gt;&lt;_created&gt;65489724&lt;/_created&gt;&lt;_date&gt;2022-03-22&lt;/_date&gt;&lt;_db_updated&gt;CNKI - Reference&lt;/_db_updated&gt;&lt;_issue&gt;05&lt;/_issue&gt;&lt;_journal&gt;农业机械学报&lt;/_journal&gt;&lt;_keywords&gt;名优茶;采摘机械手;响应面;采摘成功率&lt;/_keywords&gt;&lt;_modified&gt;65579896&lt;/_modified&gt;&lt;_pages&gt;86-92&lt;/_pages&gt;&lt;_tertiary_title&gt;Transactions of the Chinese Society for Agricultural Machinery&lt;/_tertiary_title&gt;&lt;_translated_title&gt;Desian and Experimental Optimization of Hand-held Manipulator for Picking Famous Tea Shoot&lt;/_translated_title&gt;&lt;_url&gt;https://link.cnki.net/urlid/11.1964.S.20220321.1347.004&lt;/_url&gt;&lt;_volume&gt;53&lt;/_volume&gt;&lt;_translated_author&gt;Jia, Jiang ming;Ye, Yu ze;Cheng, Pei lin;Zhu, Ying peng;Fu, Xia ping;Chen, Jian neng&lt;/_translated_author&gt;&lt;/Details&gt;&lt;Extra&gt;&lt;DBUID&gt;{03752FAB-B361-4F66-989B-C711D9502F78}&lt;/DBUID&gt;&lt;/Extra&gt;&lt;/Item&gt;&lt;/References&gt;&lt;/Group&gt;&lt;/Citation&gt;_x000a_"/>
    <w:docVar w:name="NE.Ref{47A0CD6D-C37B-46A0-9FA7-8BC8A4671C92}" w:val=" ADDIN NE.Ref.{47A0CD6D-C37B-46A0-9FA7-8BC8A4671C92}&lt;Citation&gt;&lt;Group&gt;&lt;References&gt;&lt;Item&gt;&lt;ID&gt;645&lt;/ID&gt;&lt;UID&gt;{5E4D52D3-FDB9-460A-BC4A-2874F5FA8F05}&lt;/UID&gt;&lt;Title&gt;A YOLOv3-based computer vision system for identification of tea buds and the picking point&lt;/Title&gt;&lt;Template&gt;Journal Article&lt;/Template&gt;&lt;Star&gt;0&lt;/Star&gt;&lt;Tag&gt;0&lt;/Tag&gt;&lt;Author&gt;Chen, C; Lu, J; Zhou, M; Yi, J; Liao, M; Gao, Z&lt;/Author&gt;&lt;Year&gt;2022&lt;/Year&gt;&lt;Details&gt;&lt;_collection_scope&gt;SCIE;EI&lt;/_collection_scope&gt;&lt;_created&gt;65580018&lt;/_created&gt;&lt;_db_updated&gt;kuakujiansuo&lt;/_db_updated&gt;&lt;_impact_factor&gt;   8.300&lt;/_impact_factor&gt;&lt;_journal&gt;Computers and Electronics in Agriculture&lt;/_journal&gt;&lt;_modified&gt;65580018&lt;/_modified&gt;&lt;_social_category&gt;农业综合(1) &amp;amp; 计算机：跨学科应用(2)&lt;/_social_category&gt;&lt;_url&gt;https://xueshu.baidu.com/usercenter/paper/show?paperid=1q0n0eq0ah010r20f10m08p0jd120275&amp;amp;site=xueshu_se&amp;amp;hitarticle=1&lt;/_url&gt;&lt;/Details&gt;&lt;Extra&gt;&lt;DBUID&gt;{03752FAB-B361-4F66-989B-C711D9502F78}&lt;/DBUID&gt;&lt;/Extra&gt;&lt;/Item&gt;&lt;/References&gt;&lt;/Group&gt;&lt;Group&gt;&lt;References&gt;&lt;Item&gt;&lt;ID&gt;644&lt;/ID&gt;&lt;UID&gt;{8B689104-932A-48FC-BB73-301AB43A58B2}&lt;/UID&gt;&lt;Title&gt;Computer vision-based high-quality tea automatic plucking robot using Delta parallel manipulator&lt;/Title&gt;&lt;Template&gt;Journal Article&lt;/Template&gt;&lt;Star&gt;0&lt;/Star&gt;&lt;Tag&gt;0&lt;/Tag&gt;&lt;Author&gt;Yang, Hualin; Chen, Long; Ma, Zhibin; Chen, Miaoting; Li, Maozhen&lt;/Author&gt;&lt;Year&gt;2021&lt;/Year&gt;&lt;Details&gt;&lt;_collection_scope&gt;SCIE;EI&lt;/_collection_scope&gt;&lt;_created&gt;65580012&lt;/_created&gt;&lt;_db_updated&gt;kuakujiansuo&lt;/_db_updated&gt;&lt;_impact_factor&gt;   8.300&lt;/_impact_factor&gt;&lt;_issue&gt;7&lt;/_issue&gt;&lt;_journal&gt;Computers and Electronics in Agriculture&lt;/_journal&gt;&lt;_modified&gt;65580012&lt;/_modified&gt;&lt;_pages&gt;105946&lt;/_pages&gt;&lt;_social_category&gt;农业综合(1) &amp;amp; 计算机：跨学科应用(2)&lt;/_social_category&gt;&lt;_url&gt;https://xueshu.baidu.com/usercenter/paper/show?paperid=1q1f0at00h040tr0xs0b00600w023580&amp;amp;site=xueshu_se&amp;amp;hitarticle=1&lt;/_url&gt;&lt;_volume&gt;181&lt;/_volume&gt;&lt;/Details&gt;&lt;Extra&gt;&lt;DBUID&gt;{03752FAB-B361-4F66-989B-C711D9502F78}&lt;/DBUID&gt;&lt;/Extra&gt;&lt;/Item&gt;&lt;/References&gt;&lt;/Group&gt;&lt;Group&gt;&lt;References&gt;&lt;Item&gt;&lt;ID&gt;642&lt;/ID&gt;&lt;UID&gt;{E57274A0-CB32-4ECF-9700-EE9780743BFF}&lt;/UID&gt;&lt;Title&gt;Development and field evaluation of a robotic harvesting system for plucking high-quality tea&lt;/Title&gt;&lt;Template&gt;Journal Article&lt;/Template&gt;&lt;Star&gt;0&lt;/Star&gt;&lt;Tag&gt;0&lt;/Tag&gt;&lt;Author&gt;Li, Yatao; Wu, Shunkai; He, Leiying; Tong, Junhua; Zhao, Runmao; Jia, Jiangming; Chen, Jianneng; Wu, Chuanyu&lt;/Author&gt;&lt;Year&gt;2023&lt;/Year&gt;&lt;Details&gt;&lt;_accessed&gt;65580010&lt;/_accessed&gt;&lt;_collection_scope&gt;SCIE;EI&lt;/_collection_scope&gt;&lt;_created&gt;65579979&lt;/_created&gt;&lt;_db_updated&gt;kuakujiansuo&lt;/_db_updated&gt;&lt;_impact_factor&gt;   8.300&lt;/_impact_factor&gt;&lt;_journal&gt;Computers and Electronics in Agriculture&lt;/_journal&gt;&lt;_modified&gt;65580001&lt;/_modified&gt;&lt;_social_category&gt;农业综合(1) &amp;amp; 计算机：跨学科应用(2)&lt;/_social_category&gt;&lt;_url&gt;https://xueshu.baidu.com/usercenter/paper/show?paperid=1g1r0tm0w0330610h30m00y098513305&amp;amp;site=xueshu_se&amp;amp;hitarticle=1&lt;/_url&gt;&lt;/Details&gt;&lt;Extra&gt;&lt;DBUID&gt;{03752FAB-B361-4F66-989B-C711D9502F78}&lt;/DBUID&gt;&lt;/Extra&gt;&lt;/Item&gt;&lt;/References&gt;&lt;/Group&gt;&lt;Group&gt;&lt;References&gt;&lt;Item&gt;&lt;ID&gt;631&lt;/ID&gt;&lt;UID&gt;{EB5A05D3-FC72-45E2-8289-2CDAEFD934A6}&lt;/UID&gt;&lt;Title&gt;基于圆柱凸轮的株距可调式取苗末端执行器设计与试验&lt;/Title&gt;&lt;Template&gt;Journal Article&lt;/Template&gt;&lt;Star&gt;0&lt;/Star&gt;&lt;Tag&gt;0&lt;/Tag&gt;&lt;Author&gt;崔永杰; 卫咏哲; 丁辛亭; 崔功佩; 何智; 王明辉&lt;/Author&gt;&lt;Year&gt;2022&lt;/Year&gt;&lt;Details&gt;&lt;_accessed&gt;65579896&lt;/_accessed&gt;&lt;_author_aff&gt;西北农林科技大学机械与电子工程学院;农业农村部农业物联网重点实验室;陕西省农业信息感知与智能服务重点实验室;&lt;/_author_aff&gt;&lt;_cited_count&gt;17&lt;/_cited_count&gt;&lt;_created&gt;65493451&lt;/_created&gt;&lt;_date&gt;2021-11-20&lt;/_date&gt;&lt;_db_updated&gt;CNKI - Reference&lt;/_db_updated&gt;&lt;_issue&gt;01&lt;/_issue&gt;&lt;_journal&gt;农业机械学报&lt;/_journal&gt;&lt;_keywords&gt;穴盘苗;疏植移栽;末端执行器;圆柱凸轮;耦合仿真&lt;/_keywords&gt;&lt;_modified&gt;65579896&lt;/_modified&gt;&lt;_pages&gt;104-114+122&lt;/_pages&gt;&lt;_tertiary_title&gt;Transactions of the Chinese Society for Agricultural Machinery&lt;/_tertiary_title&gt;&lt;_translated_abstract&gt;研究範圍移動爬行是設備農業培育爬行的關鍵步驟,可為幼爬提供優良的生長環境,實現增產增收。針對移動節奏環境中,可調校株距設備自動化程度低,人工作業效率低下,易損爬傷爬等問題,本文設計了一種基於圓柱鈦輪的株距可調式取爬末端執行器,可實現不同株距之間的移動爬行作業。首先,對末端執行器整體結構進行設計,確定其工作原理;其次,通過理論分析確定圓柱鈦輪與取爬手指各關鍵參數,並分析其作業狀態下受力情況;然後,利用EDEM與Recur Dyn建立爬鈦根土復合模型,進行擬合真實單因素模擬試驗,確定後續正交試驗因素範圍;最後,搭建了研究移動爬行試驗平台,以取爬端角、入土角、取爬間距和變距速度為試驗因素,以爬鈦最大變量和移動成功率為試驗指標,進行正交試驗。在最優參數組合為取爬端角10°、入土角24°、取爬間距8 mm、變距速度5 mm/s下,選擇128輪和72輪或72輪與50輪兩種爬行要求進行驗證試驗,移動後128輪鈦體形變量平均值為(1.13±0.68) mm, 72輪鈦體形變量平均值為(1.51±0.64) mm。總移動成功率為93.33%,整機移動效率為22株/min,滿足不同研究需求,適用性強。&lt;/_translated_abstract&gt;&lt;_translated_keywords&gt;研究範圍;移動爬行;末端執行器;圓柱鈦輪;擬合真因&lt;/_translated_keywords&gt;&lt;_translated_title&gt;Design and Experiment of Adjustable Spacing End-effector Based on Cylindrical Cam&lt;/_translated_title&gt;&lt;_url&gt;https://link.cnki.net/urlid/11.1964.s.20211118.1533.008&lt;/_url&gt;&lt;_volume&gt;53&lt;/_volume&gt;&lt;_translated_author&gt;Cui, Yong jie;Wei, Yong zhe;Ding, Xin ting;Cui, Gong pei;He, Zhi;Wang, Ming hui&lt;/_translated_author&gt;&lt;/Details&gt;&lt;Extra&gt;&lt;DBUID&gt;{03752FAB-B361-4F66-989B-C711D9502F78}&lt;/DBUID&gt;&lt;/Extra&gt;&lt;/Item&gt;&lt;/References&gt;&lt;/Group&gt;&lt;Group&gt;&lt;References&gt;&lt;Item&gt;&lt;ID&gt;633&lt;/ID&gt;&lt;UID&gt;{86E7CDFB-F633-4DC4-BC5C-3BDB661B78C2}&lt;/UID&gt;&lt;Title&gt;可调节式甘蓝钵苗取苗末端执行器设计与试验&lt;/Title&gt;&lt;Template&gt;Journal Article&lt;/Template&gt;&lt;Star&gt;0&lt;/Star&gt;&lt;Tag&gt;0&lt;/Tag&gt;&lt;Author&gt;韩豹; 申大帅; 郭畅; 刘俏; 王欣; 宋春波&lt;/Author&gt;&lt;Year&gt;2019&lt;/Year&gt;&lt;Details&gt;&lt;_accessed&gt;65579896&lt;/_accessed&gt;&lt;_author_aff&gt;东北农业大学工程学院;&lt;/_author_aff&gt;&lt;_cited_count&gt;24&lt;/_cited_count&gt;&lt;_created&gt;65493458&lt;/_created&gt;&lt;_date&gt;2019-07-03&lt;/_date&gt;&lt;_db_updated&gt;CNKI - Reference&lt;/_db_updated&gt;&lt;_issue&gt;11&lt;/_issue&gt;&lt;_journal&gt;农业机械学报&lt;/_journal&gt;&lt;_keywords&gt;甘蓝钵苗;末端执行器;根钵完整率;穴盘&lt;/_keywords&gt;&lt;_modified&gt;65579896&lt;/_modified&gt;&lt;_pages&gt;111-120&lt;/_pages&gt;&lt;_tertiary_title&gt;Transactions of the Chinese Society for Agricultural Machinery&lt;/_tertiary_title&gt;&lt;_translated_title&gt;Design and Experiment of Adjustable End-effector of Cabbage Seedlings&lt;/_translated_title&gt;&lt;_url&gt;https://link.cnki.net/urlid/11.1964.s.20190701.1520.006&lt;/_url&gt;&lt;_volume&gt;50&lt;/_volume&gt;&lt;_translated_author&gt;Han, Bao;Shen, Da shuai;Guo, Chang;Liu, Qiao;Wang, Xin;Song, Chun bo&lt;/_translated_author&gt;&lt;/Details&gt;&lt;Extra&gt;&lt;DBUID&gt;{03752FAB-B361-4F66-989B-C711D9502F78}&lt;/DBUID&gt;&lt;/Extra&gt;&lt;/Item&gt;&lt;/References&gt;&lt;/Group&gt;&lt;Group&gt;&lt;References&gt;&lt;Item&gt;&lt;ID&gt;640&lt;/ID&gt;&lt;UID&gt;{484690AD-92EE-488D-8951-3FE1290E128B}&lt;/UID&gt;&lt;Title&gt;子叶期钵苗补苗末端执行器设计与试验&lt;/Title&gt;&lt;Template&gt;Journal Article&lt;/Template&gt;&lt;Star&gt;0&lt;/Star&gt;&lt;Tag&gt;0&lt;/Tag&gt;&lt;Author&gt;梁喜凤; 肖玺泽; 朱宇豪; 王永维; 武传宇&lt;/Author&gt;&lt;Year&gt;2018&lt;/Year&gt;&lt;Details&gt;&lt;_translated_author&gt;Liang, Xi feng;Xiao, Xi ze;Zhu, Yu hao;Wang, Yong wei;Wu, Chuan yu&lt;/_translated_author&gt;&lt;/Details&gt;&lt;Extra&gt;&lt;DBUID&gt;{03752FAB-B361-4F66-989B-C711D9502F78}&lt;/DBUID&gt;&lt;/Extra&gt;&lt;/Item&gt;&lt;/References&gt;&lt;/Group&gt;&lt;/Citation&gt;_x000a_"/>
    <w:docVar w:name="NE.Ref{4ABF230D-C0E8-49DD-AA52-C600537D3850}" w:val=" ADDIN NE.Ref.{4ABF230D-C0E8-49DD-AA52-C600537D3850}"/>
    <w:docVar w:name="NE.Ref{4BA8AA04-1DE0-4938-A856-F7CD0CFCC6C4}" w:val=" ADDIN NE.Ref.{4BA8AA04-1DE0-4938-A856-F7CD0CFCC6C4}&lt;Citation&gt;&lt;Group&gt;&lt;References&gt;&lt;Item&gt;&lt;ID&gt;621&lt;/ID&gt;&lt;UID&gt;{E4E2AF5E-4F9D-4E6F-9E7C-7520050FF781}&lt;/UID&gt;&lt;Title&gt;分体刀具式名优茶采摘末端执行器设计与试验优化&lt;/Title&gt;&lt;Template&gt;Journal Article&lt;/Template&gt;&lt;Star&gt;0&lt;/Star&gt;&lt;Tag&gt;0&lt;/Tag&gt;&lt;Author&gt;陈建能; 李杭; 刘林敏; 贾江鸣; 赵润茂; 武传宇&lt;/Author&gt;&lt;Year&gt;2024&lt;/Year&gt;&lt;Details&gt;&lt;_accessed&gt;65489718&lt;/_accessed&gt;&lt;_author_aff&gt;浙江理工大学机械工程学院;浙江省种植装备技术重点实验室;浙江省松阳县农业农村局;&lt;/_author_aff&gt;&lt;_cited_count&gt;1&lt;/_cited_count&gt;&lt;_created&gt;65489717&lt;/_created&gt;&lt;_date&gt;2023-11-21&lt;/_date&gt;&lt;_db_updated&gt;CNKI - Reference&lt;/_db_updated&gt;&lt;_issue&gt;01&lt;/_issue&gt;&lt;_journal&gt;农业机械学报&lt;/_journal&gt;&lt;_keywords&gt;名优茶;采茶机器人;末端执行器;分体式刀具;侧芽&lt;/_keywords&gt;&lt;_modified&gt;65489853&lt;/_modified&gt;&lt;_pages&gt;39-46+195&lt;/_pages&gt;&lt;_translated_title&gt;Design and Experimental Optimization of End Effector forPicking Famous Tea with Split-cutter&lt;/_translated_title&gt;&lt;_url&gt;https://link.cnki.net/urlid/11.1964.S.20231120.1731.008&lt;/_url&gt;&lt;_volume&gt;55&lt;/_volume&gt;&lt;_translated_author&gt;Chen, Jian neng;Li, Hang;Liu, Lin min;Jia, Jiang ming;Zhao, Run mao;Wu, Chuan yu&lt;/_translated_author&gt;&lt;/Details&gt;&lt;Extra&gt;&lt;DBUID&gt;{03752FAB-B361-4F66-989B-C711D9502F78}&lt;/DBUID&gt;&lt;/Extra&gt;&lt;/Item&gt;&lt;/References&gt;&lt;/Group&gt;&lt;/Citation&gt;_x000a_"/>
    <w:docVar w:name="NE.Ref{4BFC56F9-CE13-4BF1-BC7C-2033F82DA967}" w:val=" ADDIN NE.Ref.{4BFC56F9-CE13-4BF1-BC7C-2033F82DA967}&lt;Citation&gt;&lt;Group&gt;&lt;References&gt;&lt;Item&gt;&lt;ID&gt;3&lt;/ID&gt;&lt;UID&gt;{C11B7F78-3936-440E-A581-EDF096099BEF}&lt;/UID&gt;&lt;Title&gt;欠驱动关节型柑橘采摘末端执行器设计与试验&lt;/Title&gt;&lt;Template&gt;Journal Article&lt;/Template&gt;&lt;Star&gt;1&lt;/Star&gt;&lt;Tag&gt;0&lt;/Tag&gt;&lt;Author&gt;虞浪; 俞高红; 吴浩宇; 孙福兴; 钱孟波&lt;/Author&gt;&lt;Year&gt;2023&lt;/Year&gt;&lt;Details&gt;&lt;_accessed&gt;65859782&lt;/_accessed&gt;&lt;_author_adr&gt;浙江农林大学光机电工程学院;浙江理工大学机械工程学院;&lt;/_author_adr&gt;&lt;_cited_count&gt;12&lt;/_cited_count&gt;&lt;_created&gt;65846100&lt;/_created&gt;&lt;_db_provider&gt;CNKI&lt;/_db_provider&gt;&lt;_db_updated&gt;CNKI - Reference&lt;/_db_updated&gt;&lt;_isbn&gt;1002-6819&lt;/_isbn&gt;&lt;_issue&gt;17&lt;/_issue&gt;&lt;_journal&gt;农业工程学报&lt;/_journal&gt;&lt;_keywords&gt;机器人;采摘;末端执行器;参数化设计;改进遗传算法;柑橘&lt;/_keywords&gt;&lt;_modified&gt;65863930&lt;/_modified&gt;&lt;_pages&gt;29-38&lt;/_pages&gt;&lt;_url&gt;https://link.cnki.net/urlid/11.2047.S.20230928.1320.004&lt;/_url&gt;&lt;_volume&gt;39&lt;/_volume&gt;&lt;_translated_author&gt;Yu, Lang;Yu, Gao hong;Wu, Hao yu;Sun, Fu xing;Qian, Meng bo&lt;/_translated_author&gt;&lt;/Details&gt;&lt;Extra&gt;&lt;DBUID&gt;{82593FD4-14DD-4AC9-B72C-AB1B5D98EEC1}&lt;/DBUID&gt;&lt;/Extra&gt;&lt;/Item&gt;&lt;/References&gt;&lt;/Group&gt;&lt;/Citation&gt;_x000a_"/>
    <w:docVar w:name="NE.Ref{4C1F9FF9-25FF-4BC6-9326-288C0272B939}" w:val=" ADDIN NE.Ref.{4C1F9FF9-25FF-4BC6-9326-288C0272B939}&lt;Citation&gt;&lt;Group&gt;&lt;References&gt;&lt;Item&gt;&lt;ID&gt;668&lt;/ID&gt;&lt;UID&gt;{2716FBFD-8AF8-43A8-B7B0-058F838A62D3}&lt;/UID&gt;&lt;Title&gt;基于信赖域策略寻优的后退虚源法面源氡扩散模型&lt;/Title&gt;&lt;Template&gt;Journal Article&lt;/Template&gt;&lt;Star&gt;0&lt;/Star&gt;&lt;Tag&gt;0&lt;/Tag&gt;&lt;Author&gt;丁玉恒; 杨亚新; 谢尚平; 罗齐彬; 吕文杰; 黄培; 王毅强&lt;/Author&gt;&lt;Year&gt;2024&lt;/Year&gt;&lt;Details&gt;&lt;_accessed&gt;65582467&lt;/_accessed&gt;&lt;_translated_author&gt;Ding, Yu heng;Yang, Ya xin;Xie, Shang ping;Luo, Qi bin;Lu, Wen jie;Huang, Pei;Wang, Yi qiang&lt;/_translated_author&gt;&lt;/Details&gt;&lt;Extra&gt;&lt;DBUID&gt;{03752FAB-B361-4F66-989B-C711D9502F78}&lt;/DBUID&gt;&lt;/Extra&gt;&lt;/Item&gt;&lt;/References&gt;&lt;/Group&gt;&lt;/Citation&gt;_x000a_"/>
    <w:docVar w:name="NE.Ref{5731EE5E-690A-4920-8173-2D1BFD325F64}" w:val=" ADDIN NE.Ref.{5731EE5E-690A-4920-8173-2D1BFD325F64}&lt;Citation&gt;&lt;Group&gt;&lt;References&gt;&lt;Item&gt;&lt;ID&gt;607&lt;/ID&gt;&lt;UID&gt;{39F13B65-EADD-4A7E-A70B-930A2EFB9A77}&lt;/UID&gt;&lt;Title&gt;茶叶采摘机器手采摘剪刀设计及仿真&lt;/Title&gt;&lt;Template&gt;Journal Article&lt;/Template&gt;&lt;Star&gt;0&lt;/Star&gt;&lt;Tag&gt;0&lt;/Tag&gt;&lt;Author&gt;牟顺海; 李少华&lt;/Author&gt;&lt;Year&gt;2014&lt;/Year&gt;&lt;Details&gt;&lt;_author_aff&gt;四川职业技术学院;&lt;/_author_aff&gt;&lt;_cited_count&gt;16&lt;/_cited_count&gt;&lt;_created&gt;65484025&lt;/_created&gt;&lt;_date&gt;2014-06-20&lt;/_date&gt;&lt;_db_updated&gt;CNKI - Reference&lt;/_db_updated&gt;&lt;_issue&gt;06&lt;/_issue&gt;&lt;_journal&gt;西南师范大学学报(自然科学版)&lt;/_journal&gt;&lt;_keywords&gt;茶叶采摘;solidworks设计及仿真;曲柄连杆机构&lt;/_keywords&gt;&lt;_modified&gt;65489182&lt;/_modified&gt;&lt;_pages&gt;55-58&lt;/_pages&gt;&lt;_url&gt;https://link.cnki.net/doi/10.13718/j.cnki.xsxb.2014.06.012&lt;/_url&gt;&lt;_volume&gt;39&lt;/_volume&gt;&lt;_accessed&gt;65489182&lt;/_accessed&gt;&lt;_translated_author&gt;Mou, Shun hai;Li, Shao hua&lt;/_translated_author&gt;&lt;/Details&gt;&lt;Extra&gt;&lt;DBUID&gt;{03752FAB-B361-4F66-989B-C711D9502F78}&lt;/DBUID&gt;&lt;/Extra&gt;&lt;/Item&gt;&lt;/References&gt;&lt;/Group&gt;&lt;/Citation&gt;_x000a_"/>
    <w:docVar w:name="NE.Ref{573B96D7-2E8B-4229-AEFC-E2C2F4E1F2D5}" w:val=" ADDIN NE.Ref.{573B96D7-2E8B-4229-AEFC-E2C2F4E1F2D5}&lt;Citation&gt;&lt;Group&gt;&lt;References&gt;&lt;Item&gt;&lt;ID&gt;25&lt;/ID&gt;&lt;UID&gt;{20DDDEC5-4652-4C44-AE45-4C07BC8965F3}&lt;/UID&gt;&lt;Title&gt;劳动力老龄化对我国农业生产效率的影响&lt;/Title&gt;&lt;Template&gt;Journal Article&lt;/Template&gt;&lt;Star&gt;1&lt;/Star&gt;&lt;Tag&gt;0&lt;/Tag&gt;&lt;Author&gt;徐娜;                              张莉琴&lt;/Author&gt;&lt;Year&gt;2014&lt;/Year&gt;&lt;Details&gt;&lt;_author_aff&gt;中国农业大学经济管理学院;&lt;/_author_aff&gt;&lt;_collection_scope&gt;PKU;CSCD&lt;/_collection_scope&gt;&lt;_created&gt;65853869&lt;/_created&gt;&lt;_issue&gt;04&lt;/_issue&gt;&lt;_journal&gt;中国农业大学学报&lt;/_journal&gt;&lt;_keywords&gt;农业生产;农业劳动力;老龄化;边际产值;生产效率&lt;/_keywords&gt;&lt;_modified&gt;65863940&lt;/_modified&gt;&lt;_pages&gt;227-233&lt;/_pages&gt;&lt;_url&gt;https://kns.cnki.net/kcms2/article/abstract?v=52O9CKbg8L6zM46bY6x2zKM0oxb_ikSwEwy_a4JPhXSwiS8XY6Gm8p9XPDM1cheNIkQJEr5vETSL8RpKMdTqLRC1B1Q0dmLUO3a2PV_BNUXj00tLztHum5cazWR2eicJ3haurzE4gI6OaqfDcLQhaqjkYQ9TKF4xDbw1yh-SU9UUBFJFYW21bk0IHpJO7i6N&amp;amp;amp;uniplatform=NZKPT&amp;amp;amp;language=CHS&lt;/_url&gt;&lt;_volume&gt;19&lt;/_volume&gt;&lt;_translated_author&gt;Xu, Na;Zhang, Li qin&lt;/_translated_author&gt;&lt;/Details&gt;&lt;Extra&gt;&lt;DBUID&gt;{82593FD4-14DD-4AC9-B72C-AB1B5D98EEC1}&lt;/DBUID&gt;&lt;/Extra&gt;&lt;/Item&gt;&lt;/References&gt;&lt;/Group&gt;&lt;Group&gt;&lt;References&gt;&lt;Item&gt;&lt;ID&gt;33&lt;/ID&gt;&lt;UID&gt;{6FB423F0-246A-45D0-B093-7C6ED1A1054D}&lt;/UID&gt;&lt;Title&gt;果蔬采摘机器人研究进展与展望&lt;/Title&gt;&lt;Template&gt;Journal Article&lt;/Template&gt;&lt;Star&gt;1&lt;/Star&gt;&lt;Tag&gt;0&lt;/Tag&gt;&lt;Author&gt;宋健; 张铁中; 徐丽明; 汤修映&lt;/Author&gt;&lt;Year&gt;2006&lt;/Year&gt;&lt;Details&gt;&lt;_author_adr&gt;中国农业大学工学院,中国农业大学工学院,中国农业大学工学院,中国农业大学工学院 博士生讲师(潍坊学院),100083北京市,教授博士生导师,副教授博士,副教授博士&lt;/_author_adr&gt;&lt;_created&gt;65859648&lt;/_created&gt;&lt;_db_provider&gt;CNKI&lt;/_db_provider&gt;&lt;_isbn&gt;1000-1298&lt;/_isbn&gt;&lt;_issue&gt;05&lt;/_issue&gt;&lt;_journal&gt;农业机械学报&lt;/_journal&gt;&lt;_keywords&gt;果蔬收获;机器人;研究现状;关键技术&lt;/_keywords&gt;&lt;_modified&gt;65863940&lt;/_modified&gt;&lt;_pages&gt;158-162&lt;/_pages&gt;&lt;_url&gt;https://kns.cnki.net/kcms2/article/abstract?v=vSXt4VHTcs6wfO5pzblv6Cy8JxFy_oqY_rrgd4TzwhY5qHLEBdKjIBrzA3e2MDwFPZd734FKF7NLLk5C84dZWeAVxRKyRpRhswNssEWqM5KRqJUVgSedOIYh-E_vMSVJ4Kcjvy2JfEDlp5CB04cN-DU1rJNADpRVcqALx9NrWUe-fJPKVBed9cgPoGqIekjCQmHwDk1xQvs=&amp;amp;uniplatform=NZKPT&amp;amp;language=CHS&lt;/_url&gt;&lt;_translated_author&gt;Song, Jian;Zhang, Tie zhong;Xu, Li ming;Tang, Xiu ying&lt;/_translated_author&gt;&lt;/Details&gt;&lt;Extra&gt;&lt;DBUID&gt;{82593FD4-14DD-4AC9-B72C-AB1B5D98EEC1}&lt;/DBUID&gt;&lt;/Extra&gt;&lt;/Item&gt;&lt;/References&gt;&lt;/Group&gt;&lt;Group&gt;&lt;References&gt;&lt;Item&gt;&lt;ID&gt;34&lt;/ID&gt;&lt;UID&gt;{6706D784-7C8C-4E51-B07E-CF05E8C2CB74}&lt;/UID&gt;&lt;Title&gt;A novel end-effector for a fruit and vegetable harvesting robot: mechanism and field experiment&lt;/Title&gt;&lt;Template&gt;Journal Article&lt;/Template&gt;&lt;Star&gt;1&lt;/Star&gt;&lt;Tag&gt;0&lt;/Tag&gt;&lt;Author&gt;Yonghyun, Park; Jaehwi, Seol; Jeonghyeon, Pak; Yuseung, Jo; Jongpyo, Jun; Il, Son Hyoung&lt;/Author&gt;&lt;Year&gt;2022&lt;/Year&gt;&lt;Details&gt;&lt;_author_adr&gt;Department of Convergence Biosystems Engineering,Chonnam National University,Gwangju,Republic of Korea;Interdisciplinary Program in IT-Bio Convergence System, Chonnam National University,Gwangju,Republic of Korea&lt;/_author_adr&gt;&lt;_collection_scope&gt;SCIE&lt;/_collection_scope&gt;&lt;_created&gt;65859653&lt;/_created&gt;&lt;_db_provider&gt;CNKI&lt;/_db_provider&gt;&lt;_impact_factor&gt;   5.400&lt;/_impact_factor&gt;&lt;_isbn&gt;1385-2256&lt;/_isbn&gt;&lt;_issue&gt;3&lt;/_issue&gt;&lt;_journal&gt;Precision Agriculture&lt;/_journal&gt;&lt;_keywords&gt;Harvesting robot;End-effector;Cutting;Suction;Transporting;Field experiment&lt;/_keywords&gt;&lt;_modified&gt;65863940&lt;/_modified&gt;&lt;_pages&gt;948-970&lt;/_pages&gt;&lt;_social_category&gt;农业综合(2)&lt;/_social_category&gt;&lt;_url&gt;https://kns.cnki.net/kcms2/article/abstract?v=vSXt4VHTcs5XtsP3kXfwP9rpTGpT4rY9g6apY9Amq1nTrYSAUFsWUDtmAjuqIVpNU9lJCCeAq_xg_VhVs0RTSYmHxICKZNbvbs7s81aXCIWHLsN32RG6lhwWBM4Vy4mi5RcPubbp3FYvGCXTVGD8OlvjVKQG5NonHqzQSFwRLz4nFQoog2sOevUoBB9CqtkbLauESr277A1EBHltiXk-QTWSmidK0pCfjXjBYffAqfs=&amp;amp;uniplatform=NZKPT&amp;amp;language=CHS&lt;/_url&gt;&lt;_volume&gt;24&lt;/_volume&gt;&lt;/Details&gt;&lt;Extra&gt;&lt;DBUID&gt;{82593FD4-14DD-4AC9-B72C-AB1B5D98EEC1}&lt;/DBUID&gt;&lt;/Extra&gt;&lt;/Item&gt;&lt;/References&gt;&lt;/Group&gt;&lt;Group&gt;&lt;References&gt;&lt;Item&gt;&lt;ID&gt;35&lt;/ID&gt;&lt;UID&gt;{CCC0D3A2-084B-4CD5-9D5E-DDD22C942D2B}&lt;/UID&gt;&lt;Title&gt;Development of a sweet pepper harvesting robot&lt;/Title&gt;&lt;Template&gt;Journal Article&lt;/Template&gt;&lt;Star&gt;1&lt;/Star&gt;&lt;Tag&gt;0&lt;/Tag&gt;&lt;Author&gt;Arad, Boaz; Balendonck, Jos; Barth, Ruud; Shahar, Ohad Ben; Edan, Yael; Hellström, Thomas; Hemming, Jochen; Kurtser, Polina; Ringdahl, Ola; Tielen, Toon; Tuijl, Bart&lt;/Author&gt;&lt;Year&gt;2020&lt;/Year&gt;&lt;Details&gt;&lt;_author_adr&gt;Department of Computer Science Ben‐Gurion University of the Negev Beer‐Sheva Israel ;; Greenhouse Horticulture Wageningen University &amp;amp; Research Wageningen The Netherlands ;; Department of Industrial Engineering and Management Ben‐Gurion University of the Negev Beer‐Sheva Israel ;; Department of Computing Science Umeå University Umeå Sweden&lt;/_author_adr&gt;&lt;_collection_scope&gt;SCIE;EI&lt;/_collection_scope&gt;&lt;_created&gt;65859655&lt;/_created&gt;&lt;_db_provider&gt;CNKI&lt;/_db_provider&gt;&lt;_impact_factor&gt;   4.200&lt;/_impact_factor&gt;&lt;_isbn&gt;1556-4959&lt;/_isbn&gt;&lt;_issue&gt;6&lt;/_issue&gt;&lt;_journal&gt;Journal of Field Robotics&lt;/_journal&gt;&lt;_keywords&gt;Agriculture;Computer vision;Field test;Motion control;Real‐world conditions;Robotics&lt;/_keywords&gt;&lt;_modified&gt;65863940&lt;/_modified&gt;&lt;_pages&gt;1027-1039&lt;/_pages&gt;&lt;_social_category&gt;机器人学(2)&lt;/_social_category&gt;&lt;_url&gt;https://kns.cnki.net/kcms2/article/abstract?v=vSXt4VHTcs4_m49r1EBtwajL6Mv_KQcl7Vk9n_j3L8rZduEPyi3aDFNUUmEFIkIVi_dWyN9ypLp2n-ViLxu7nh9BDNolPtLDQYu7spvqxD7HfEMYLwxPmZIenNFFQbnbOOkDNBBUgtrzRT-koMESO-jDAiCtpp02Vf6yWco-9cfw_fhZCnXaMsvJmN0TDOjukd_JqkyyKdi_Wdp03ZhiCNL0MdX_mzYyHNaLBH8x5LA=&amp;amp;uniplatform=NZKPT&amp;amp;language=CHS&lt;/_url&gt;&lt;_volume&gt;37&lt;/_volume&gt;&lt;/Details&gt;&lt;Extra&gt;&lt;DBUID&gt;{82593FD4-14DD-4AC9-B72C-AB1B5D98EEC1}&lt;/DBUID&gt;&lt;/Extra&gt;&lt;/Item&gt;&lt;/References&gt;&lt;/Group&gt;&lt;Group&gt;&lt;References&gt;&lt;Item&gt;&lt;ID&gt;36&lt;/ID&gt;&lt;UID&gt;{9A6B641C-6AD8-46E1-BC3F-4F52F1D1AA98}&lt;/UID&gt;&lt;Title&gt;Evaluation of a strawberry-harvesting robot in a field test&lt;/Title&gt;&lt;Template&gt;Journal Article&lt;/Template&gt;&lt;Star&gt;1&lt;/Star&gt;&lt;Tag&gt;0&lt;/Tag&gt;&lt;Author&gt;Hayashi, Shigehiko; Shigematsu, Kenta; Yamamoto, Satoshi; Kobayashi, Ken; Kohno, Yasushi; Kamata, Junzo; Kurita, Mitsutaka&lt;/Author&gt;&lt;Year&gt;2009&lt;/Year&gt;&lt;Details&gt;&lt;_author_adr&gt;Institute of Agricultural Machinery, BRAIN, NARO, 1-40-2 Nisshin, Kita, Saitama 331-8537, Japan;;Ehime Research Institute of Agriculture, Forestry and Fisheries, Kou 331, Kaminanba, Matsuyama 799-2405, Japan;;SI Seiko Co. Ltd., 66 Takaoka, Matsuyama 791-8036, Japan&lt;/_author_adr&gt;&lt;_collection_scope&gt;SCIE;EI&lt;/_collection_scope&gt;&lt;_created&gt;65859672&lt;/_created&gt;&lt;_db_provider&gt;CNKI&lt;/_db_provider&gt;&lt;_impact_factor&gt;   4.400&lt;/_impact_factor&gt;&lt;_isbn&gt;1537-5110&lt;/_isbn&gt;&lt;_issue&gt;2&lt;/_issue&gt;&lt;_journal&gt;Biosystems Engineering&lt;/_journal&gt;&lt;_modified&gt;65863940&lt;/_modified&gt;&lt;_pages&gt;160-171&lt;/_pages&gt;&lt;_social_category&gt;农业工程(2) &amp;amp; 农业综合(1)&lt;/_social_category&gt;&lt;_url&gt;https://kns.cnki.net/kcms2/article/abstract?v=vSXt4VHTcs6xAzcRfGtLnhF5VX5N88AlHnJSJxqTNi7jVPmASub6LRwPmjcP8LHel-dzLhxIFInoMTEbUIUES2hOUkciqllUiyiHck5ThkoROSIbU5biWQh1eQExSp5BdlST-7ncaKzP0rsw-1lRE751YIvgWIr61ALxU-HdK-jTek1l9MZM99-w9SDjsCvNtT55rEaVvAnEUmm_N_qorY99x8BAek9s&amp;amp;uniplatform=NZKPT&amp;amp;language=CHS&lt;/_url&gt;&lt;_volume&gt;105&lt;/_volume&gt;&lt;/Details&gt;&lt;Extra&gt;&lt;DBUID&gt;{82593FD4-14DD-4AC9-B72C-AB1B5D98EEC1}&lt;/DBUID&gt;&lt;/Extra&gt;&lt;/Item&gt;&lt;/References&gt;&lt;/Group&gt;&lt;Group&gt;&lt;References&gt;&lt;Item&gt;&lt;ID&gt;42&lt;/ID&gt;&lt;UID&gt;{E7DA2EDB-B6D4-4D99-BAD9-B179614DF901}&lt;/UID&gt;&lt;Title&gt;抓持-旋切式欠驱动双指手葡萄采摘装置设计与试验&lt;/Title&gt;&lt;Template&gt;Journal Article&lt;/Template&gt;&lt;Star&gt;1&lt;/Star&gt;&lt;Tag&gt;0&lt;/Tag&gt;&lt;Author&gt;尹建军; 陈永河; 贺坤; 刘继展&lt;/Author&gt;&lt;Year&gt;2017&lt;/Year&gt;&lt;Details&gt;&lt;_author_adr&gt;江苏大学现代农业装备与技术教育部重点实验室;&lt;/_author_adr&gt;&lt;_created&gt;65863584&lt;/_created&gt;&lt;_db_provider&gt;CNKI&lt;/_db_provider&gt;&lt;_isbn&gt;1000-1298&lt;/_isbn&gt;&lt;_issue&gt;11&lt;/_issue&gt;&lt;_journal&gt;农业机械学报&lt;/_journal&gt;&lt;_keywords&gt;葡萄;果实采摘;末端执行器;欠驱动手爪;接触力控制&lt;/_keywords&gt;&lt;_modified&gt;65863940&lt;/_modified&gt;&lt;_pages&gt;12-20&lt;/_pages&gt;&lt;_url&gt;https://link.cnki.net/urlid/11.1964.s.20170727.1444.008&lt;/_url&gt;&lt;_volume&gt;48&lt;/_volume&gt;&lt;_translated_author&gt;Yin, Jian jun;Chen, Yong he;He, Kun;Liu, Ji zhan&lt;/_translated_author&gt;&lt;/Details&gt;&lt;Extra&gt;&lt;DBUID&gt;{82593FD4-14DD-4AC9-B72C-AB1B5D98EEC1}&lt;/DBUID&gt;&lt;/Extra&gt;&lt;/Item&gt;&lt;/References&gt;&lt;/Group&gt;&lt;Group&gt;&lt;References&gt;&lt;Item&gt;&lt;ID&gt;44&lt;/ID&gt;&lt;UID&gt;{FEB54F4F-12E0-4B7B-B1FA-0AAC54AD58A6}&lt;/UID&gt;&lt;Title&gt;无人农场系统分析与发展展望&lt;/Title&gt;&lt;Template&gt;Journal Article&lt;/Template&gt;&lt;Star&gt;1&lt;/Star&gt;&lt;Tag&gt;0&lt;/Tag&gt;&lt;Author&gt;李道亮; 李震&lt;/Author&gt;&lt;Year&gt;2020&lt;/Year&gt;&lt;Details&gt;&lt;_author_adr&gt;中国农业大学信息与电气工程学院;国家数字渔业创新中心;&lt;/_author_adr&gt;&lt;_created&gt;65863933&lt;/_created&gt;&lt;_db_provider&gt;CNKI&lt;/_db_provider&gt;&lt;_isbn&gt;1000-1298&lt;/_isbn&gt;&lt;_issue&gt;07&lt;/_issue&gt;&lt;_journal&gt;农业机械学报&lt;/_journal&gt;&lt;_keywords&gt;无人农场;物联网;大数据;人工智能;智能装备与机器人&lt;/_keywords&gt;&lt;_modified&gt;65863940&lt;/_modified&gt;&lt;_pages&gt;1-12&lt;/_pages&gt;&lt;_url&gt;https://kns.cnki.net/kcms2/article/abstract?v=_GofKS1StuSjSY8elG0nXVXEBGKUnH-QGTWdO4mezajhB5kR27MYK50quz0xoVkz5EoF0VrRlxNd6sLay7FWx-DJMprWOBWzg7JAVV1TzzPXWdSxDFUvyJPV5Woj6o80V9KdZ07rVFvRtpsWjrLfTbSqM9D3fci_zEYRo_9dT41BjdG8rpROMEyB7r8f9g5LtG_ewCUmyKQ=&amp;amp;uniplatform=NZKPT&amp;amp;language=CHS&lt;/_url&gt;&lt;_volume&gt;51&lt;/_volume&gt;&lt;_translated_author&gt;Li, Dao liang;Li, Zhen&lt;/_translated_author&gt;&lt;/Details&gt;&lt;Extra&gt;&lt;DBUID&gt;{82593FD4-14DD-4AC9-B72C-AB1B5D98EEC1}&lt;/DBUID&gt;&lt;/Extra&gt;&lt;/Item&gt;&lt;/References&gt;&lt;/Group&gt;&lt;/Citation&gt;_x000a_"/>
    <w:docVar w:name="NE.Ref{57B6F7B3-A4BB-466B-A721-7E2189B90A15}" w:val=" ADDIN NE.Ref.{57B6F7B3-A4BB-466B-A721-7E2189B90A15}&lt;Citation&gt;&lt;Group&gt;&lt;References&gt;&lt;Item&gt;&lt;ID&gt;666&lt;/ID&gt;&lt;UID&gt;{C07176C2-3B70-40F2-B1BB-4173406AE225}&lt;/UID&gt;&lt;Title&gt;一种基于新锥模型的自适应信赖域算法&lt;/Title&gt;&lt;Template&gt;Journal Article&lt;/Template&gt;&lt;Star&gt;0&lt;/Star&gt;&lt;Tag&gt;0&lt;/Tag&gt;&lt;Author&gt;王希云; 王庆&lt;/Author&gt;&lt;Year&gt;2010&lt;/Year&gt;&lt;Details&gt;&lt;_accessed&gt;65582460&lt;/_accessed&gt;&lt;_author_aff&gt;太原科技大学应用科学学院;&lt;/_author_aff&gt;&lt;_cited_count&gt;12&lt;/_cited_count&gt;&lt;_collection_scope&gt;PKU;CSCD&lt;/_collection_scope&gt;&lt;_created&gt;65479738&lt;/_created&gt;&lt;_date&gt;2010-04-15&lt;/_date&gt;&lt;_db_updated&gt;CNKI - Reference&lt;/_db_updated&gt;&lt;_issue&gt;02&lt;/_issue&gt;&lt;_journal&gt;应用数学&lt;/_journal&gt;&lt;_keywords&gt;新锥模型;信赖域;自适应;水平向量;全局收敛性&lt;/_keywords&gt;&lt;_modified&gt;65582460&lt;/_modified&gt;&lt;_pages&gt;307-312&lt;/_pages&gt;&lt;_translated_title&gt;An adaptive trust region method on new conic model&lt;/_translated_title&gt;&lt;_url&gt;https://kns.cnki.net/kcms2/article/abstract?v=LAPUTnZ325fo3e4pRr0A7br6tNKBonFu15JM93LAbbZWc3ULq2htk1_HtCVa5hsKvP7lSnirzwLg1nPiKgw4PvsB9TipDuP4t4u3zhePSCQKC75xsG1q1Iayq2zJMy7GJoBbYPGUr0AwwNL8Ved58g==&amp;amp;uniplatform=NZKPT&amp;amp;language=CHS&lt;/_url&gt;&lt;_volume&gt;23&lt;/_volume&gt;&lt;_translated_author&gt;Wang, Xi yun;Wang, Qing&lt;/_translated_author&gt;&lt;/Details&gt;&lt;Extra&gt;&lt;DBUID&gt;{03752FAB-B361-4F66-989B-C711D9502F78}&lt;/DBUID&gt;&lt;/Extra&gt;&lt;/Item&gt;&lt;/References&gt;&lt;/Group&gt;&lt;Group&gt;&lt;References&gt;&lt;Item&gt;&lt;ID&gt;665&lt;/ID&gt;&lt;UID&gt;{716A4E50-E7E3-4A1F-A4F5-FC94B792CBCC}&lt;/UID&gt;&lt;Title&gt;一个新的BFGS信赖域算法&lt;/Title&gt;&lt;Template&gt;Journal Article&lt;/Template&gt;&lt;Star&gt;0&lt;/Star&gt;&lt;Tag&gt;0&lt;/Tag&gt;&lt;Author&gt;景书杰; 于俊霞&lt;/Author&gt;&lt;Year&gt;2015&lt;/Year&gt;&lt;Details&gt;&lt;_accessed&gt;65582459&lt;/_accessed&gt;&lt;_author_aff&gt;河南理工大学数学与信息科学学院;&lt;/_author_aff&gt;&lt;_cited_count&gt;4&lt;/_cited_count&gt;&lt;_created&gt;65479738&lt;/_created&gt;&lt;_date&gt;2014-10-22&lt;/_date&gt;&lt;_db_updated&gt;CNKI - Reference&lt;/_db_updated&gt;&lt;_issue&gt;01&lt;/_issue&gt;&lt;_journal&gt;数学杂志&lt;/_journal&gt;&lt;_keywords&gt;BFGS修正公式;信赖域算法;全局收敛性&lt;/_keywords&gt;&lt;_modified&gt;65582459&lt;/_modified&gt;&lt;_pages&gt;131-134&lt;/_pages&gt;&lt;_translated_title&gt;A new BFGS rust region method&lt;/_translated_title&gt;&lt;_url&gt;https://link.cnki.net/doi/10.13548/j.sxzz.20130117003&lt;/_url&gt;&lt;_volume&gt;35&lt;/_volume&gt;&lt;_translated_author&gt;Jing, Shu jie;Yu, Jun xia&lt;/_translated_author&gt;&lt;/Details&gt;&lt;Extra&gt;&lt;DBUID&gt;{03752FAB-B361-4F66-989B-C711D9502F78}&lt;/DBUID&gt;&lt;/Extra&gt;&lt;/Item&gt;&lt;/References&gt;&lt;/Group&gt;&lt;/Citation&gt;_x000a_"/>
    <w:docVar w:name="NE.Ref{57CDAE11-4AD1-4DBA-B5F0-0138A3971EA0}" w:val=" ADDIN NE.Ref.{57CDAE11-4AD1-4DBA-B5F0-0138A3971EA0}&lt;Citation&gt;&lt;Group&gt;&lt;References&gt;&lt;Item&gt;&lt;ID&gt;589&lt;/ID&gt;&lt;UID&gt;{07F6E4D3-C99F-4DFC-9CBD-11A2F48566EB}&lt;/UID&gt;&lt;Title&gt;茶叶生产机械化技术与装备需求现状分析&lt;/Title&gt;&lt;Template&gt;Journal Article&lt;/Template&gt;&lt;Star&gt;0&lt;/Star&gt;&lt;Tag&gt;0&lt;/Tag&gt;&lt;Author&gt;鲍堃&lt;/Author&gt;&lt;Year&gt;2023&lt;/Year&gt;&lt;Details&gt;&lt;_author_aff&gt;安徽省歙县农业综合行政执法大队;&lt;/_author_aff&gt;&lt;_cited_count&gt;2&lt;/_cited_count&gt;&lt;_created&gt;65476817&lt;/_created&gt;&lt;_date&gt;2023-08-30&lt;/_date&gt;&lt;_db_updated&gt;CNKI - Reference&lt;/_db_updated&gt;&lt;_issue&gt;08&lt;/_issue&gt;&lt;_journal&gt;世界热带农业信息&lt;/_journal&gt;&lt;_modified&gt;65476817&lt;/_modified&gt;&lt;_pages&gt;71-72&lt;/_pages&gt;&lt;_url&gt;https://kns.cnki.net/kcms2/article/abstract?v=RkYMyaebi8XTnryYmuAXfTZOxGFE3s_AZFO8joMbPvDx228VgHhg8h28zVfeGEddWWqKbIPQmm_aVCJUjIThsH9cbfRL4IDFQ-UCDv1ulwqdQ4K01TZ3-PkAxDh8fFja-0aG50rdRzLaxnTLVvNpdzW5RVph-wp9&amp;amp;uniplatform=NZKPT&amp;amp;language=CHS&lt;/_url&gt;&lt;_translated_author&gt;Bao, Kun&lt;/_translated_author&gt;&lt;/Details&gt;&lt;Extra&gt;&lt;DBUID&gt;{03752FAB-B361-4F66-989B-C711D9502F78}&lt;/DBUID&gt;&lt;/Extra&gt;&lt;/Item&gt;&lt;/References&gt;&lt;/Group&gt;&lt;/Citation&gt;_x000a_"/>
    <w:docVar w:name="NE.Ref{599A367E-C8AD-4699-9F47-2C1258B34BA1}" w:val=" ADDIN NE.Ref.{599A367E-C8AD-4699-9F47-2C1258B34BA1}&lt;Citation&gt;&lt;Group&gt;&lt;References&gt;&lt;Item&gt;&lt;ID&gt;592&lt;/ID&gt;&lt;UID&gt;{6E1787C7-EB25-454E-9FD6-22E322EEDF7D}&lt;/UID&gt;&lt;Title&gt;茶叶采摘技术及采茶机械研究进展&lt;/Title&gt;&lt;Template&gt;Journal Article&lt;/Template&gt;&lt;Star&gt;0&lt;/Star&gt;&lt;Tag&gt;0&lt;/Tag&gt;&lt;Author&gt;王小勇; 汤丹丹&lt;/Author&gt;&lt;Year&gt;2022&lt;/Year&gt;&lt;Details&gt;&lt;_author_aff&gt;江西婺源茶业职业学院;&lt;/_author_aff&gt;&lt;_cited_count&gt;6&lt;/_cited_count&gt;&lt;_created&gt;65476818&lt;/_created&gt;&lt;_date&gt;2022-12-15&lt;/_date&gt;&lt;_db_updated&gt;CNKI - Reference&lt;/_db_updated&gt;&lt;_issue&gt;04&lt;/_issue&gt;&lt;_journal&gt;茶叶学报&lt;/_journal&gt;&lt;_keywords&gt;茶叶;采茶机;采摘技术&lt;/_keywords&gt;&lt;_modified&gt;65476819&lt;/_modified&gt;&lt;_pages&gt;275-282&lt;/_pages&gt;&lt;_url&gt;https://link.cnki.net/doi/10.20045/j.cnki.issn.2096-0220.2022.04.006&lt;/_url&gt;&lt;_volume&gt;63&lt;/_volume&gt;&lt;_translated_author&gt;Wang, Xiao yong;Tang, Dan dan&lt;/_translated_author&gt;&lt;/Details&gt;&lt;Extra&gt;&lt;DBUID&gt;{03752FAB-B361-4F66-989B-C711D9502F78}&lt;/DBUID&gt;&lt;/Extra&gt;&lt;/Item&gt;&lt;/References&gt;&lt;/Group&gt;&lt;Group&gt;&lt;References&gt;&lt;Item&gt;&lt;ID&gt;591&lt;/ID&gt;&lt;UID&gt;{B040A24C-DD7B-484C-8B05-9444106E25C2}&lt;/UID&gt;&lt;Title&gt;名优茶采摘机器人关键技术研究&lt;/Title&gt;&lt;Template&gt;Journal Article&lt;/Template&gt;&lt;Star&gt;0&lt;/Star&gt;&lt;Tag&gt;0&lt;/Tag&gt;&lt;Author&gt;陈光明; 毛奔; 章永年&lt;/Author&gt;&lt;Year&gt;2023&lt;/Year&gt;&lt;Details&gt;&lt;_author_aff&gt;南京农业大学工学院;江苏省智能化农业装备重点实验室;&lt;/_author_aff&gt;&lt;_collection_scope&gt;PKU&lt;/_collection_scope&gt;&lt;_created&gt;65476818&lt;/_created&gt;&lt;_date&gt;2023-12-15&lt;/_date&gt;&lt;_db_updated&gt;CNKI - Reference&lt;/_db_updated&gt;&lt;_issue&gt;12&lt;/_issue&gt;&lt;_journal&gt;中国农机化学报&lt;/_journal&gt;&lt;_keywords&gt;名优茶采摘;茶叶嫩芽检测;机械臂;末端执行器&lt;/_keywords&gt;&lt;_modified&gt;65476818&lt;/_modified&gt;&lt;_pages&gt;174-179&lt;/_pages&gt;&lt;_url&gt;https://link.cnki.net/doi/10.13733/j.jcam.issn.2095-5553.2023.12.026&lt;/_url&gt;&lt;_volume&gt;44&lt;/_volume&gt;&lt;_translated_author&gt;Chen, Guang ming;Mao, Ben;Zhang, Yong nian&lt;/_translated_author&gt;&lt;/Details&gt;&lt;Extra&gt;&lt;DBUID&gt;{03752FAB-B361-4F66-989B-C711D9502F78}&lt;/DBUID&gt;&lt;/Extra&gt;&lt;/Item&gt;&lt;/References&gt;&lt;/Group&gt;&lt;/Citation&gt;_x000a_"/>
    <w:docVar w:name="NE.Ref{5A7E03E4-B83F-4920-8FAF-83B835B8F46C}" w:val=" ADDIN NE.Ref.{5A7E03E4-B83F-4920-8FAF-83B835B8F46C}&lt;Citation&gt;&lt;Group&gt;&lt;References&gt;&lt;Item&gt;&lt;ID&gt;592&lt;/ID&gt;&lt;UID&gt;{6E1787C7-EB25-454E-9FD6-22E322EEDF7D}&lt;/UID&gt;&lt;Title&gt;茶叶采摘技术及采茶机械研究进展&lt;/Title&gt;&lt;Template&gt;Journal Article&lt;/Template&gt;&lt;Star&gt;0&lt;/Star&gt;&lt;Tag&gt;0&lt;/Tag&gt;&lt;Author&gt;王小勇; 汤丹丹&lt;/Author&gt;&lt;Year&gt;2022&lt;/Year&gt;&lt;Details&gt;&lt;_author_aff&gt;江西婺源茶业职业学院;&lt;/_author_aff&gt;&lt;_cited_count&gt;6&lt;/_cited_count&gt;&lt;_created&gt;65476818&lt;/_created&gt;&lt;_date&gt;2022-12-15&lt;/_date&gt;&lt;_db_updated&gt;CNKI - Reference&lt;/_db_updated&gt;&lt;_issue&gt;04&lt;/_issue&gt;&lt;_journal&gt;茶叶学报&lt;/_journal&gt;&lt;_keywords&gt;茶叶;采茶机;采摘技术&lt;/_keywords&gt;&lt;_modified&gt;65476819&lt;/_modified&gt;&lt;_pages&gt;275-282&lt;/_pages&gt;&lt;_url&gt;https://link.cnki.net/doi/10.20045/j.cnki.issn.2096-0220.2022.04.006&lt;/_url&gt;&lt;_volume&gt;63&lt;/_volume&gt;&lt;_translated_author&gt;Wang, Xiao yong;Tang, Dan dan&lt;/_translated_author&gt;&lt;/Details&gt;&lt;Extra&gt;&lt;DBUID&gt;{03752FAB-B361-4F66-989B-C711D9502F78}&lt;/DBUID&gt;&lt;/Extra&gt;&lt;/Item&gt;&lt;/References&gt;&lt;/Group&gt;&lt;Group&gt;&lt;References&gt;&lt;Item&gt;&lt;ID&gt;596&lt;/ID&gt;&lt;UID&gt;{DE5AC465-9A62-4A3D-B9BA-B9A600C29FF8}&lt;/UID&gt;&lt;Title&gt;名优茶采摘机器人的系统设计与试验&lt;/Title&gt;&lt;Template&gt;Journal Article&lt;/Template&gt;&lt;Star&gt;0&lt;/Star&gt;&lt;Tag&gt;0&lt;/Tag&gt;&lt;Author&gt;周宇杰; 吴强; 贺磊盈; 赵润茂; 贾江鸣; 陈建能; 武传宇&lt;/Author&gt;&lt;Year&gt;2022&lt;/Year&gt;&lt;Details&gt;&lt;_author_aff&gt;浙江理工大学机械与自动控制学院;浙江省种植装备技术重点实验室;&lt;/_author_aff&gt;&lt;_cited_count&gt;16&lt;/_cited_count&gt;&lt;_created&gt;65476821&lt;/_created&gt;&lt;_date&gt;2022-10-05&lt;/_date&gt;&lt;_db_updated&gt;CNKI - Reference&lt;/_db_updated&gt;&lt;_issue&gt;19&lt;/_issue&gt;&lt;_journal&gt;机械工程学报&lt;/_journal&gt;&lt;_keywords&gt;采摘机器人;名优茶;3P-Delta机械臂;Bézier曲线;滑模控制;系统集成&lt;/_keywords&gt;&lt;_modified&gt;65476821&lt;/_modified&gt;&lt;_pages&gt;12-23&lt;/_pages&gt;&lt;_url&gt;https://kns.cnki.net/kcms2/article/abstract?v=RkYMyaebi8X2xdBz4t3LZ-UP-jMpn94xSfbGHWzXSLVTVLdSYs0KOSH9vnb_nPHRH5yDkhYEEw4RpFzV2Ojp3dnce8cQqap94W5ibeGp2HVClrNOTRjAyVW_VS7HRYCLYoZYrh9g0CeaM7puMWyTMrHxdzmTrdpS&amp;amp;uniplatform=NZKPT&amp;amp;language=CHS&lt;/_url&gt;&lt;_volume&gt;58&lt;/_volume&gt;&lt;_translated_author&gt;Zhou, Yu jie;Wu, Qiang;He, Lei ying;Zhao, Run mao;Jia, Jiang ming;Chen, Jian neng;Wu, Chuan yu&lt;/_translated_author&gt;&lt;/Details&gt;&lt;Extra&gt;&lt;DBUID&gt;{03752FAB-B361-4F66-989B-C711D9502F78}&lt;/DBUID&gt;&lt;/Extra&gt;&lt;/Item&gt;&lt;/References&gt;&lt;/Group&gt;&lt;/Citation&gt;_x000a_"/>
    <w:docVar w:name="NE.Ref{5B2DBAF4-BDB8-45F8-A84D-F690579904A2}" w:val=" ADDIN NE.Ref.{5B2DBAF4-BDB8-45F8-A84D-F690579904A2}&lt;Citation&gt;&lt;Group&gt;&lt;References&gt;&lt;Item&gt;&lt;ID&gt;62&lt;/ID&gt;&lt;UID&gt;{2790BA8A-8522-4ADE-A7EE-841728718D6A}&lt;/UID&gt;&lt;Title&gt;试验设计与Design-Expert、SPSS应用&lt;/Title&gt;&lt;Template&gt;Edited Book&lt;/Template&gt;&lt;Star&gt;0&lt;/Star&gt;&lt;Tag&gt;0&lt;/Tag&gt;&lt;Author&gt;徐向宏; 何明珠&lt;/Author&gt;&lt;Year&gt;2010&lt;/Year&gt;&lt;Details&gt;&lt;_place_published&gt;北京&lt;/_place_published&gt;&lt;_publisher&gt;科学出版社&lt;/_publisher&gt;&lt;_accessed&gt;66108543&lt;/_accessed&gt;&lt;_created&gt;66108540&lt;/_created&gt;&lt;_modified&gt;66108543&lt;/_modified&gt;&lt;_translated_author&gt;Xu, Xianghong;He, Mingzhu&lt;/_translated_author&gt;&lt;/Details&gt;&lt;Extra&gt;&lt;DBUID&gt;{82593FD4-14DD-4AC9-B72C-AB1B5D98EEC1}&lt;/DBUID&gt;&lt;/Extra&gt;&lt;/Item&gt;&lt;/References&gt;&lt;/Group&gt;&lt;/Citation&gt;_x000a_"/>
    <w:docVar w:name="NE.Ref{5D0A3142-F112-449F-8842-FE7A599B3592}" w:val=" ADDIN NE.Ref.{5D0A3142-F112-449F-8842-FE7A599B3592}"/>
    <w:docVar w:name="NE.Ref{6093D343-D405-4704-ABA8-2F16489932F5}" w:val=" ADDIN NE.Ref.{6093D343-D405-4704-ABA8-2F16489932F5}&lt;Citation&gt;&lt;Group&gt;&lt;References&gt;&lt;Item&gt;&lt;ID&gt;549&lt;/ID&gt;&lt;UID&gt;{A5E9EA0F-647B-4F99-B91B-20DCEE1EAE5A}&lt;/UID&gt;&lt;Title&gt;基于信赖域策略寻优的后退虚源法面源氡扩散模型&lt;/Title&gt;&lt;Template&gt;Journal Article&lt;/Template&gt;&lt;Star&gt;0&lt;/Star&gt;&lt;Tag&gt;0&lt;/Tag&gt;&lt;Author&gt;丁玉恒; 杨亚新; 谢尚平; 罗齐彬; 吕文杰; 黄培; 王毅强&lt;/Author&gt;&lt;Year&gt;2024&lt;/Year&gt;&lt;Details&gt;&lt;_author_aff&gt;东华理工大学核资源与环境国家重点实验室;东华理工大学地球物理与测控技术学院;&lt;/_author_aff&gt;&lt;_date&gt;2024-04-08&lt;/_date&gt;&lt;_issue&gt;02&lt;/_issue&gt;&lt;_journal&gt;世界核地质科学&lt;/_journal&gt;&lt;_keywords&gt;高斯扩散模型;铀尾矿库;后退虚源模型;信赖域算法&lt;/_keywords&gt;&lt;_pages&gt;386-395&lt;/_pages&gt;&lt;_url&gt;https://kns.cnki.net/kcms2/article/abstract?v=kHMw6kznbpqZNX1JT3o5EeyFUpqFyf4JrtB8wjXFjsZr97bAjfJuNhM6bUxSvi36RKih08pUNSHjUjgepIxkHZA2JZ9vCQCIEdtOJ49O8dCSz42cce1NmntNUoSTlyTpI0gUVW_zgaCMAwq7xoeTgspGBPj-3dM5LR4zvF7NGDJleGLjMCLFCSM2hwSrtBjTV21e1_38sy0=&amp;amp;uniplatform=NZKPT&amp;amp;language=CHS&lt;/_url&gt;&lt;_volume&gt;41&lt;/_volume&gt;&lt;_created&gt;65514273&lt;/_created&gt;&lt;_modified&gt;65514326&lt;/_modified&gt;&lt;_db_updated&gt;CNKI - Reference&lt;/_db_updated&gt;&lt;_accessed&gt;65514322&lt;/_accessed&gt;&lt;_translated_title&gt;Area source radon diffusion model of virtual-point source method based on Trust Region strategy optimization&lt;/_translated_title&gt;&lt;_tertiary_title&gt;World Nuclear Geoscience&lt;/_tertiary_title&gt;&lt;_translated_author&gt;Ding, Yu heng;Yang, Ya xin;Xie, Shang ping;Luo, Qi bin;Lu, Wen jie;Huang, Pei;Wang, Yi qiang&lt;/_translated_author&gt;&lt;/Details&gt;&lt;Extra&gt;&lt;DBUID&gt;{03752FAB-B361-4F66-989B-C711D9502F78}&lt;/DBUID&gt;&lt;/Extra&gt;&lt;/Item&gt;&lt;/References&gt;&lt;/Group&gt;&lt;/Citation&gt;_x000a_"/>
    <w:docVar w:name="NE.Ref{613353BC-742D-48DF-A1DC-EBCB73470867}" w:val=" ADDIN NE.Ref.{613353BC-742D-48DF-A1DC-EBCB73470867}&lt;Citation&gt;&lt;Group&gt;&lt;References&gt;&lt;Item&gt;&lt;ID&gt;623&lt;/ID&gt;&lt;UID&gt;{E7FC3890-2BB8-4934-B123-7F53191F68D6}&lt;/UID&gt;&lt;Title&gt;手持式名优茶嫩梢采摘机械手设计与试验优化&lt;/Title&gt;&lt;Template&gt;Journal Article&lt;/Template&gt;&lt;Star&gt;0&lt;/Star&gt;&lt;Tag&gt;0&lt;/Tag&gt;&lt;Author&gt;贾江鸣; 叶玉泽; 程培林; 朱赢鹏; 傅霞萍; 陈建能&lt;/Author&gt;&lt;Year&gt;2022&lt;/Year&gt;&lt;Details&gt;&lt;_author_aff&gt;浙江理工大学机械与自动控制学院;浙江省种植装备技术重点实验室;&lt;/_author_aff&gt;&lt;_cited_count&gt;15&lt;/_cited_count&gt;&lt;_date&gt;2022-03-22&lt;/_date&gt;&lt;_issue&gt;05&lt;/_issue&gt;&lt;_journal&gt;农业机械学报&lt;/_journal&gt;&lt;_keywords&gt;名优茶;采摘机械手;响应面;采摘成功率&lt;/_keywords&gt;&lt;_pages&gt;86-92&lt;/_pages&gt;&lt;_url&gt;https://link.cnki.net/urlid/11.1964.S.20220321.1347.004&lt;/_url&gt;&lt;_volume&gt;53&lt;/_volume&gt;&lt;_created&gt;65489724&lt;/_created&gt;&lt;_modified&gt;65489742&lt;/_modified&gt;&lt;_db_updated&gt;CNKI - Reference&lt;/_db_updated&gt;&lt;_accessed&gt;65489725&lt;/_accessed&gt;&lt;_translated_title&gt;Desian and Experimental Optimization of Hand-held Manipulator for Picking Famous Tea Shoot&lt;/_translated_title&gt;&lt;_translated_author&gt;Jia, Jiang ming;Ye, Yu ze;Cheng, Pei lin;Zhu, Ying peng;Fu, Xia ping;Chen, Jian neng&lt;/_translated_author&gt;&lt;/Details&gt;&lt;Extra&gt;&lt;DBUID&gt;{03752FAB-B361-4F66-989B-C711D9502F78}&lt;/DBUID&gt;&lt;/Extra&gt;&lt;/Item&gt;&lt;/References&gt;&lt;/Group&gt;&lt;/Citation&gt;_x000a_"/>
    <w:docVar w:name="NE.Ref{61D1FFF3-B5B0-437B-B208-36BE77B87F03}" w:val=" ADDIN NE.Ref.{61D1FFF3-B5B0-437B-B208-36BE77B87F03}&lt;Citation&gt;&lt;Group&gt;&lt;References&gt;&lt;Item&gt;&lt;ID&gt;586&lt;/ID&gt;&lt;UID&gt;{A79428B9-8E1F-4FE0-A320-DACA0EA4CF33}&lt;/UID&gt;&lt;Title&gt;关于松阳茶叶采摘用工荒问题的探讨&lt;/Title&gt;&lt;Template&gt;Journal Article&lt;/Template&gt;&lt;Star&gt;1&lt;/Star&gt;&lt;Tag&gt;0&lt;/Tag&gt;&lt;Author&gt;郑得林; 钱园凤; 周为; 徐松富; 孙宝龙&lt;/Author&gt;&lt;Year&gt;2017&lt;/Year&gt;&lt;Details&gt;&lt;_author_aff&gt;浙江松阳县新兴镇农业技术综合服务站;松阳县农业局;&lt;/_author_aff&gt;&lt;_cited_count&gt;8&lt;/_cited_count&gt;&lt;_created&gt;65474667&lt;/_created&gt;&lt;_date&gt;2017-06-15&lt;/_date&gt;&lt;_db_updated&gt;CNKI - Reference&lt;/_db_updated&gt;&lt;_issue&gt;06&lt;/_issue&gt;&lt;_journal&gt;中国茶叶&lt;/_journal&gt;&lt;_modified&gt;65474670&lt;/_modified&gt;&lt;_pages&gt;12-13&lt;/_pages&gt;&lt;_url&gt;https://kns.cnki.net/kcms2/article/abstract?v=m22VhQxdXyfPaPU_o1WelmXvf1LL5RWyOhnAA2XBv7_w_kFiV5-ut0jf-My27-ueK_MiAoYz05m4hjAVj2S3cjvOk77lBKlIgKp53L-brYuLE0pCrdsuKNaCJuNnw9u49MBOcb-CBi-zN69Y0nxuZUQDNq4Ge_GB&amp;amp;uniplatform=NZKPT&amp;amp;language=CHS&lt;/_url&gt;&lt;_volume&gt;39&lt;/_volume&gt;&lt;_translated_author&gt;Zheng, De lin;Qian, Yuan feng;Zhou, Wei;Xu, Song fu;Sun, Bao long&lt;/_translated_author&gt;&lt;/Details&gt;&lt;Extra&gt;&lt;DBUID&gt;{03752FAB-B361-4F66-989B-C711D9502F78}&lt;/DBUID&gt;&lt;/Extra&gt;&lt;/Item&gt;&lt;/References&gt;&lt;/Group&gt;&lt;Group&gt;&lt;References&gt;&lt;Item&gt;&lt;ID&gt;587&lt;/ID&gt;&lt;UID&gt;{FE0573E1-B9A9-4DBC-ABC4-3C570433A50F}&lt;/UID&gt;&lt;Title&gt;乡土社会与产业扎根——脱贫攻坚背景下特色农业发展的社会学研究&lt;/Title&gt;&lt;Template&gt;Journal Article&lt;/Template&gt;&lt;Star&gt;0&lt;/Star&gt;&lt;Tag&gt;0&lt;/Tag&gt;&lt;Author&gt;付伟&lt;/Author&gt;&lt;Year&gt;2019&lt;/Year&gt;&lt;Details&gt;&lt;_accessed&gt;65476840&lt;/_accessed&gt;&lt;_author_aff&gt;中国社会科学院人口与劳动经济研究所;&lt;/_author_aff&gt;&lt;_cited_count&gt;51&lt;/_cited_count&gt;&lt;_collection_scope&gt;PKU&lt;/_collection_scope&gt;&lt;_created&gt;65476816&lt;/_created&gt;&lt;_date&gt;62933760&lt;/_date&gt;&lt;_db_updated&gt;CNKI - Reference&lt;/_db_updated&gt;&lt;_issue&gt;05&lt;/_issue&gt;&lt;_journal&gt;北京工业大学学报(社会科学版)&lt;/_journal&gt;&lt;_keywords&gt;乡村振兴;特色农业;脱贫攻坚;乡土社会&lt;/_keywords&gt;&lt;_modified&gt;65476840&lt;/_modified&gt;&lt;_pages&gt;16-24&lt;/_pages&gt;&lt;_url&gt;https://link.cnki.net/urlid/11.4558.G.20190828.1435.016&lt;/_url&gt;&lt;_volume&gt;19&lt;/_volume&gt;&lt;_translated_author&gt;Fu, Wei&lt;/_translated_author&gt;&lt;/Details&gt;&lt;Extra&gt;&lt;DBUID&gt;{03752FAB-B361-4F66-989B-C711D9502F78}&lt;/DBUID&gt;&lt;/Extra&gt;&lt;/Item&gt;&lt;/References&gt;&lt;/Group&gt;&lt;/Citation&gt;_x000a_"/>
    <w:docVar w:name="NE.Ref{634AC403-1C52-42D3-98F2-32B78DFE13B4}" w:val=" ADDIN NE.Ref.{634AC403-1C52-42D3-98F2-32B78DFE13B4}&lt;Citation&gt;&lt;Group&gt;&lt;References&gt;&lt;Item&gt;&lt;ID&gt;2&lt;/ID&gt;&lt;UID&gt;{35982CAE-1890-4047-AEE2-73A1EE743871}&lt;/UID&gt;&lt;Title&gt;脐橙采摘机器人末端执行器设计与试验&lt;/Title&gt;&lt;Template&gt;Journal Article&lt;/Template&gt;&lt;Star&gt;0&lt;/Star&gt;&lt;Tag&gt;0&lt;/Tag&gt;&lt;Author&gt;徐丽明; 刘旭东; 张凯良; 邢洁洁; 袁全春; 陈俊威; 段壮壮; 马帅; 于畅畅&lt;/Author&gt;&lt;Year&gt;2018&lt;/Year&gt;&lt;Details&gt;&lt;_author_adr&gt;中国农业大学工学院;&lt;/_author_adr&gt;&lt;_cited_count&gt;89&lt;/_cited_count&gt;&lt;_created&gt;65846100&lt;/_created&gt;&lt;_db_provider&gt;CNKI&lt;/_db_provider&gt;&lt;_db_updated&gt;CNKI - Reference&lt;/_db_updated&gt;&lt;_isbn&gt;1002-6819&lt;/_isbn&gt;&lt;_issue&gt;12&lt;/_issue&gt;&lt;_journal&gt;农业工程学报&lt;/_journal&gt;&lt;_keywords&gt;机器人;设计;控制;脐橙;无损采摘;末端执行器&lt;/_keywords&gt;&lt;_modified&gt;65859641&lt;/_modified&gt;&lt;_pages&gt;53-61&lt;/_pages&gt;&lt;_url&gt;https://kns.cnki.net/kcms2/article/abstract?v=wUXT8w3WHHpaMhATrIuU-Dl0x_4NhNmDn_FrSqVZUGbvxMACV7DaZuWtSK8OsOpnFjWUhVDtpbPLtrizhT-zsTaX1y44sjUhtlwnJ-THoVf_Kou4TtiZ9PUEfJEQqdyPywScZlJ4yUittfQqX4nFpnf8EVGTGCI_fgCEzzfBpyj0Je1QfTgdXXpHJQZrejUpv4EAGeCHVhI=&amp;amp;uniplatform=NZKPT&amp;amp;language=CHS&lt;/_url&gt;&lt;_volume&gt;34&lt;/_volume&gt;&lt;_translated_author&gt;Xu, Li ming;Liu, Xu dong;Zhang, Kai liang;Xing, Jie jie;Yuan, Quan chun;Chen, Jun wei;Duan, Zhuang zhuang;Ma, Shuai;Yu, Chang chang&lt;/_translated_author&gt;&lt;/Details&gt;&lt;Extra&gt;&lt;DBUID&gt;{82593FD4-14DD-4AC9-B72C-AB1B5D98EEC1}&lt;/DBUID&gt;&lt;/Extra&gt;&lt;/Item&gt;&lt;/References&gt;&lt;/Group&gt;&lt;/Citation&gt;_x000a_"/>
    <w:docVar w:name="NE.Ref{64D05304-A748-47C2-9F56-DCA11DF79017}" w:val=" ADDIN NE.Ref.{64D05304-A748-47C2-9F56-DCA11DF79017}&lt;Citation&gt;&lt;Group&gt;&lt;References&gt;&lt;Item&gt;&lt;ID&gt;586&lt;/ID&gt;&lt;UID&gt;{A79428B9-8E1F-4FE0-A320-DACA0EA4CF33}&lt;/UID&gt;&lt;Title&gt;关于松阳茶叶采摘用工荒问题的探讨&lt;/Title&gt;&lt;Template&gt;Journal Article&lt;/Template&gt;&lt;Star&gt;1&lt;/Star&gt;&lt;Tag&gt;0&lt;/Tag&gt;&lt;Author&gt;郑得林; 钱园凤; 周为; 徐松富; 孙宝龙&lt;/Author&gt;&lt;Year&gt;2017&lt;/Year&gt;&lt;Details&gt;&lt;_author_aff&gt;浙江松阳县新兴镇农业技术综合服务站;松阳县农业局;&lt;/_author_aff&gt;&lt;_cited_count&gt;8&lt;/_cited_count&gt;&lt;_created&gt;65474667&lt;/_created&gt;&lt;_date&gt;2017-06-15&lt;/_date&gt;&lt;_db_updated&gt;CNKI - Reference&lt;/_db_updated&gt;&lt;_issue&gt;06&lt;/_issue&gt;&lt;_journal&gt;中国茶叶&lt;/_journal&gt;&lt;_modified&gt;65474670&lt;/_modified&gt;&lt;_pages&gt;12-13&lt;/_pages&gt;&lt;_url&gt;https://kns.cnki.net/kcms2/article/abstract?v=m22VhQxdXyfPaPU_o1WelmXvf1LL5RWyOhnAA2XBv7_w_kFiV5-ut0jf-My27-ueK_MiAoYz05m4hjAVj2S3cjvOk77lBKlIgKp53L-brYuLE0pCrdsuKNaCJuNnw9u49MBOcb-CBi-zN69Y0nxuZUQDNq4Ge_GB&amp;amp;uniplatform=NZKPT&amp;amp;language=CHS&lt;/_url&gt;&lt;_volume&gt;39&lt;/_volume&gt;&lt;_translated_author&gt;Zheng, De lin;Qian, Yuan feng;Zhou, Wei;Xu, Song fu;Sun, Bao long&lt;/_translated_author&gt;&lt;/Details&gt;&lt;Extra&gt;&lt;DBUID&gt;{03752FAB-B361-4F66-989B-C711D9502F78}&lt;/DBUID&gt;&lt;/Extra&gt;&lt;/Item&gt;&lt;/References&gt;&lt;/Group&gt;&lt;Group&gt;&lt;References&gt;&lt;Item&gt;&lt;ID&gt;587&lt;/ID&gt;&lt;UID&gt;{FE0573E1-B9A9-4DBC-ABC4-3C570433A50F}&lt;/UID&gt;&lt;Title&gt;乡土社会与产业扎根——脱贫攻坚背景下特色农业发展的社会学研究&lt;/Title&gt;&lt;Template&gt;Journal Article&lt;/Template&gt;&lt;Star&gt;0&lt;/Star&gt;&lt;Tag&gt;0&lt;/Tag&gt;&lt;Author&gt;付伟&lt;/Author&gt;&lt;Year&gt;2019&lt;/Year&gt;&lt;Details&gt;&lt;_accessed&gt;65476840&lt;/_accessed&gt;&lt;_author_aff&gt;中国社会科学院人口与劳动经济研究所;&lt;/_author_aff&gt;&lt;_cited_count&gt;51&lt;/_cited_count&gt;&lt;_collection_scope&gt;PKU&lt;/_collection_scope&gt;&lt;_created&gt;65476816&lt;/_created&gt;&lt;_date&gt;62933760&lt;/_date&gt;&lt;_db_updated&gt;CNKI - Reference&lt;/_db_updated&gt;&lt;_issue&gt;05&lt;/_issue&gt;&lt;_journal&gt;北京工业大学学报(社会科学版)&lt;/_journal&gt;&lt;_keywords&gt;乡村振兴;特色农业;脱贫攻坚;乡土社会&lt;/_keywords&gt;&lt;_modified&gt;65476840&lt;/_modified&gt;&lt;_pages&gt;16-24&lt;/_pages&gt;&lt;_url&gt;https://link.cnki.net/urlid/11.4558.G.20190828.1435.016&lt;/_url&gt;&lt;_volume&gt;19&lt;/_volume&gt;&lt;_translated_author&gt;Fu, Wei&lt;/_translated_author&gt;&lt;/Details&gt;&lt;Extra&gt;&lt;DBUID&gt;{03752FAB-B361-4F66-989B-C711D9502F78}&lt;/DBUID&gt;&lt;/Extra&gt;&lt;/Item&gt;&lt;/References&gt;&lt;/Group&gt;&lt;/Citation&gt;_x000a_"/>
    <w:docVar w:name="NE.Ref{65A51B34-5A2D-4636-9E8B-E20B2A9CD538}" w:val=" ADDIN NE.Ref.{65A51B34-5A2D-4636-9E8B-E20B2A9CD538}&lt;Citation&gt;&lt;Group&gt;&lt;References&gt;&lt;Item&gt;&lt;ID&gt;629&lt;/ID&gt;&lt;UID&gt;{8517F39C-A1B7-4805-B95E-9023FE7B6E0F}&lt;/UID&gt;&lt;Title&gt;茶叶嫩梢采摘末端执行器的设计研究&lt;/Title&gt;&lt;Template&gt;Journal Article&lt;/Template&gt;&lt;Star&gt;0&lt;/Star&gt;&lt;Tag&gt;0&lt;/Tag&gt;&lt;Author&gt;许丽佳; 刘琦; 代建武; 陈小虎&lt;/Author&gt;&lt;Year&gt;2021&lt;/Year&gt;&lt;Details&gt;&lt;_author_aff&gt;四川农业大学机电学院;华中科技大学电子信息与通信学院;&lt;/_author_aff&gt;&lt;_cited_count&gt;11&lt;/_cited_count&gt;&lt;_date&gt;2021-10-13&lt;/_date&gt;&lt;_issue&gt;05&lt;/_issue&gt;&lt;_journal&gt;茶叶科学&lt;/_journal&gt;&lt;_keywords&gt;茶叶嫩梢;采摘机械手;末端执行器;运动学仿真&lt;/_keywords&gt;&lt;_pages&gt;705-716&lt;/_pages&gt;&lt;_url&gt;https://link.cnki.net/doi/10.13305/j.cnki.jts.2021.05.006&lt;/_url&gt;&lt;_volume&gt;41&lt;/_volume&gt;&lt;_created&gt;65489862&lt;/_created&gt;&lt;_modified&gt;65489863&lt;/_modified&gt;&lt;_db_updated&gt;CNKI - Reference&lt;/_db_updated&gt;&lt;_collection_scope&gt;PKU;CSCD&lt;/_collection_scope&gt;&lt;_accessed&gt;65489863&lt;/_accessed&gt;&lt;_translated_title&gt;Design of End Effector for Picking Tea Shoots&lt;/_translated_title&gt;&lt;_translated_author&gt;Xu, Li jia;Liu, Qi;Dai, Jian wu;Chen, Xiao hu&lt;/_translated_author&gt;&lt;/Details&gt;&lt;Extra&gt;&lt;DBUID&gt;{03752FAB-B361-4F66-989B-C711D9502F78}&lt;/DBUID&gt;&lt;/Extra&gt;&lt;/Item&gt;&lt;/References&gt;&lt;/Group&gt;&lt;/Citation&gt;_x000a_"/>
    <w:docVar w:name="NE.Ref{66EFA52E-8FD5-4890-A002-3AF52D66A6CC}" w:val=" ADDIN NE.Ref.{66EFA52E-8FD5-4890-A002-3AF52D66A6CC}&lt;Citation&gt;&lt;Group&gt;&lt;References&gt;&lt;Item&gt;&lt;ID&gt;600&lt;/ID&gt;&lt;UID&gt;{1C2F897D-1D0A-4F4F-B4DD-1910CFCE9954}&lt;/UID&gt;&lt;Title&gt;茶叶嫩梢采摘末端执行器的设计研究&lt;/Title&gt;&lt;Template&gt;Journal Article&lt;/Template&gt;&lt;Star&gt;0&lt;/Star&gt;&lt;Tag&gt;0&lt;/Tag&gt;&lt;Author&gt;许丽佳; 刘琦; 代建武; 陈小虎&lt;/Author&gt;&lt;Year&gt;2021&lt;/Year&gt;&lt;Details&gt;&lt;_author_aff&gt;四川农业大学机电学院;华中科技大学电子信息与通信学院;&lt;/_author_aff&gt;&lt;_cited_count&gt;11&lt;/_cited_count&gt;&lt;_collection_scope&gt;PKU;CSCD&lt;/_collection_scope&gt;&lt;_created&gt;65476839&lt;/_created&gt;&lt;_date&gt;2021-10-13&lt;/_date&gt;&lt;_db_updated&gt;CNKI - Reference&lt;/_db_updated&gt;&lt;_issue&gt;05&lt;/_issue&gt;&lt;_journal&gt;茶叶科学&lt;/_journal&gt;&lt;_keywords&gt;茶叶嫩梢;采摘机械手;末端执行器;运动学仿真&lt;/_keywords&gt;&lt;_modified&gt;65476839&lt;/_modified&gt;&lt;_pages&gt;705-716&lt;/_pages&gt;&lt;_url&gt;https://link.cnki.net/doi/10.13305/j.cnki.jts.2021.05.006&lt;/_url&gt;&lt;_volume&gt;41&lt;/_volume&gt;&lt;_translated_author&gt;Xu, Li jia;Liu, Qi;Dai, Jian wu;Chen, Xiao hu&lt;/_translated_author&gt;&lt;/Details&gt;&lt;Extra&gt;&lt;DBUID&gt;{03752FAB-B361-4F66-989B-C711D9502F78}&lt;/DBUID&gt;&lt;/Extra&gt;&lt;/Item&gt;&lt;/References&gt;&lt;/Group&gt;&lt;/Citation&gt;_x000a_"/>
    <w:docVar w:name="NE.Ref{67A0F954-3F97-4F92-A299-0D93ED7D6831}" w:val=" ADDIN NE.Ref.{67A0F954-3F97-4F92-A299-0D93ED7D6831}&lt;Citation&gt;&lt;Group&gt;&lt;References&gt;&lt;Item&gt;&lt;ID&gt;624&lt;/ID&gt;&lt;UID&gt;{C4239D3F-4DCB-4357-BB33-2652BD708D53}&lt;/UID&gt;&lt;Title&gt;茶鲜叶嫩梢捏切组合式采摘器设计与试验&lt;/Title&gt;&lt;Template&gt;Journal Article&lt;/Template&gt;&lt;Star&gt;0&lt;/Star&gt;&lt;Tag&gt;0&lt;/Tag&gt;&lt;Author&gt;罗坤; 吴正敏; 曹成茂; 秦宽; 张雪晨; 钟华&lt;/Author&gt;&lt;Year&gt;2022&lt;/Year&gt;&lt;Details&gt;&lt;_author_aff&gt;安徽农业大学工学院;茶树生物学与资源利用国家重点实验室;安徽农业大学茶与食品科技学院;&lt;/_author_aff&gt;&lt;_cited_count&gt;15&lt;/_cited_count&gt;&lt;_date&gt;2022-07-08&lt;/_date&gt;&lt;_issue&gt;13&lt;/_issue&gt;&lt;_journal&gt;农业工程学报&lt;/_journal&gt;&lt;_keywords&gt;设计;茶叶机械;试验;名优茶采摘;组合式;采摘器&lt;/_keywords&gt;&lt;_pages&gt;1-9&lt;/_pages&gt;&lt;_url&gt;https://kns.cnki.net/kcms2/article/abstract?v=WONwD37cfzSY9e4NCvPWY57PMQKuXJc7UFCaCT9CzuDVj2Og4JqjJjfqXPJkszDt7vpmlG4Lhx1wKcYZwK7jZlDSQPWCWACoO2sJhcW0EGhPp4cO7MsXkkMm4QNxjUheV9Iney0KqZfJQmOMfrIaFzqbMbdOCi_f&amp;amp;uniplatform=NZKPT&amp;amp;language=CHS&lt;/_url&gt;&lt;_volume&gt;38&lt;/_volume&gt;&lt;_created&gt;65489725&lt;/_created&gt;&lt;_modified&gt;65489726&lt;/_modified&gt;&lt;_db_updated&gt;CNKI - Reference&lt;/_db_updated&gt;&lt;_accessed&gt;65489726&lt;/_accessed&gt;&lt;_translated_title&gt;Design and experiment of the combined pinch and cut picker for tea fresh leaf tips&lt;/_translated_title&gt;&lt;_translated_author&gt;Luo, Kun;Wu, Zheng min;Cao, Cheng mao;Qin, Kuan;Zhang, Xue chen;Zhong, Hua&lt;/_translated_author&gt;&lt;/Details&gt;&lt;Extra&gt;&lt;DBUID&gt;{03752FAB-B361-4F66-989B-C711D9502F78}&lt;/DBUID&gt;&lt;/Extra&gt;&lt;/Item&gt;&lt;/References&gt;&lt;/Group&gt;&lt;/Citation&gt;_x000a_"/>
    <w:docVar w:name="NE.Ref{6BA11A1A-F9EA-4BC0-83B7-364F81B06AC4}" w:val=" ADDIN NE.Ref.{6BA11A1A-F9EA-4BC0-83B7-364F81B06AC4}&lt;Citation&gt;&lt;Group&gt;&lt;References&gt;&lt;Item&gt;&lt;ID&gt;29&lt;/ID&gt;&lt;UID&gt;{6E74AEC8-9DFA-4CE7-A9A5-D04053F6CAA2}&lt;/UID&gt;&lt;Title&gt;猕猴桃采摘机器人末端执行器设计与试验&lt;/Title&gt;&lt;Template&gt;Journal Article&lt;/Template&gt;&lt;Star&gt;1&lt;/Star&gt;&lt;Tag&gt;0&lt;/Tag&gt;&lt;Author&gt;傅隆生; 张发年; 槐岛芳德; 李桢; 王滨; 崔永杰&lt;/Author&gt;&lt;Year&gt;2015&lt;/Year&gt;&lt;Details&gt;&lt;_accessed&gt;65863941&lt;/_accessed&gt;&lt;_author_adr&gt;西北农林科技大学机械与电子工程学院;中国科学院沈阳自动化研究所;宫崎大学农学部;&lt;/_author_adr&gt;&lt;_created&gt;65859635&lt;/_created&gt;&lt;_db_provider&gt;CNKI&lt;/_db_provider&gt;&lt;_isbn&gt;1000-1298&lt;/_isbn&gt;&lt;_issue&gt;03&lt;/_issue&gt;&lt;_journal&gt;农业机械学报&lt;/_journal&gt;&lt;_keywords&gt;猕猴桃;采摘机器人;无损采摘;末端执行器&lt;/_keywords&gt;&lt;_modified&gt;65863944&lt;/_modified&gt;&lt;_pages&gt;1-8&lt;/_pages&gt;&lt;_url&gt;https://link.cnki.net/urlid/11.1964.s.20150114.1808.002&lt;/_url&gt;&lt;_volume&gt;46&lt;/_volume&gt;&lt;_translated_author&gt;Fu, Long sheng;Zhang, Fa nian;Huai, Dao fang de;Li, Zhen;Wang, Bin;Cui, Yong jie&lt;/_translated_author&gt;&lt;/Details&gt;&lt;Extra&gt;&lt;DBUID&gt;{82593FD4-14DD-4AC9-B72C-AB1B5D98EEC1}&lt;/DBUID&gt;&lt;/Extra&gt;&lt;/Item&gt;&lt;/References&gt;&lt;/Group&gt;&lt;Group&gt;&lt;References&gt;&lt;Item&gt;&lt;ID&gt;31&lt;/ID&gt;&lt;UID&gt;{766ED8A1-3436-411B-B53B-0E917561BE49}&lt;/UID&gt;&lt;Title&gt;双孢菇柔性仿形采摘末端执行器设计与试验&lt;/Title&gt;&lt;Template&gt;Journal Article&lt;/Template&gt;&lt;Star&gt;1&lt;/Star&gt;&lt;Tag&gt;0&lt;/Tag&gt;&lt;Author&gt;姬江涛; 李梦松; 赵凯旋; 马淏&lt;/Author&gt;&lt;Year&gt;2023&lt;/Year&gt;&lt;Details&gt;&lt;_accessed&gt;65863942&lt;/_accessed&gt;&lt;_author_adr&gt;河南科技大学农业装备工程学院;河南省机械装备先进制造协同创新中心;&lt;/_author_adr&gt;&lt;_created&gt;65859640&lt;/_created&gt;&lt;_db_provider&gt;CNKI&lt;/_db_provider&gt;&lt;_isbn&gt;1000-1298&lt;/_isbn&gt;&lt;_issue&gt;01&lt;/_issue&gt;&lt;_journal&gt;农业机械学报&lt;/_journal&gt;&lt;_keywords&gt;双孢菇;采摘;末端执行器;柔性仿形吸盘&lt;/_keywords&gt;&lt;_modified&gt;65863944&lt;/_modified&gt;&lt;_pages&gt;104-115&lt;/_pages&gt;&lt;_url&gt;https://kns.cnki.net/kcms2/article/abstract?v=vSXt4VHTcs4tp115gI7EtmdNUf-lcG4dGrhAtTOnQkH7qJIDawkDsA3jE96bxvRcWH2Ohm3HEl3sHjhJv8CAEPH2IIJ9D_qxovjufHOJ1JsFLDQ73KS8q6hasZGOomjeKArq5GHhvu-_KhqJILMJuxCXVTL1CQKr9p3JAMn1YcaI5Y9u3LOIvsU0efE9RXxMteSY-uIGFHw=&amp;amp;uniplatform=NZKPT&amp;amp;language=CHS&lt;/_url&gt;&lt;_volume&gt;54&lt;/_volume&gt;&lt;_translated_author&gt;Ji, Jiang tao;Li, Meng song;Zhao, Kai xuan;Ma, Hao&lt;/_translated_author&gt;&lt;/Details&gt;&lt;Extra&gt;&lt;DBUID&gt;{82593FD4-14DD-4AC9-B72C-AB1B5D98EEC1}&lt;/DBUID&gt;&lt;/Extra&gt;&lt;/Item&gt;&lt;/References&gt;&lt;/Group&gt;&lt;Group&gt;&lt;References&gt;&lt;Item&gt;&lt;ID&gt;37&lt;/ID&gt;&lt;UID&gt;{836FC1D8-0F49-4EDC-84ED-A467902A3B0C}&lt;/UID&gt;&lt;Title&gt;Development of an End-Effector for a Tomato Cluster Harvesting Robot&lt;/Title&gt;&lt;Template&gt;Journal Article&lt;/Template&gt;&lt;Star&gt;1&lt;/Star&gt;&lt;Tag&gt;0&lt;/Tag&gt;&lt;Author&gt;Kondo, Naoshi; Yata, Koki; Iida, Michihisa; Shiigi, Tomoo; Monta, Mitsuji; Kurita, Mitsutaka; Omori, Hiromi&lt;/Author&gt;&lt;Year&gt;2010&lt;/Year&gt;&lt;Details&gt;&lt;_collection_scope&gt;EI&lt;/_collection_scope&gt;&lt;_created&gt;65859675&lt;/_created&gt;&lt;_db_provider&gt;CNKI&lt;/_db_provider&gt;&lt;_isbn&gt;1881-8366&lt;/_isbn&gt;&lt;_issue&gt;1&lt;/_issue&gt;&lt;_journal&gt;Engineering in Agriculture, Environment and Food&lt;/_journal&gt;&lt;_keywords&gt;tomato;harvesting robot;end-effector;fruit cluster&lt;/_keywords&gt;&lt;_modified&gt;65863944&lt;/_modified&gt;&lt;_pages&gt;20-24&lt;/_pages&gt;&lt;_url&gt;https://kns.cnki.net/kcms2/article/abstract?v=vSXt4VHTcs6X-Qhj5GaXjsiLm1R4pe3qqySeacwz3XIjw5AobAV4YVNcBcacTEBe7MYXybmdLN1FA0RbrkqSKFwgchB2Iy2cKn4itZrKg4DNTAYZ8VlJJDsCnSyJ7_MH-5ddd_zG_A3BrKHwbPWEkG0Yj5-wsNkxRcgdOZJMvIJdx7sqG79ZYdgpwTVe2jkKyPJJwfNhd_2f41uGW0-KYA==&amp;amp;uniplatform=NZKPT&amp;amp;language=CHS&lt;/_url&gt;&lt;_volume&gt;3&lt;/_volume&gt;&lt;/Details&gt;&lt;Extra&gt;&lt;DBUID&gt;{82593FD4-14DD-4AC9-B72C-AB1B5D98EEC1}&lt;/DBUID&gt;&lt;/Extra&gt;&lt;/Item&gt;&lt;/References&gt;&lt;/Group&gt;&lt;Group&gt;&lt;References&gt;&lt;Item&gt;&lt;ID&gt;38&lt;/ID&gt;&lt;UID&gt;{3B9961E2-9ADE-4B03-BDEC-AA697678470F}&lt;/UID&gt;&lt;Title&gt;Agricultural robots for field operations: Concepts and components&lt;/Title&gt;&lt;Template&gt;Journal Article&lt;/Template&gt;&lt;Star&gt;1&lt;/Star&gt;&lt;Tag&gt;0&lt;/Tag&gt;&lt;Author&gt;Bechar, Avital; Vigneault, Clément&lt;/Author&gt;&lt;Year&gt;2016&lt;/Year&gt;&lt;Details&gt;&lt;_accessed&gt;65859676&lt;/_accessed&gt;&lt;_author_adr&gt;Institute of Agricultural Engineering, Agricultural Research Organization, The Volcani Center, Bet-Dagan, Israel;;Department of Bioresource Engineering, Macdonald Campus, McGill University, Sainte-Anne-de-Bellevue, Québec, Canada&lt;/_author_adr&gt;&lt;_collection_scope&gt;SCIE;EI&lt;/_collection_scope&gt;&lt;_created&gt;65859676&lt;/_created&gt;&lt;_db_provider&gt;CNKI&lt;/_db_provider&gt;&lt;_impact_factor&gt;   4.400&lt;/_impact_factor&gt;&lt;_isbn&gt;1537-5110&lt;/_isbn&gt;&lt;_journal&gt;Biosystems Engineering&lt;/_journal&gt;&lt;_keywords&gt;Agricultural robots;Robotics;Field operations;Autonomous&lt;/_keywords&gt;&lt;_modified&gt;65863944&lt;/_modified&gt;&lt;_pages&gt;94-111&lt;/_pages&gt;&lt;_social_category&gt;农业工程(2) &amp;amp; 农业综合(1)&lt;/_social_category&gt;&lt;_url&gt;https://kns.cnki.net/kcms2/article/abstract?v=vSXt4VHTcs4cmIshMIFuSKHUqyiwq84WvX7xwmRzn92y4Hv1QP0uEYOWlb1gFfcuVnFxWO-9hX2kO-ShTCHriNcb7Rmv46nBUvF5HPNHVu6uGmbKrEOVoxfsKdKKEf-WiUsM_Y3nvIqCmAPBeYRrQIOZ80YX8LDSM41Zdfav0iiM9hV8w4k1dHut32d1CdUdVPcusdYplWzX3NtV-sYMUmxHTy8BJYpBUI609P30l7Y=&amp;amp;uniplatform=NZKPT&amp;amp;language=CHS&lt;/_url&gt;&lt;_volume&gt;149&lt;/_volume&gt;&lt;/Details&gt;&lt;Extra&gt;&lt;DBUID&gt;{82593FD4-14DD-4AC9-B72C-AB1B5D98EEC1}&lt;/DBUID&gt;&lt;/Extra&gt;&lt;/Item&gt;&lt;/References&gt;&lt;/Group&gt;&lt;/Citation&gt;_x000a_"/>
    <w:docVar w:name="NE.Ref{6CDA2861-8739-434E-9CDE-39D93C14DA39}" w:val=" ADDIN NE.Ref.{6CDA2861-8739-434E-9CDE-39D93C14DA39}&lt;Citation&gt;&lt;Group&gt;&lt;References&gt;&lt;Item&gt;&lt;ID&gt;595&lt;/ID&gt;&lt;UID&gt;{EC4648E9-AC32-428E-8BC6-826ADAC4A284}&lt;/UID&gt;&lt;Title&gt;手持式名优茶嫩梢采摘机械手设计与试验优化&lt;/Title&gt;&lt;Template&gt;Journal Article&lt;/Template&gt;&lt;Star&gt;0&lt;/Star&gt;&lt;Tag&gt;0&lt;/Tag&gt;&lt;Author&gt;贾江鸣; 叶玉泽; 程培林; 朱赢鹏; 傅霞萍; 陈建能&lt;/Author&gt;&lt;Year&gt;2022&lt;/Year&gt;&lt;Details&gt;&lt;_author_aff&gt;浙江理工大学机械与自动控制学院;浙江省种植装备技术重点实验室;&lt;/_author_aff&gt;&lt;_cited_count&gt;15&lt;/_cited_count&gt;&lt;_created&gt;65476821&lt;/_created&gt;&lt;_date&gt;2022-03-22&lt;/_date&gt;&lt;_db_updated&gt;CNKI - Reference&lt;/_db_updated&gt;&lt;_issue&gt;05&lt;/_issue&gt;&lt;_journal&gt;农业机械学报&lt;/_journal&gt;&lt;_keywords&gt;名优茶;采摘机械手;响应面;采摘成功率&lt;/_keywords&gt;&lt;_modified&gt;65476821&lt;/_modified&gt;&lt;_pages&gt;86-92&lt;/_pages&gt;&lt;_url&gt;https://link.cnki.net/urlid/11.1964.S.20220321.1347.004&lt;/_url&gt;&lt;_volume&gt;53&lt;/_volume&gt;&lt;_translated_author&gt;Jia, Jiang ming;Ye, Yu ze;Cheng, Pei lin;Zhu, Ying peng;Fu, Xia ping;Chen, Jian neng&lt;/_translated_author&gt;&lt;/Details&gt;&lt;Extra&gt;&lt;DBUID&gt;{03752FAB-B361-4F66-989B-C711D9502F78}&lt;/DBUID&gt;&lt;/Extra&gt;&lt;/Item&gt;&lt;/References&gt;&lt;/Group&gt;&lt;/Citation&gt;_x000a_"/>
    <w:docVar w:name="NE.Ref{6CFF5613-42D1-41B5-BA6B-25FF5D9F367A}" w:val=" ADDIN NE.Ref.{6CFF5613-42D1-41B5-BA6B-25FF5D9F367A}&lt;Citation&gt;&lt;Group&gt;&lt;References&gt;&lt;Item&gt;&lt;ID&gt;25&lt;/ID&gt;&lt;UID&gt;{20DDDEC5-4652-4C44-AE45-4C07BC8965F3}&lt;/UID&gt;&lt;Title&gt;劳动力老龄化对我国农业生产效率的影响&lt;/Title&gt;&lt;Template&gt;Journal Article&lt;/Template&gt;&lt;Star&gt;0&lt;/Star&gt;&lt;Tag&gt;0&lt;/Tag&gt;&lt;Author&gt;徐娜;                              张莉琴&lt;/Author&gt;&lt;Year&gt;2014&lt;/Year&gt;&lt;Details&gt;&lt;_author_aff&gt;中国农业大学经济管理学院;&lt;/_author_aff&gt;&lt;_collection_scope&gt;PKU;CSCD&lt;/_collection_scope&gt;&lt;_created&gt;65853869&lt;/_created&gt;&lt;_issue&gt;04&lt;/_issue&gt;&lt;_journal&gt;中国农业大学学报&lt;/_journal&gt;&lt;_keywords&gt;农业生产;农业劳动力;老龄化;边际产值;生产效率&lt;/_keywords&gt;&lt;_modified&gt;65859641&lt;/_modified&gt;&lt;_pages&gt;227-233&lt;/_pages&gt;&lt;_url&gt;https://kns.cnki.net/kcms2/article/abstract?v=52O9CKbg8L6zM46bY6x2zKM0oxb_ikSwEwy_a4JPhXSwiS8XY6Gm8p9XPDM1cheNIkQJEr5vETSL8RpKMdTqLRC1B1Q0dmLUO3a2PV_BNUXj00tLztHum5cazWR2eicJ3haurzE4gI6OaqfDcLQhaqjkYQ9TKF4xDbw1yh-SU9UUBFJFYW21bk0IHpJO7i6N&amp;amp;amp;uniplatform=NZKPT&amp;amp;amp;language=CHS&lt;/_url&gt;&lt;_volume&gt;19&lt;/_volume&gt;&lt;_translated_author&gt;Xu, Na;Zhang, Li qin&lt;/_translated_author&gt;&lt;/Details&gt;&lt;Extra&gt;&lt;DBUID&gt;{82593FD4-14DD-4AC9-B72C-AB1B5D98EEC1}&lt;/DBUID&gt;&lt;/Extra&gt;&lt;/Item&gt;&lt;/References&gt;&lt;/Group&gt;&lt;Group&gt;&lt;References&gt;&lt;Item&gt;&lt;ID&gt;33&lt;/ID&gt;&lt;UID&gt;{6FB423F0-246A-45D0-B093-7C6ED1A1054D}&lt;/UID&gt;&lt;Title&gt;果蔬采摘机器人研究进展与展望&lt;/Title&gt;&lt;Template&gt;Journal Article&lt;/Template&gt;&lt;Star&gt;0&lt;/Star&gt;&lt;Tag&gt;0&lt;/Tag&gt;&lt;Author&gt;宋健; 张铁中; 徐丽明; 汤修映&lt;/Author&gt;&lt;Year&gt;2006&lt;/Year&gt;&lt;Details&gt;&lt;_author_adr&gt;中国农业大学工学院,中国农业大学工学院,中国农业大学工学院,中国农业大学工学院 博士生讲师(潍坊学院),100083北京市,教授博士生导师,副教授博士,副教授博士&lt;/_author_adr&gt;&lt;_created&gt;65859648&lt;/_created&gt;&lt;_db_provider&gt;CNKI&lt;/_db_provider&gt;&lt;_isbn&gt;1000-1298&lt;/_isbn&gt;&lt;_issue&gt;05&lt;/_issue&gt;&lt;_journal&gt;农业机械学报&lt;/_journal&gt;&lt;_keywords&gt;果蔬收获;机器人;研究现状;关键技术&lt;/_keywords&gt;&lt;_modified&gt;65859648&lt;/_modified&gt;&lt;_pages&gt;158-162&lt;/_pages&gt;&lt;_url&gt;https://kns.cnki.net/kcms2/article/abstract?v=vSXt4VHTcs6wfO5pzblv6Cy8JxFy_oqY_rrgd4TzwhY5qHLEBdKjIBrzA3e2MDwFPZd734FKF7NLLk5C84dZWeAVxRKyRpRhswNssEWqM5KRqJUVgSedOIYh-E_vMSVJ4Kcjvy2JfEDlp5CB04cN-DU1rJNADpRVcqALx9NrWUe-fJPKVBed9cgPoGqIekjCQmHwDk1xQvs=&amp;amp;uniplatform=NZKPT&amp;amp;language=CHS&lt;/_url&gt;&lt;_translated_author&gt;Song, Jian;Zhang, Tie zhong;Xu, Li ming;Tang, Xiu ying&lt;/_translated_author&gt;&lt;/Details&gt;&lt;Extra&gt;&lt;DBUID&gt;{82593FD4-14DD-4AC9-B72C-AB1B5D98EEC1}&lt;/DBUID&gt;&lt;/Extra&gt;&lt;/Item&gt;&lt;/References&gt;&lt;/Group&gt;&lt;Group&gt;&lt;References&gt;&lt;Item&gt;&lt;ID&gt;34&lt;/ID&gt;&lt;UID&gt;{6706D784-7C8C-4E51-B07E-CF05E8C2CB74}&lt;/UID&gt;&lt;Title&gt;A novel end-effector for a fruit and vegetable harvesting robot: mechanism and field experiment&lt;/Title&gt;&lt;Template&gt;Journal Article&lt;/Template&gt;&lt;Star&gt;0&lt;/Star&gt;&lt;Tag&gt;0&lt;/Tag&gt;&lt;Author&gt;Yonghyun, Park; Jaehwi, Seol; Jeonghyeon, Pak; Yuseung, Jo; Jongpyo, Jun; Il, Son Hyoung&lt;/Author&gt;&lt;Year&gt;2022&lt;/Year&gt;&lt;Details&gt;&lt;_author_adr&gt;Department of Convergence Biosystems Engineering,Chonnam National University,Gwangju,Republic of Korea;Interdisciplinary Program in IT-Bio Convergence System, Chonnam National University,Gwangju,Republic of Korea&lt;/_author_adr&gt;&lt;_collection_scope&gt;SCIE&lt;/_collection_scope&gt;&lt;_created&gt;65859653&lt;/_created&gt;&lt;_db_provider&gt;CNKI&lt;/_db_provider&gt;&lt;_impact_factor&gt;   5.400&lt;/_impact_factor&gt;&lt;_isbn&gt;1385-2256&lt;/_isbn&gt;&lt;_issue&gt;3&lt;/_issue&gt;&lt;_journal&gt;Precision Agriculture&lt;/_journal&gt;&lt;_keywords&gt;Harvesting robot;End-effector;Cutting;Suction;Transporting;Field experiment&lt;/_keywords&gt;&lt;_modified&gt;65859653&lt;/_modified&gt;&lt;_pages&gt;948-970&lt;/_pages&gt;&lt;_social_category&gt;农业综合(2)&lt;/_social_category&gt;&lt;_url&gt;https://kns.cnki.net/kcms2/article/abstract?v=vSXt4VHTcs5XtsP3kXfwP9rpTGpT4rY9g6apY9Amq1nTrYSAUFsWUDtmAjuqIVpNU9lJCCeAq_xg_VhVs0RTSYmHxICKZNbvbs7s81aXCIWHLsN32RG6lhwWBM4Vy4mi5RcPubbp3FYvGCXTVGD8OlvjVKQG5NonHqzQSFwRLz4nFQoog2sOevUoBB9CqtkbLauESr277A1EBHltiXk-QTWSmidK0pCfjXjBYffAqfs=&amp;amp;uniplatform=NZKPT&amp;amp;language=CHS&lt;/_url&gt;&lt;_volume&gt;24&lt;/_volume&gt;&lt;/Details&gt;&lt;Extra&gt;&lt;DBUID&gt;{82593FD4-14DD-4AC9-B72C-AB1B5D98EEC1}&lt;/DBUID&gt;&lt;/Extra&gt;&lt;/Item&gt;&lt;/References&gt;&lt;/Group&gt;&lt;Group&gt;&lt;References&gt;&lt;Item&gt;&lt;ID&gt;35&lt;/ID&gt;&lt;UID&gt;{CCC0D3A2-084B-4CD5-9D5E-DDD22C942D2B}&lt;/UID&gt;&lt;Title&gt;Development of a sweet pepper harvesting robot&lt;/Title&gt;&lt;Template&gt;Journal Article&lt;/Template&gt;&lt;Star&gt;0&lt;/Star&gt;&lt;Tag&gt;0&lt;/Tag&gt;&lt;Author&gt;Arad, Boaz; Balendonck, Jos; Barth, Ruud; Shahar, Ohad Ben; Edan, Yael; Hellström, Thomas; Hemming, Jochen; Kurtser, Polina; Ringdahl, Ola; Tielen, Toon; Tuijl, Bart&lt;/Author&gt;&lt;Year&gt;2020&lt;/Year&gt;&lt;Details&gt;&lt;_author_adr&gt;Department of Computer Science Ben‐Gurion University of the Negev Beer‐Sheva Israel ;; Greenhouse Horticulture Wageningen University &amp;amp; Research Wageningen The Netherlands ;; Department of Industrial Engineering and Management Ben‐Gurion University of the Negev Beer‐Sheva Israel ;; Department of Computing Science Umeå University Umeå Sweden&lt;/_author_adr&gt;&lt;_collection_scope&gt;SCIE;EI&lt;/_collection_scope&gt;&lt;_created&gt;65859655&lt;/_created&gt;&lt;_db_provider&gt;CNKI&lt;/_db_provider&gt;&lt;_impact_factor&gt;   4.200&lt;/_impact_factor&gt;&lt;_isbn&gt;1556-4959&lt;/_isbn&gt;&lt;_issue&gt;6&lt;/_issue&gt;&lt;_journal&gt;Journal of Field Robotics&lt;/_journal&gt;&lt;_keywords&gt;Agriculture;Computer vision;Field test;Motion control;Real‐world conditions;Robotics&lt;/_keywords&gt;&lt;_modified&gt;65859655&lt;/_modified&gt;&lt;_pages&gt;1027-1039&lt;/_pages&gt;&lt;_social_category&gt;机器人学(2)&lt;/_social_category&gt;&lt;_url&gt;https://kns.cnki.net/kcms2/article/abstract?v=vSXt4VHTcs4_m49r1EBtwajL6Mv_KQcl7Vk9n_j3L8rZduEPyi3aDFNUUmEFIkIVi_dWyN9ypLp2n-ViLxu7nh9BDNolPtLDQYu7spvqxD7HfEMYLwxPmZIenNFFQbnbOOkDNBBUgtrzRT-koMESO-jDAiCtpp02Vf6yWco-9cfw_fhZCnXaMsvJmN0TDOjukd_JqkyyKdi_Wdp03ZhiCNL0MdX_mzYyHNaLBH8x5LA=&amp;amp;uniplatform=NZKPT&amp;amp;language=CHS&lt;/_url&gt;&lt;_volume&gt;37&lt;/_volume&gt;&lt;/Details&gt;&lt;Extra&gt;&lt;DBUID&gt;{82593FD4-14DD-4AC9-B72C-AB1B5D98EEC1}&lt;/DBUID&gt;&lt;/Extra&gt;&lt;/Item&gt;&lt;/References&gt;&lt;/Group&gt;&lt;Group&gt;&lt;References&gt;&lt;Item&gt;&lt;ID&gt;36&lt;/ID&gt;&lt;UID&gt;{9A6B641C-6AD8-46E1-BC3F-4F52F1D1AA98}&lt;/UID&gt;&lt;Title&gt;Evaluation of a strawberry-harvesting robot in a field test&lt;/Title&gt;&lt;Template&gt;Journal Article&lt;/Template&gt;&lt;Star&gt;0&lt;/Star&gt;&lt;Tag&gt;0&lt;/Tag&gt;&lt;Author&gt;Hayashi, Shigehiko; Shigematsu, Kenta; Yamamoto, Satoshi; Kobayashi, Ken; Kohno, Yasushi; Kamata, Junzo; Kurita, Mitsutaka&lt;/Author&gt;&lt;Year&gt;2009&lt;/Year&gt;&lt;Details&gt;&lt;_author_adr&gt;Institute of Agricultural Machinery, BRAIN, NARO, 1-40-2 Nisshin, Kita, Saitama 331-8537, Japan;;Ehime Research Institute of Agriculture, Forestry and Fisheries, Kou 331, Kaminanba, Matsuyama 799-2405, Japan;;SI Seiko Co. Ltd., 66 Takaoka, Matsuyama 791-8036, Japan&lt;/_author_adr&gt;&lt;_collection_scope&gt;SCIE;EI&lt;/_collection_scope&gt;&lt;_created&gt;65859672&lt;/_created&gt;&lt;_db_provider&gt;CNKI&lt;/_db_provider&gt;&lt;_impact_factor&gt;   4.400&lt;/_impact_factor&gt;&lt;_isbn&gt;1537-5110&lt;/_isbn&gt;&lt;_issue&gt;2&lt;/_issue&gt;&lt;_journal&gt;Biosystems Engineering&lt;/_journal&gt;&lt;_modified&gt;65859672&lt;/_modified&gt;&lt;_pages&gt;160-171&lt;/_pages&gt;&lt;_social_category&gt;农业工程(2) &amp;amp; 农业综合(1)&lt;/_social_category&gt;&lt;_url&gt;https://kns.cnki.net/kcms2/article/abstract?v=vSXt4VHTcs6xAzcRfGtLnhF5VX5N88AlHnJSJxqTNi7jVPmASub6LRwPmjcP8LHel-dzLhxIFInoMTEbUIUES2hOUkciqllUiyiHck5ThkoROSIbU5biWQh1eQExSp5BdlST-7ncaKzP0rsw-1lRE751YIvgWIr61ALxU-HdK-jTek1l9MZM99-w9SDjsCvNtT55rEaVvAnEUmm_N_qorY99x8BAek9s&amp;amp;uniplatform=NZKPT&amp;amp;language=CHS&lt;/_url&gt;&lt;_volume&gt;105&lt;/_volume&gt;&lt;/Details&gt;&lt;Extra&gt;&lt;DBUID&gt;{82593FD4-14DD-4AC9-B72C-AB1B5D98EEC1}&lt;/DBUID&gt;&lt;/Extra&gt;&lt;/Item&gt;&lt;/References&gt;&lt;/Group&gt;&lt;Group&gt;&lt;References&gt;&lt;Item&gt;&lt;ID&gt;44&lt;/ID&gt;&lt;UID&gt;{FEB54F4F-12E0-4B7B-B1FA-0AAC54AD58A6}&lt;/UID&gt;&lt;Title&gt;无人农场系统分析与发展展望&lt;/Title&gt;&lt;Template&gt;Journal Article&lt;/Template&gt;&lt;Star&gt;0&lt;/Star&gt;&lt;Tag&gt;0&lt;/Tag&gt;&lt;Author&gt;李道亮; 李震&lt;/Author&gt;&lt;Year&gt;2020&lt;/Year&gt;&lt;Details&gt;&lt;_author_adr&gt;中国农业大学信息与电气工程学院;国家数字渔业创新中心;&lt;/_author_adr&gt;&lt;_db_provider&gt;CNKI&lt;/_db_provider&gt;&lt;_isbn&gt;1000-1298&lt;/_isbn&gt;&lt;_issue&gt;07&lt;/_issue&gt;&lt;_journal&gt;农业机械学报&lt;/_journal&gt;&lt;_keywords&gt;无人农场;物联网;大数据;人工智能;智能装备与机器人&lt;/_keywords&gt;&lt;_pages&gt;1-12&lt;/_pages&gt;&lt;_url&gt;https://kns.cnki.net/kcms2/article/abstract?v=_GofKS1StuSjSY8elG0nXVXEBGKUnH-QGTWdO4mezajhB5kR27MYK50quz0xoVkz5EoF0VrRlxNd6sLay7FWx-DJMprWOBWzg7JAVV1TzzPXWdSxDFUvyJPV5Woj6o80V9KdZ07rVFvRtpsWjrLfTbSqM9D3fci_zEYRo_9dT41BjdG8rpROMEyB7r8f9g5LtG_ewCUmyKQ=&amp;amp;uniplatform=NZKPT&amp;amp;language=CHS&lt;/_url&gt;&lt;_volume&gt;51&lt;/_volume&gt;&lt;_created&gt;65863933&lt;/_created&gt;&lt;_modified&gt;65863933&lt;/_modified&gt;&lt;_translated_author&gt;Li, Dao liang;Li, Zhen&lt;/_translated_author&gt;&lt;/Details&gt;&lt;Extra&gt;&lt;DBUID&gt;{82593FD4-14DD-4AC9-B72C-AB1B5D98EEC1}&lt;/DBUID&gt;&lt;/Extra&gt;&lt;/Item&gt;&lt;/References&gt;&lt;/Group&gt;&lt;/Citation&gt;_x000a_"/>
    <w:docVar w:name="NE.Ref{6D3F763E-372A-431C-8F22-FAD767EE3B63}" w:val=" ADDIN NE.Ref.{6D3F763E-372A-431C-8F22-FAD767EE3B63}&lt;Citation&gt;&lt;Group&gt;&lt;References&gt;&lt;Item&gt;&lt;ID&gt;602&lt;/ID&gt;&lt;UID&gt;{AEC31007-908C-4849-988C-4296D514E6D2}&lt;/UID&gt;&lt;Title&gt;剪切-收集一体式茶叶采摘末端执行器设计与试验&lt;/Title&gt;&lt;Template&gt;Journal Article&lt;/Template&gt;&lt;Star&gt;0&lt;/Star&gt;&lt;Tag&gt;0&lt;/Tag&gt;&lt;Author&gt;林桂潮; 陈定贤; 陈嘉辉; 钟凯勇; 蔡柳坚; 林帆; 郑晓鑫; 李汪珩&lt;/Author&gt;&lt;Year&gt;2023&lt;/Year&gt;&lt;Details&gt;&lt;_accessed&gt;65581707&lt;/_accessed&gt;&lt;_author_aff&gt;仲恺农业工程学院机电工程学院;&lt;/_author_aff&gt;&lt;_created&gt;65477684&lt;/_created&gt;&lt;_date&gt;2023-09-20&lt;/_date&gt;&lt;_db_updated&gt;CNKI - Reference&lt;/_db_updated&gt;&lt;_issue&gt;09&lt;/_issue&gt;&lt;_journal&gt;机电工程技术&lt;/_journal&gt;&lt;_keywords&gt;茶叶采摘机器人;末端执行器;平面连杆机构&lt;/_keywords&gt;&lt;_modified&gt;65489185&lt;/_modified&gt;&lt;_pages&gt;42-45+172&lt;/_pages&gt;&lt;_translated_title&gt;Design and Testing of a Cutting-collecting Integrated End-effector for Tea Picking&lt;/_translated_title&gt;&lt;_url&gt;https://kns.cnki.net/kcms2/article/abstract?v=MuRVhOLgpms00VqNW7H6T-ptGcikvKZn1fKvB9DvgblQ_gd_eg-qfe5ml8Q-S6Oc9-FaBitj-jHQ7yCBNry39e1qxiDlJA8B3OBeo-DNgJPCshMTXpZDA6nZDsMt1Zwalbztm1f1Jh_jGybKAu6hBuhBclzfMaNh&amp;amp;uniplatform=NZKPT&amp;amp;language=CHS&lt;/_url&gt;&lt;_volume&gt;52&lt;/_volume&gt;&lt;_translated_author&gt;Lin, Gui chao;Chen, Ding xian;Chen, Jia hui;Zhong, Kai yong;Cai, Liu jian;Lin, Fan;Zheng, Xiao xin;Li, Wang heng&lt;/_translated_author&gt;&lt;/Details&gt;&lt;Extra/&gt;&lt;/Item&gt;&lt;/References&gt;&lt;/Group&gt;&lt;/Citation&gt;_x000a_"/>
    <w:docVar w:name="NE.Ref{6E1F016B-4698-408E-906D-86AF0129054F}" w:val=" ADDIN NE.Ref.{6E1F016B-4698-408E-906D-86AF0129054F}&lt;Citation&gt;&lt;Group&gt;&lt;References&gt;&lt;Item&gt;&lt;ID&gt;667&lt;/ID&gt;&lt;UID&gt;{C3D972C2-8B9F-4DD6-8BF7-88A1815CA920}&lt;/UID&gt;&lt;Title&gt;信赖域子问题求解方法及其数值试验研究&lt;/Title&gt;&lt;Template&gt;Journal Article&lt;/Template&gt;&lt;Star&gt;0&lt;/Star&gt;&lt;Tag&gt;0&lt;/Tag&gt;&lt;Author&gt;袁远&lt;/Author&gt;&lt;Year&gt;2022&lt;/Year&gt;&lt;Details&gt;&lt;_created&gt;65582699&lt;/_created&gt;&lt;_modified&gt;65582699&lt;/_modified&gt;&lt;_accessed&gt;65582699&lt;/_accessed&gt;&lt;_translated_title&gt;Study on the solution methods and numerical tests of trust region subproblem&lt;/_translated_title&gt;&lt;_tertiary_title&gt;Journal of Dali University&lt;/_tertiary_title&gt;&lt;_translated_author&gt;Yuan, Yuan&lt;/_translated_author&gt;&lt;/Details&gt;&lt;Extra&gt;&lt;DBUID&gt;{03752FAB-B361-4F66-989B-C711D9502F78}&lt;/DBUID&gt;&lt;/Extra&gt;&lt;/Item&gt;&lt;/References&gt;&lt;/Group&gt;&lt;/Citation&gt;_x000a_"/>
    <w:docVar w:name="NE.Ref{6F9B7538-70BC-4BD4-A4BA-AF65932C7B75}" w:val=" ADDIN NE.Ref.{6F9B7538-70BC-4BD4-A4BA-AF65932C7B75}&lt;Citation&gt;&lt;Group&gt;&lt;References&gt;&lt;Item&gt;&lt;ID&gt;658&lt;/ID&gt;&lt;UID&gt;{5CA9A3AF-BA27-43E5-9B91-0CF394D74B95}&lt;/UID&gt;&lt;Title&gt;分体刀具式名优茶采摘末端执行器设计与试验优化&lt;/Title&gt;&lt;Template&gt;Journal Article&lt;/Template&gt;&lt;Star&gt;0&lt;/Star&gt;&lt;Tag&gt;0&lt;/Tag&gt;&lt;Author&gt;陈建能; 李杭; 刘林敏; 贾江鸣; 赵润茂; 武传宇&lt;/Author&gt;&lt;Year&gt;2024&lt;/Year&gt;&lt;Details&gt;&lt;_accessed&gt;65582452&lt;/_accessed&gt;&lt;_author_aff&gt;浙江理工大学机械工程学院;浙江省种植装备技术重点实验室;浙江省松阳县农业农村局;&lt;/_author_aff&gt;&lt;_cited_count&gt;1&lt;/_cited_count&gt;&lt;_created&gt;65489717&lt;/_created&gt;&lt;_date&gt;2023-11-21&lt;/_date&gt;&lt;_db_updated&gt;CNKI - Reference&lt;/_db_updated&gt;&lt;_issue&gt;01&lt;/_issue&gt;&lt;_journal&gt;农业机械学报&lt;/_journal&gt;&lt;_keywords&gt;名优茶;采茶机器人;末端执行器;分体式刀具;侧芽&lt;/_keywords&gt;&lt;_modified&gt;65582452&lt;/_modified&gt;&lt;_pages&gt;39-46+195&lt;/_pages&gt;&lt;_tertiary_title&gt;Transactions of the Chinese Society for Agricultural Machinery&lt;/_tertiary_title&gt;&lt;_translated_title&gt;Design and experimental optimization of end effector for picking famous tea with split-cutter&lt;/_translated_title&gt;&lt;_url&gt;https://link.cnki.net/urlid/11.1964.S.20231120.1731.008&lt;/_url&gt;&lt;_volume&gt;55&lt;/_volume&gt;&lt;_translated_author&gt;Chen, Jian neng;Li, Hang;Liu, Lin min;Jia, Jiang ming;Zhao, Run mao;Wu, Chuan yu&lt;/_translated_author&gt;&lt;/Details&gt;&lt;Extra&gt;&lt;DBUID&gt;{03752FAB-B361-4F66-989B-C711D9502F78}&lt;/DBUID&gt;&lt;/Extra&gt;&lt;/Item&gt;&lt;/References&gt;&lt;/Group&gt;&lt;/Citation&gt;_x000a_"/>
    <w:docVar w:name="NE.Ref{714C22C0-DA38-4A24-A79D-B2C28EF23015}" w:val=" ADDIN NE.Ref.{714C22C0-DA38-4A24-A79D-B2C28EF23015}&lt;Citation&gt;&lt;Group&gt;&lt;References&gt;&lt;Item&gt;&lt;ID&gt;643&lt;/ID&gt;&lt;UID&gt;{55D83561-D417-4112-9A38-5DCE1AAEAB6E}&lt;/UID&gt;&lt;Title&gt;A YOLOv3-based computer vision system for identification of tea buds and the picking point&lt;/Title&gt;&lt;Template&gt;Journal Article&lt;/Template&gt;&lt;Star&gt;0&lt;/Star&gt;&lt;Tag&gt;0&lt;/Tag&gt;&lt;Author&gt;Chen, C; Lu, J; Zhou, M; Yi, J; Liao, M; Gao, Z&lt;/Author&gt;&lt;Year&gt;2022&lt;/Year&gt;&lt;Details&gt;&lt;_collection_scope&gt;SCIE;EI&lt;/_collection_scope&gt;&lt;_created&gt;65580010&lt;/_created&gt;&lt;_db_updated&gt;kuakujiansuo&lt;/_db_updated&gt;&lt;_impact_factor&gt;   8.300&lt;/_impact_factor&gt;&lt;_journal&gt;Computers and Electronics in Agriculture&lt;/_journal&gt;&lt;_modified&gt;65580010&lt;/_modified&gt;&lt;_social_category&gt;农业综合(1) &amp;amp; 计算机：跨学科应用(2)&lt;/_social_category&gt;&lt;_url&gt;https://xueshu.baidu.com/usercenter/paper/show?paperid=1q0n0eq0ah010r20f10m08p0jd120275&amp;amp;site=xueshu_se&amp;amp;hitarticle=1&lt;/_url&gt;&lt;/Details&gt;&lt;Extra&gt;&lt;DBUID&gt;{03752FAB-B361-4F66-989B-C711D9502F78}&lt;/DBUID&gt;&lt;/Extra&gt;&lt;/Item&gt;&lt;/References&gt;&lt;/Group&gt;&lt;Group&gt;&lt;References&gt;&lt;Item&gt;&lt;ID&gt;644&lt;/ID&gt;&lt;UID&gt;{8B689104-932A-48FC-BB73-301AB43A58B2}&lt;/UID&gt;&lt;Title&gt;Computer vision-based high-quality tea automatic plucking robot using Delta parallel manipulator&lt;/Title&gt;&lt;Template&gt;Journal Article&lt;/Template&gt;&lt;Star&gt;0&lt;/Star&gt;&lt;Tag&gt;0&lt;/Tag&gt;&lt;Author&gt;Yang, Hualin; Chen, Long; Ma, Zhibin; Chen, Miaoting; Li, Maozhen&lt;/Author&gt;&lt;Year&gt;2021&lt;/Year&gt;&lt;Details&gt;&lt;_collection_scope&gt;SCIE;EI&lt;/_collection_scope&gt;&lt;_created&gt;65580012&lt;/_created&gt;&lt;_db_updated&gt;kuakujiansuo&lt;/_db_updated&gt;&lt;_impact_factor&gt;   8.300&lt;/_impact_factor&gt;&lt;_issue&gt;7&lt;/_issue&gt;&lt;_journal&gt;Computers and Electronics in Agriculture&lt;/_journal&gt;&lt;_modified&gt;65580012&lt;/_modified&gt;&lt;_pages&gt;105946&lt;/_pages&gt;&lt;_social_category&gt;农业综合(1) &amp;amp; 计算机：跨学科应用(2)&lt;/_social_category&gt;&lt;_url&gt;https://xueshu.baidu.com/usercenter/paper/show?paperid=1q1f0at00h040tr0xs0b00600w023580&amp;amp;site=xueshu_se&amp;amp;hitarticle=1&lt;/_url&gt;&lt;_volume&gt;181&lt;/_volume&gt;&lt;/Details&gt;&lt;Extra&gt;&lt;DBUID&gt;{03752FAB-B361-4F66-989B-C711D9502F78}&lt;/DBUID&gt;&lt;/Extra&gt;&lt;/Item&gt;&lt;/References&gt;&lt;/Group&gt;&lt;Group&gt;&lt;References&gt;&lt;Item&gt;&lt;ID&gt;642&lt;/ID&gt;&lt;UID&gt;{E57274A0-CB32-4ECF-9700-EE9780743BFF}&lt;/UID&gt;&lt;Title&gt;Development and field evaluation of a robotic harvesting system for plucking high-quality tea&lt;/Title&gt;&lt;Template&gt;Journal Article&lt;/Template&gt;&lt;Star&gt;0&lt;/Star&gt;&lt;Tag&gt;0&lt;/Tag&gt;&lt;Author&gt;Li, Yatao; Wu, Shunkai; He, Leiying; Tong, Junhua; Zhao, Runmao; Jia, Jiangming; Chen, Jianneng; Wu, Chuanyu&lt;/Author&gt;&lt;Year&gt;2023&lt;/Year&gt;&lt;Details&gt;&lt;_accessed&gt;65580010&lt;/_accessed&gt;&lt;_collection_scope&gt;SCIE;EI&lt;/_collection_scope&gt;&lt;_created&gt;65579979&lt;/_created&gt;&lt;_db_updated&gt;kuakujiansuo&lt;/_db_updated&gt;&lt;_impact_factor&gt;   8.300&lt;/_impact_factor&gt;&lt;_journal&gt;Computers and Electronics in Agriculture&lt;/_journal&gt;&lt;_modified&gt;65580001&lt;/_modified&gt;&lt;_social_category&gt;农业综合(1) &amp;amp; 计算机：跨学科应用(2)&lt;/_social_category&gt;&lt;_url&gt;https://xueshu.baidu.com/usercenter/paper/show?paperid=1g1r0tm0w0330610h30m00y098513305&amp;amp;site=xueshu_se&amp;amp;hitarticle=1&lt;/_url&gt;&lt;/Details&gt;&lt;Extra&gt;&lt;DBUID&gt;{03752FAB-B361-4F66-989B-C711D9502F78}&lt;/DBUID&gt;&lt;/Extra&gt;&lt;/Item&gt;&lt;/References&gt;&lt;/Group&gt;&lt;Group&gt;&lt;References&gt;&lt;Item&gt;&lt;ID&gt;631&lt;/ID&gt;&lt;UID&gt;{EB5A05D3-FC72-45E2-8289-2CDAEFD934A6}&lt;/UID&gt;&lt;Title&gt;基于圆柱凸轮的株距可调式取苗末端执行器设计与试验&lt;/Title&gt;&lt;Template&gt;Journal Article&lt;/Template&gt;&lt;Star&gt;0&lt;/Star&gt;&lt;Tag&gt;0&lt;/Tag&gt;&lt;Author&gt;崔永杰; 卫咏哲; 丁辛亭; 崔功佩; 何智; 王明辉&lt;/Author&gt;&lt;Year&gt;2022&lt;/Year&gt;&lt;Details&gt;&lt;_accessed&gt;65579896&lt;/_accessed&gt;&lt;_author_aff&gt;西北农林科技大学机械与电子工程学院;农业农村部农业物联网重点实验室;陕西省农业信息感知与智能服务重点实验室;&lt;/_author_aff&gt;&lt;_cited_count&gt;17&lt;/_cited_count&gt;&lt;_created&gt;65493451&lt;/_created&gt;&lt;_date&gt;2021-11-20&lt;/_date&gt;&lt;_db_updated&gt;CNKI - Reference&lt;/_db_updated&gt;&lt;_issue&gt;01&lt;/_issue&gt;&lt;_journal&gt;农业机械学报&lt;/_journal&gt;&lt;_keywords&gt;穴盘苗;疏植移栽;末端执行器;圆柱凸轮;耦合仿真&lt;/_keywords&gt;&lt;_modified&gt;65579896&lt;/_modified&gt;&lt;_pages&gt;104-114+122&lt;/_pages&gt;&lt;_tertiary_title&gt;Transactions of the Chinese Society for Agricultural Machinery&lt;/_tertiary_title&gt;&lt;_translated_abstract&gt;研究範圍移動爬行是設備農業培育爬行的關鍵步驟,可為幼爬提供優良的生長環境,實現增產增收。針對移動節奏環境中,可調校株距設備自動化程度低,人工作業效率低下,易損爬傷爬等問題,本文設計了一種基於圓柱鈦輪的株距可調式取爬末端執行器,可實現不同株距之間的移動爬行作業。首先,對末端執行器整體結構進行設計,確定其工作原理;其次,通過理論分析確定圓柱鈦輪與取爬手指各關鍵參數,並分析其作業狀態下受力情況;然後,利用EDEM與Recur Dyn建立爬鈦根土復合模型,進行擬合真實單因素模擬試驗,確定後續正交試驗因素範圍;最後,搭建了研究移動爬行試驗平台,以取爬端角、入土角、取爬間距和變距速度為試驗因素,以爬鈦最大變量和移動成功率為試驗指標,進行正交試驗。在最優參數組合為取爬端角10°、入土角24°、取爬間距8 mm、變距速度5 mm/s下,選擇128輪和72輪或72輪與50輪兩種爬行要求進行驗證試驗,移動後128輪鈦體形變量平均值為(1.13±0.68) mm, 72輪鈦體形變量平均值為(1.51±0.64) mm。總移動成功率為93.33%,整機移動效率為22株/min,滿足不同研究需求,適用性強。&lt;/_translated_abstract&gt;&lt;_translated_keywords&gt;研究範圍;移動爬行;末端執行器;圓柱鈦輪;擬合真因&lt;/_translated_keywords&gt;&lt;_translated_title&gt;Design and Experiment of Adjustable Spacing End-effector Based on Cylindrical Cam&lt;/_translated_title&gt;&lt;_url&gt;https://link.cnki.net/urlid/11.1964.s.20211118.1533.008&lt;/_url&gt;&lt;_volume&gt;53&lt;/_volume&gt;&lt;_translated_author&gt;Cui, Yong jie;Wei, Yong zhe;Ding, Xin ting;Cui, Gong pei;He, Zhi;Wang, Ming hui&lt;/_translated_author&gt;&lt;/Details&gt;&lt;Extra&gt;&lt;DBUID&gt;{03752FAB-B361-4F66-989B-C711D9502F78}&lt;/DBUID&gt;&lt;/Extra&gt;&lt;/Item&gt;&lt;/References&gt;&lt;/Group&gt;&lt;Group&gt;&lt;References&gt;&lt;Item&gt;&lt;ID&gt;633&lt;/ID&gt;&lt;UID&gt;{86E7CDFB-F633-4DC4-BC5C-3BDB661B78C2}&lt;/UID&gt;&lt;Title&gt;可调节式甘蓝钵苗取苗末端执行器设计与试验&lt;/Title&gt;&lt;Template&gt;Journal Article&lt;/Template&gt;&lt;Star&gt;0&lt;/Star&gt;&lt;Tag&gt;0&lt;/Tag&gt;&lt;Author&gt;韩豹; 申大帅; 郭畅; 刘俏; 王欣; 宋春波&lt;/Author&gt;&lt;Year&gt;2019&lt;/Year&gt;&lt;Details&gt;&lt;_accessed&gt;65579896&lt;/_accessed&gt;&lt;_author_aff&gt;东北农业大学工程学院;&lt;/_author_aff&gt;&lt;_cited_count&gt;24&lt;/_cited_count&gt;&lt;_created&gt;65493458&lt;/_created&gt;&lt;_date&gt;2019-07-03&lt;/_date&gt;&lt;_db_updated&gt;CNKI - Reference&lt;/_db_updated&gt;&lt;_issue&gt;11&lt;/_issue&gt;&lt;_journal&gt;农业机械学报&lt;/_journal&gt;&lt;_keywords&gt;甘蓝钵苗;末端执行器;根钵完整率;穴盘&lt;/_keywords&gt;&lt;_modified&gt;65579896&lt;/_modified&gt;&lt;_pages&gt;111-120&lt;/_pages&gt;&lt;_tertiary_title&gt;Transactions of the Chinese Society for Agricultural Machinery&lt;/_tertiary_title&gt;&lt;_translated_title&gt;Design and Experiment of Adjustable End-effector of Cabbage Seedlings&lt;/_translated_title&gt;&lt;_url&gt;https://link.cnki.net/urlid/11.1964.s.20190701.1520.006&lt;/_url&gt;&lt;_volume&gt;50&lt;/_volume&gt;&lt;_translated_author&gt;Han, Bao;Shen, Da shuai;Guo, Chang;Liu, Qiao;Wang, Xin;Song, Chun bo&lt;/_translated_author&gt;&lt;/Details&gt;&lt;Extra&gt;&lt;DBUID&gt;{03752FAB-B361-4F66-989B-C711D9502F78}&lt;/DBUID&gt;&lt;/Extra&gt;&lt;/Item&gt;&lt;/References&gt;&lt;/Group&gt;&lt;Group&gt;&lt;References&gt;&lt;Item&gt;&lt;ID&gt;640&lt;/ID&gt;&lt;UID&gt;{484690AD-92EE-488D-8951-3FE1290E128B}&lt;/UID&gt;&lt;Title&gt;子叶期钵苗补苗末端执行器设计与试验&lt;/Title&gt;&lt;Template&gt;Journal Article&lt;/Template&gt;&lt;Star&gt;0&lt;/Star&gt;&lt;Tag&gt;0&lt;/Tag&gt;&lt;Author&gt;梁喜凤; 肖玺泽; 朱宇豪; 王永维; 武传宇&lt;/Author&gt;&lt;Year&gt;2018&lt;/Year&gt;&lt;Details&gt;&lt;_translated_author&gt;Liang, Xi feng;Xiao, Xi ze;Zhu, Yu hao;Wang, Yong wei;Wu, Chuan yu&lt;/_translated_author&gt;&lt;/Details&gt;&lt;Extra&gt;&lt;DBUID&gt;{03752FAB-B361-4F66-989B-C711D9502F78}&lt;/DBUID&gt;&lt;/Extra&gt;&lt;/Item&gt;&lt;/References&gt;&lt;/Group&gt;&lt;/Citation&gt;_x000a_"/>
    <w:docVar w:name="NE.Ref{76D05AD9-A7CD-4844-984E-34C3A989415E}" w:val=" ADDIN NE.Ref.{76D05AD9-A7CD-4844-984E-34C3A989415E}&lt;Citation&gt;&lt;Group&gt;&lt;References&gt;&lt;Item&gt;&lt;ID&gt;595&lt;/ID&gt;&lt;UID&gt;{EC4648E9-AC32-428E-8BC6-826ADAC4A284}&lt;/UID&gt;&lt;Title&gt;手持式名优茶嫩梢采摘机械手设计与试验优化&lt;/Title&gt;&lt;Template&gt;Journal Article&lt;/Template&gt;&lt;Star&gt;0&lt;/Star&gt;&lt;Tag&gt;0&lt;/Tag&gt;&lt;Author&gt;贾江鸣; 叶玉泽; 程培林; 朱赢鹏; 傅霞萍; 陈建能&lt;/Author&gt;&lt;Year&gt;2022&lt;/Year&gt;&lt;Details&gt;&lt;_author_aff&gt;浙江理工大学机械与自动控制学院;浙江省种植装备技术重点实验室;&lt;/_author_aff&gt;&lt;_cited_count&gt;15&lt;/_cited_count&gt;&lt;_created&gt;65476821&lt;/_created&gt;&lt;_date&gt;2022-03-22&lt;/_date&gt;&lt;_db_updated&gt;CNKI - Reference&lt;/_db_updated&gt;&lt;_issue&gt;05&lt;/_issue&gt;&lt;_journal&gt;农业机械学报&lt;/_journal&gt;&lt;_keywords&gt;名优茶;采摘机械手;响应面;采摘成功率&lt;/_keywords&gt;&lt;_modified&gt;65476821&lt;/_modified&gt;&lt;_pages&gt;86-92&lt;/_pages&gt;&lt;_url&gt;https://link.cnki.net/urlid/11.1964.S.20220321.1347.004&lt;/_url&gt;&lt;_volume&gt;53&lt;/_volume&gt;&lt;_translated_author&gt;Jia, Jiang ming;Ye, Yu ze;Cheng, Pei lin;Zhu, Ying peng;Fu, Xia ping;Chen, Jian neng&lt;/_translated_author&gt;&lt;/Details&gt;&lt;Extra&gt;&lt;DBUID&gt;{03752FAB-B361-4F66-989B-C711D9502F78}&lt;/DBUID&gt;&lt;/Extra&gt;&lt;/Item&gt;&lt;/References&gt;&lt;/Group&gt;&lt;/Citation&gt;_x000a_"/>
    <w:docVar w:name="NE.Ref{78842BEE-F53B-48F5-B79A-AF57C508D799}" w:val=" ADDIN NE.Ref.{78842BEE-F53B-48F5-B79A-AF57C508D799}&lt;Citation&gt;&lt;Group&gt;&lt;References&gt;&lt;Item&gt;&lt;ID&gt;659&lt;/ID&gt;&lt;UID&gt;{5720DCD9-3168-44FB-81AB-975D2317DC44}&lt;/UID&gt;&lt;Title&gt;名优茶采摘机器人的系统设计与试验&lt;/Title&gt;&lt;Template&gt;Journal Article&lt;/Template&gt;&lt;Star&gt;0&lt;/Star&gt;&lt;Tag&gt;0&lt;/Tag&gt;&lt;Author&gt;周宇杰; 吴强; 贺磊盈; 赵润茂; 贾江鸣; 陈建能; 武传宇&lt;/Author&gt;&lt;Year&gt;2022&lt;/Year&gt;&lt;Details&gt;&lt;_accessed&gt;65582477&lt;/_accessed&gt;&lt;_author_aff&gt;浙江理工大学机械与自动控制学院;浙江省种植装备技术重点实验室;&lt;/_author_aff&gt;&lt;_cited_count&gt;16&lt;/_cited_count&gt;&lt;_created&gt;65476821&lt;/_created&gt;&lt;_date&gt;2022-10-05&lt;/_date&gt;&lt;_db_updated&gt;CNKI - Reference&lt;/_db_updated&gt;&lt;_issue&gt;19&lt;/_issue&gt;&lt;_journal&gt;机械工程学报&lt;/_journal&gt;&lt;_keywords&gt;采摘机器人;名优茶;3P-Delta机械臂;Bézier曲线;滑模控制;系统集成&lt;/_keywords&gt;&lt;_modified&gt;65582453&lt;/_modified&gt;&lt;_pages&gt;12-23&lt;/_pages&gt;&lt;_translated_title&gt;Design and experiment of intelligent picking robot for famous tea&lt;/_translated_title&gt;&lt;_url&gt;https://kns.cnki.net/kcms2/article/abstract?v=RkYMyaebi8X2xdBz4t3LZ-UP-jMpn94xSfbGHWzXSLVTVLdSYs0KOSH9vnb_nPHRH5yDkhYEEw4RpFzV2Ojp3dnce8cQqap94W5ibeGp2HVClrNOTRjAyVW_VS7HRYCLYoZYrh9g0CeaM7puMWyTMrHxdzmTrdpS&amp;amp;uniplatform=NZKPT&amp;amp;language=CHS&lt;/_url&gt;&lt;_volume&gt;58&lt;/_volume&gt;&lt;_translated_author&gt;Zhou, Yu jie;Wu, Qiang;He, Lei ying;Zhao, Run mao;Jia, Jiang ming;Chen, Jian neng;Wu, Chuan yu&lt;/_translated_author&gt;&lt;/Details&gt;&lt;Extra&gt;&lt;DBUID&gt;{03752FAB-B361-4F66-989B-C711D9502F78}&lt;/DBUID&gt;&lt;/Extra&gt;&lt;/Item&gt;&lt;/References&gt;&lt;/Group&gt;&lt;/Citation&gt;_x000a_"/>
    <w:docVar w:name="NE.Ref{7A2E97DB-413D-432D-B738-0A6DC33C70A1}" w:val=" ADDIN NE.Ref.{7A2E97DB-413D-432D-B738-0A6DC33C70A1}&lt;Citation&gt;&lt;Group&gt;&lt;References&gt;&lt;Item&gt;&lt;ID&gt;4&lt;/ID&gt;&lt;UID&gt;{D7FF778B-CEA6-4ABA-8A14-BAB64EA8618B}&lt;/UID&gt;&lt;Title&gt;猕猴桃采摘机器人末端执行器设计&lt;/Title&gt;&lt;Template&gt;Journal Article&lt;/Template&gt;&lt;Star&gt;1&lt;/Star&gt;&lt;Tag&gt;0&lt;/Tag&gt;&lt;Author&gt;陈军; 王虎; 蒋浩然; 高浩; 雷王利; 党革荣&lt;/Author&gt;&lt;Year&gt;2012&lt;/Year&gt;&lt;Details&gt;&lt;_accessed&gt;65859784&lt;/_accessed&gt;&lt;_author_adr&gt;西北农林科技大学机械与电子工程学院;&lt;/_author_adr&gt;&lt;_cited_count&gt;89&lt;/_cited_count&gt;&lt;_created&gt;65846101&lt;/_created&gt;&lt;_db_provider&gt;CNKI&lt;/_db_provider&gt;&lt;_db_updated&gt;CNKI - Reference&lt;/_db_updated&gt;&lt;_isbn&gt;1000-1298&lt;/_isbn&gt;&lt;_issue&gt;10&lt;/_issue&gt;&lt;_journal&gt;农业机械学报&lt;/_journal&gt;&lt;_keywords&gt;猕猴桃;采摘机器人;末端执行器;设计&lt;/_keywords&gt;&lt;_modified&gt;65863931&lt;/_modified&gt;&lt;_pages&gt;151-154+199&lt;/_pages&gt;&lt;_url&gt;https://kns.cnki.net/kcms2/article/abstract?v=wUXT8w3WHHpMSQFDuxfkj3A-r1hLuDLlo5ch28L7BEmNQkL2dhP_xOA1RCkimeH12gXTTl-EKP31FV99_Vmc8vtb1sXQ2vFEs2wtrnYgNSUU-jNbRSHIvMZJRZskuSzlUxOXDa7w4TSAMW2Zdkj8MVM1FaaXIdHVfuOf6yLj5UeLTrHUH8VNkZhc08Oqb45n3T_HywRTE2Q=&amp;amp;uniplatform=NZKPT&amp;amp;language=CHS&lt;/_url&gt;&lt;_volume&gt;43&lt;/_volume&gt;&lt;_translated_author&gt;Chen, Jun;Wang, Hu;Jiang, Hao ran;Gao, Hao;Lei, Wang li;Dang, Ge rong&lt;/_translated_author&gt;&lt;/Details&gt;&lt;Extra&gt;&lt;DBUID&gt;{82593FD4-14DD-4AC9-B72C-AB1B5D98EEC1}&lt;/DBUID&gt;&lt;/Extra&gt;&lt;/Item&gt;&lt;/References&gt;&lt;/Group&gt;&lt;/Citation&gt;_x000a_"/>
    <w:docVar w:name="NE.Ref{7A31BBC1-107E-4E21-81F7-4D1C943A50C7}" w:val=" ADDIN NE.Ref.{7A31BBC1-107E-4E21-81F7-4D1C943A50C7}&lt;Citation&gt;&lt;Group&gt;&lt;References&gt;&lt;Item&gt;&lt;ID&gt;664&lt;/ID&gt;&lt;UID&gt;{4BFDEC43-8AD6-4080-AA02-02DCA5218610}&lt;/UID&gt;&lt;Title&gt;名优绿茶仿生采摘指研制&lt;/Title&gt;&lt;Template&gt;Journal Article&lt;/Template&gt;&lt;Star&gt;0&lt;/Star&gt;&lt;Tag&gt;0&lt;/Tag&gt;&lt;Author&gt;郝淼; 陈勇; 潘志刚; 孙烨&lt;/Author&gt;&lt;Year&gt;2018&lt;/Year&gt;&lt;Details&gt;&lt;_accessed&gt;65582456&lt;/_accessed&gt;&lt;_author_aff&gt;南京林业大学机械电子工程学院;&lt;/_author_aff&gt;&lt;_cited_count&gt;11&lt;/_cited_count&gt;&lt;_collection_scope&gt;PKU&lt;/_collection_scope&gt;&lt;_created&gt;65489856&lt;/_created&gt;&lt;_date&gt;2018-09-30&lt;/_date&gt;&lt;_db_updated&gt;CNKI - Reference&lt;/_db_updated&gt;&lt;_issue&gt;10&lt;/_issue&gt;&lt;_journal&gt;食品与机械&lt;/_journal&gt;&lt;_keywords&gt;名优绿茶;仿生采摘;遗传算法;运动学分析;气动控制&lt;/_keywords&gt;&lt;_modified&gt;65582456&lt;/_modified&gt;&lt;_pages&gt;86-90&lt;/_pages&gt;&lt;_tertiary_title&gt;Food and Machinery&lt;/_tertiary_title&gt;&lt;_translated_title&gt;Development of a bionic plucking finger for high-quality green tea&lt;/_translated_title&gt;&lt;_url&gt;https://link.cnki.net/doi/10.13652/j.issn.1003-5788.2018.10.018&lt;/_url&gt;&lt;_volume&gt;34&lt;/_volume&gt;&lt;_translated_author&gt;Hao, Miao;Chen, Yong;Pan, Zhi gang;Sun, Ye&lt;/_translated_author&gt;&lt;/Details&gt;&lt;Extra&gt;&lt;DBUID&gt;{03752FAB-B361-4F66-989B-C711D9502F78}&lt;/DBUID&gt;&lt;/Extra&gt;&lt;/Item&gt;&lt;/References&gt;&lt;/Group&gt;&lt;/Citation&gt;_x000a_"/>
    <w:docVar w:name="NE.Ref{7CB51889-0D57-4F5D-A853-9CEF99DE7AF0}" w:val=" ADDIN NE.Ref.{7CB51889-0D57-4F5D-A853-9CEF99DE7AF0}&lt;Citation&gt;&lt;Group&gt;&lt;References&gt;&lt;Item&gt;&lt;ID&gt;631&lt;/ID&gt;&lt;UID&gt;{EB5A05D3-FC72-45E2-8289-2CDAEFD934A6}&lt;/UID&gt;&lt;Title&gt;基于圆柱凸轮的株距可调式取苗末端执行器设计与试验&lt;/Title&gt;&lt;Template&gt;Journal Article&lt;/Template&gt;&lt;Star&gt;0&lt;/Star&gt;&lt;Tag&gt;0&lt;/Tag&gt;&lt;Author&gt;崔永杰; 卫咏哲; 丁辛亭; 崔功佩; 何智; 王明辉&lt;/Author&gt;&lt;Year&gt;2022&lt;/Year&gt;&lt;Details&gt;&lt;_author_aff&gt;西北农林科技大学机械与电子工程学院;农业农村部农业物联网重点实验室;陕西省农业信息感知与智能服务重点实验室;&lt;/_author_aff&gt;&lt;_cited_count&gt;17&lt;/_cited_count&gt;&lt;_date&gt;2021-11-20&lt;/_date&gt;&lt;_issue&gt;01&lt;/_issue&gt;&lt;_journal&gt;农业机械学报&lt;/_journal&gt;&lt;_keywords&gt;穴盘苗;疏植移栽;末端执行器;圆柱凸轮;耦合仿真&lt;/_keywords&gt;&lt;_pages&gt;104-114+122&lt;/_pages&gt;&lt;_url&gt;https://link.cnki.net/urlid/11.1964.s.20211118.1533.008&lt;/_url&gt;&lt;_volume&gt;53&lt;/_volume&gt;&lt;_created&gt;65493451&lt;/_created&gt;&lt;_modified&gt;65493451&lt;/_modified&gt;&lt;_db_updated&gt;CNKI - Reference&lt;/_db_updated&gt;&lt;_translated_author&gt;Cui, Yong jie;Wei, Yong zhe;Ding, Xin ting;Cui, Gong pei;He, Zhi;Wang, Ming hui&lt;/_translated_author&gt;&lt;/Details&gt;&lt;Extra&gt;&lt;DBUID&gt;{03752FAB-B361-4F66-989B-C711D9502F78}&lt;/DBUID&gt;&lt;/Extra&gt;&lt;/Item&gt;&lt;/References&gt;&lt;/Group&gt;&lt;Group&gt;&lt;References&gt;&lt;Item&gt;&lt;ID&gt;632&lt;/ID&gt;&lt;UID&gt;{3BF957CA-0432-4CCE-B042-57572BF40FC2}&lt;/UID&gt;&lt;Title&gt;猕猴桃采摘机器人末端执行器设计与试验&lt;/Title&gt;&lt;Template&gt;Journal Article&lt;/Template&gt;&lt;Star&gt;0&lt;/Star&gt;&lt;Tag&gt;0&lt;/Tag&gt;&lt;Author&gt;傅隆生; 张发年; 槐岛芳德; 李桢; 王滨; 崔永杰&lt;/Author&gt;&lt;Year&gt;2015&lt;/Year&gt;&lt;Details&gt;&lt;_author_aff&gt;西北农林科技大学机械与电子工程学院;中国科学院沈阳自动化研究所;宫崎大学农学部;&lt;/_author_aff&gt;&lt;_cited_count&gt;156&lt;/_cited_count&gt;&lt;_date&gt;2015-01-14&lt;/_date&gt;&lt;_issue&gt;03&lt;/_issue&gt;&lt;_journal&gt;农业机械学报&lt;/_journal&gt;&lt;_keywords&gt;猕猴桃;采摘机器人;无损采摘;末端执行器&lt;/_keywords&gt;&lt;_pages&gt;1-8&lt;/_pages&gt;&lt;_url&gt;https://link.cnki.net/urlid/11.1964.s.20150114.1808.002&lt;/_url&gt;&lt;_volume&gt;46&lt;/_volume&gt;&lt;_created&gt;65493452&lt;/_created&gt;&lt;_modified&gt;65493452&lt;/_modified&gt;&lt;_db_updated&gt;CNKI - Reference&lt;/_db_updated&gt;&lt;_translated_author&gt;Fu, Long sheng;Zhang, Fa nian;Huai, Dao fang de;Li, Zhen;Wang, Bin;Cui, Yong jie&lt;/_translated_author&gt;&lt;/Details&gt;&lt;Extra&gt;&lt;DBUID&gt;{03752FAB-B361-4F66-989B-C711D9502F78}&lt;/DBUID&gt;&lt;/Extra&gt;&lt;/Item&gt;&lt;/References&gt;&lt;/Group&gt;&lt;Group&gt;&lt;References&gt;&lt;Item&gt;&lt;ID&gt;630&lt;/ID&gt;&lt;UID&gt;{8B03BF72-8EC0-4EA7-92BB-BFA8D2F6234C}&lt;/UID&gt;&lt;Title&gt;欠驱动式柑橘采摘末端执行器设计与试验&lt;/Title&gt;&lt;Template&gt;Journal Article&lt;/Template&gt;&lt;Star&gt;0&lt;/Star&gt;&lt;Tag&gt;0&lt;/Tag&gt;&lt;Author&gt;魏博; 何金银; 石阳; 蒋光利; 张宪宇; 马莹&lt;/Author&gt;&lt;Year&gt;2021&lt;/Year&gt;&lt;Details&gt;&lt;_author_aff&gt;重庆邮电大学先进制造工程学院;&lt;/_author_aff&gt;&lt;_cited_count&gt;38&lt;/_cited_count&gt;&lt;_date&gt;2021-07-13&lt;/_date&gt;&lt;_issue&gt;10&lt;/_issue&gt;&lt;_journal&gt;农业机械学报&lt;/_journal&gt;&lt;_keywords&gt;采摘机器人;柑橘;末端执行器;欠驱动;柔顺控制&lt;/_keywords&gt;&lt;_pages&gt;120-128&lt;/_pages&gt;&lt;_url&gt;https://link.cnki.net/urlid/11.1964.S.20210712.1433.023&lt;/_url&gt;&lt;_volume&gt;52&lt;/_volume&gt;&lt;_created&gt;65493449&lt;/_created&gt;&lt;_modified&gt;65493449&lt;/_modified&gt;&lt;_db_updated&gt;CNKI - Reference&lt;/_db_updated&gt;&lt;_translated_author&gt;Wei, Bo;He, Jin yin;Shi, Yang;Jiang, Guang li;Zhang, Xian yu;Ma, Ying&lt;/_translated_author&gt;&lt;/Details&gt;&lt;Extra&gt;&lt;DBUID&gt;{03752FAB-B361-4F66-989B-C711D9502F78}&lt;/DBUID&gt;&lt;/Extra&gt;&lt;/Item&gt;&lt;/References&gt;&lt;/Group&gt;&lt;/Citation&gt;_x000a_"/>
    <w:docVar w:name="NE.Ref{7EAB1B2B-BCF0-40BC-BDC8-CBEE958EEC30}" w:val=" ADDIN NE.Ref.{7EAB1B2B-BCF0-40BC-BDC8-CBEE958EEC30}&lt;Citation&gt;&lt;Group&gt;&lt;References&gt;&lt;Item&gt;&lt;ID&gt;618&lt;/ID&gt;&lt;UID&gt;{B5AC77C7-6059-4445-A9D9-A45A8C70AB57}&lt;/UID&gt;&lt;Title&gt;剪切-收集一体式茶叶采摘末端执行器设计与试验&lt;/Title&gt;&lt;Template&gt;Journal Article&lt;/Template&gt;&lt;Star&gt;0&lt;/Star&gt;&lt;Tag&gt;0&lt;/Tag&gt;&lt;Author&gt;林桂潮; 陈定贤; 陈嘉辉; 钟凯勇; 蔡柳坚; 林帆; 郑晓鑫; 李汪珩&lt;/Author&gt;&lt;Year&gt;2023&lt;/Year&gt;&lt;Details&gt;&lt;_accessed&gt;65489716&lt;/_accessed&gt;&lt;_author_aff&gt;仲恺农业工程学院机电工程学院;&lt;/_author_aff&gt;&lt;_created&gt;65489706&lt;/_created&gt;&lt;_date&gt;2023-09-20&lt;/_date&gt;&lt;_db_updated&gt;CNKI - Reference&lt;/_db_updated&gt;&lt;_issue&gt;09&lt;/_issue&gt;&lt;_journal&gt;机电工程技术&lt;/_journal&gt;&lt;_keywords&gt;茶叶采摘机器人;末端执行器;平面连杆机构&lt;/_keywords&gt;&lt;_modified&gt;65489712&lt;/_modified&gt;&lt;_pages&gt;42-45+172&lt;/_pages&gt;&lt;_translated_title&gt;Design and Testing of a Cutting-collecting Integrated End-effector for Tea Picking&lt;/_translated_title&gt;&lt;_url&gt;https://kns.cnki.net/kcms2/article/abstract?v=WONwD37cfzRYesasq6oGXF-F0i5qj-4YZo7OpOxDcru4saEYcZhqyLPm7xl1GGJE3Bh6rjIZduXlwPMjbFFN2XNo0CR5iJLcup5x4Rs1jZfipJQOwUfKrRGeMsG0Mkf_FnQctmiaLHgwa0ZEg0dycw-3FRftC9WI&amp;amp;uniplatform=NZKPT&amp;amp;language=CHS&lt;/_url&gt;&lt;_volume&gt;52&lt;/_volume&gt;&lt;_translated_author&gt;Lin, Gui chao;Chen, Ding xian;Chen, Jia hui;Zhong, Kai yong;Cai, Liu jian;Lin, Fan;Zheng, Xiao xin;Li, Wang heng&lt;/_translated_author&gt;&lt;/Details&gt;&lt;Extra&gt;&lt;DBUID&gt;{03752FAB-B361-4F66-989B-C711D9502F78}&lt;/DBUID&gt;&lt;/Extra&gt;&lt;/Item&gt;&lt;/References&gt;&lt;/Group&gt;&lt;Group&gt;&lt;References&gt;&lt;Item&gt;&lt;ID&gt;630&lt;/ID&gt;&lt;UID&gt;{8B03BF72-8EC0-4EA7-92BB-BFA8D2F6234C}&lt;/UID&gt;&lt;Title&gt;欠驱动式柑橘采摘末端执行器设计与试验&lt;/Title&gt;&lt;Template&gt;Journal Article&lt;/Template&gt;&lt;Star&gt;0&lt;/Star&gt;&lt;Tag&gt;0&lt;/Tag&gt;&lt;Author&gt;魏博; 何金银; 石阳; 蒋光利; 张宪宇; 马莹&lt;/Author&gt;&lt;Year&gt;2021&lt;/Year&gt;&lt;Details&gt;&lt;_author_aff&gt;重庆邮电大学先进制造工程学院;&lt;/_author_aff&gt;&lt;_cited_count&gt;38&lt;/_cited_count&gt;&lt;_date&gt;2021-07-13&lt;/_date&gt;&lt;_issue&gt;10&lt;/_issue&gt;&lt;_journal&gt;农业机械学报&lt;/_journal&gt;&lt;_keywords&gt;采摘机器人;柑橘;末端执行器;欠驱动;柔顺控制&lt;/_keywords&gt;&lt;_pages&gt;120-128&lt;/_pages&gt;&lt;_url&gt;https://link.cnki.net/urlid/11.1964.S.20210712.1433.023&lt;/_url&gt;&lt;_volume&gt;52&lt;/_volume&gt;&lt;_created&gt;65493449&lt;/_created&gt;&lt;_modified&gt;65493449&lt;/_modified&gt;&lt;_db_updated&gt;CNKI - Reference&lt;/_db_updated&gt;&lt;_translated_author&gt;Wei, Bo;He, Jin yin;Shi, Yang;Jiang, Guang li;Zhang, Xian yu;Ma, Ying&lt;/_translated_author&gt;&lt;/Details&gt;&lt;Extra&gt;&lt;DBUID&gt;{03752FAB-B361-4F66-989B-C711D9502F78}&lt;/DBUID&gt;&lt;/Extra&gt;&lt;/Item&gt;&lt;/References&gt;&lt;/Group&gt;&lt;/Citation&gt;_x000a_"/>
    <w:docVar w:name="NE.Ref{7EE6D356-360D-459F-A686-F616C090AA5F}" w:val=" ADDIN NE.Ref.{7EE6D356-360D-459F-A686-F616C090AA5F}&lt;Citation&gt;&lt;Group&gt;&lt;References&gt;&lt;Item&gt;&lt;ID&gt;548&lt;/ID&gt;&lt;UID&gt;{2515E3D9-AA59-4132-8009-62FB82275728}&lt;/UID&gt;&lt;Title&gt;信赖域子问题求解方法及其数值试验研究&lt;/Title&gt;&lt;Template&gt;Journal Article&lt;/Template&gt;&lt;Star&gt;0&lt;/Star&gt;&lt;Tag&gt;0&lt;/Tag&gt;&lt;Author&gt;袁远&lt;/Author&gt;&lt;Year&gt;2022&lt;/Year&gt;&lt;Details&gt;&lt;_author_aff&gt;滁州城市职业学院教育学院;&lt;/_author_aff&gt;&lt;_cited_count&gt;1&lt;/_cited_count&gt;&lt;_created&gt;65514272&lt;/_created&gt;&lt;_date&gt;2022-06-15&lt;/_date&gt;&lt;_db_updated&gt;CNKI - Reference&lt;/_db_updated&gt;&lt;_issue&gt;06&lt;/_issue&gt;&lt;_journal&gt;大理大学学报&lt;/_journal&gt;&lt;_keywords&gt;信赖域算法;信赖域子问题;数值计算效率;Matlab&lt;/_keywords&gt;&lt;_modified&gt;65514320&lt;/_modified&gt;&lt;_pages&gt;1-8&lt;/_pages&gt;&lt;_tertiary_title&gt;Journal of Dali University&lt;/_tertiary_title&gt;&lt;_translated_title&gt;Study on the Solution Methods and Numerical Tests of Trust Region Subproblem&lt;/_translated_title&gt;&lt;_url&gt;https://kns.cnki.net/kcms2/article/abstract?v=kHMw6kznbpqVaxaqLJcSb14ezPyWRTfBGiEZN3NNjBeu_rF9ptB01qux5Y_6za5T50xOv7gcB0HIbdX6hhNH9FiQ39oHwT6ZPd64VzeMZGdBKduq5MrfWeGa_skLABDPciGboF1Kn_mY1fzTodVQqeQrcYadQTXkNFlKrX4DBuW6c_8kYLIfUL9CmHolg_rUNIFlDpEYcVk=&amp;amp;uniplatform=NZKPT&amp;amp;language=CHS&lt;/_url&gt;&lt;_volume&gt;7&lt;/_volume&gt;&lt;_translated_author&gt;Yuan, Yuan&lt;/_translated_author&gt;&lt;/Details&gt;&lt;Extra&gt;&lt;DBUID&gt;{03752FAB-B361-4F66-989B-C711D9502F78}&lt;/DBUID&gt;&lt;/Extra&gt;&lt;/Item&gt;&lt;/References&gt;&lt;/Group&gt;&lt;/Citation&gt;_x000a_"/>
    <w:docVar w:name="NE.Ref{7F091FB8-7A5A-4045-99A0-652B52E8DAF2}" w:val=" ADDIN NE.Ref.{7F091FB8-7A5A-4045-99A0-652B52E8DAF2}&lt;Citation&gt;&lt;Group&gt;&lt;References&gt;&lt;Item&gt;&lt;ID&gt;655&lt;/ID&gt;&lt;UID&gt;{9D6F98D2-106C-41E9-90ED-27A1ACCF3A47}&lt;/UID&gt;&lt;Title&gt;剪切-收集一体式茶叶采摘末端执行器设计与试验&lt;/Title&gt;&lt;Template&gt;Journal Article&lt;/Template&gt;&lt;Star&gt;0&lt;/Star&gt;&lt;Tag&gt;0&lt;/Tag&gt;&lt;Author&gt;林桂潮; 陈定贤; 陈嘉辉; 钟凯勇; 蔡柳坚; 林帆; 郑晓鑫; 李汪珩&lt;/Author&gt;&lt;Year&gt;2023&lt;/Year&gt;&lt;Details&gt;&lt;_accessed&gt;65582448&lt;/_accessed&gt;&lt;_author_aff&gt;仲恺农业工程学院机电工程学院;&lt;/_author_aff&gt;&lt;_created&gt;65477684&lt;/_created&gt;&lt;_date&gt;2023-09-20&lt;/_date&gt;&lt;_db_updated&gt;CNKI - Reference&lt;/_db_updated&gt;&lt;_issue&gt;09&lt;/_issue&gt;&lt;_journal&gt;机电工程技术&lt;/_journal&gt;&lt;_keywords&gt;茶叶采摘机器人;末端执行器;平面连杆机构&lt;/_keywords&gt;&lt;_modified&gt;65582448&lt;/_modified&gt;&lt;_pages&gt;42-45+172&lt;/_pages&gt;&lt;_translated_title&gt;Design and testing of a shear-collection integrated end-effector for tea picking&lt;/_translated_title&gt;&lt;_url&gt;https://kns.cnki.net/kcms2/article/abstract?v=MuRVhOLgpms00VqNW7H6T-ptGcikvKZn1fKvB9DvgblQ_gd_eg-qfe5ml8Q-S6Oc9-FaBitj-jHQ7yCBNry39e1qxiDlJA8B3OBeo-DNgJPCshMTXpZDA6nZDsMt1Zwalbztm1f1Jh_jGybKAu6hBuhBclzfMaNh&amp;amp;uniplatform=NZKPT&amp;amp;language=CHS&lt;/_url&gt;&lt;_volume&gt;52&lt;/_volume&gt;&lt;_translated_author&gt;Lin, Gui chao;Chen, Ding xian;Chen, Jia hui;Zhong, Kai yong;Cai, Liu jian;Lin, Fan;Zheng, Xiao xin;Li, Wang heng&lt;/_translated_author&gt;&lt;/Details&gt;&lt;Extra&gt;&lt;DBUID&gt;{03752FAB-B361-4F66-989B-C711D9502F78}&lt;/DBUID&gt;&lt;/Extra&gt;&lt;/Item&gt;&lt;/References&gt;&lt;/Group&gt;&lt;/Citation&gt;_x000a_"/>
    <w:docVar w:name="NE.Ref{808AB0DE-3D56-4B2B-95D5-D6BFAAD9ECA0}" w:val=" ADDIN NE.Ref.{808AB0DE-3D56-4B2B-95D5-D6BFAAD9ECA0}&lt;Citation&gt;&lt;Group&gt;&lt;References&gt;&lt;Item&gt;&lt;ID&gt;656&lt;/ID&gt;&lt;UID&gt;{2A253E0E-1003-48ED-A1DA-24573005D8C2}&lt;/UID&gt;&lt;Title&gt;手持式名优茶嫩梢采摘机械手设计与试验优化&lt;/Title&gt;&lt;Template&gt;Journal Article&lt;/Template&gt;&lt;Star&gt;0&lt;/Star&gt;&lt;Tag&gt;0&lt;/Tag&gt;&lt;Author&gt;贾江鸣; 叶玉泽; 程培林; 朱赢鹏; 傅霞萍; 陈建能&lt;/Author&gt;&lt;Year&gt;2022&lt;/Year&gt;&lt;Details&gt;&lt;_accessed&gt;65582449&lt;/_accessed&gt;&lt;_author_aff&gt;浙江理工大学机械与自动控制学院;浙江省种植装备技术重点实验室;&lt;/_author_aff&gt;&lt;_cited_count&gt;15&lt;/_cited_count&gt;&lt;_created&gt;65489724&lt;/_created&gt;&lt;_date&gt;2022-03-22&lt;/_date&gt;&lt;_db_updated&gt;CNKI - Reference&lt;/_db_updated&gt;&lt;_issue&gt;05&lt;/_issue&gt;&lt;_journal&gt;农业机械学报&lt;/_journal&gt;&lt;_keywords&gt;名优茶;采摘机械手;响应面;采摘成功率&lt;/_keywords&gt;&lt;_modified&gt;65582449&lt;/_modified&gt;&lt;_pages&gt;86-92&lt;/_pages&gt;&lt;_tertiary_title&gt;Transactions of the Chinese Society for Agricultural Machinery&lt;/_tertiary_title&gt;&lt;_translated_title&gt;Desian and experimental optimization of hand-held manipulator for picking famous tea shoot&lt;/_translated_title&gt;&lt;_url&gt;https://link.cnki.net/urlid/11.1964.S.20220321.1347.004&lt;/_url&gt;&lt;_volume&gt;53&lt;/_volume&gt;&lt;_translated_author&gt;Jia, Jiang ming;Ye, Yu ze;Cheng, Pei lin;Zhu, Ying peng;Fu, Xia ping;Chen, Jian neng&lt;/_translated_author&gt;&lt;/Details&gt;&lt;Extra&gt;&lt;DBUID&gt;{03752FAB-B361-4F66-989B-C711D9502F78}&lt;/DBUID&gt;&lt;/Extra&gt;&lt;/Item&gt;&lt;/References&gt;&lt;/Group&gt;&lt;/Citation&gt;_x000a_"/>
    <w:docVar w:name="NE.Ref{812DCD3D-9935-48AC-99B4-667D4CD1C8DF}" w:val=" ADDIN NE.Ref.{812DCD3D-9935-48AC-99B4-667D4CD1C8DF}&lt;Citation&gt;&lt;Group&gt;&lt;References&gt;&lt;Item&gt;&lt;ID&gt;625&lt;/ID&gt;&lt;UID&gt;{4AB39980-06EE-43D5-A1FF-93DFD7F99B29}&lt;/UID&gt;&lt;Title&gt;4CZ―12智能采茶机器人设计及田间试验&lt;/Title&gt;&lt;Template&gt;Journal Article&lt;/Template&gt;&lt;Star&gt;0&lt;/Star&gt;&lt;Tag&gt;0&lt;/Tag&gt;&lt;Author&gt;秦广明; 赵映; 肖宏儒; 金月; 徐丽明; 陈勇&lt;/Author&gt;&lt;Year&gt;2014&lt;/Year&gt;&lt;Details&gt;&lt;_accessed&gt;65579899&lt;/_accessed&gt;&lt;_author_aff&gt;农业部南京农业机械化研究所;中国农业大学工学院;南京林业大学机电工程学院;&lt;/_author_aff&gt;&lt;_cited_count&gt;30&lt;/_cited_count&gt;&lt;_collection_scope&gt;PKU&lt;/_collection_scope&gt;&lt;_created&gt;65489751&lt;/_created&gt;&lt;_date&gt;2014-01-25&lt;/_date&gt;&lt;_db_updated&gt;CNKI - Reference&lt;/_db_updated&gt;&lt;_issue&gt;01&lt;/_issue&gt;&lt;_journal&gt;中国农机化学报&lt;/_journal&gt;&lt;_keywords&gt;采摘;智能;图像处理;识别&lt;/_keywords&gt;&lt;_modified&gt;65579899&lt;/_modified&gt;&lt;_pages&gt;152-156+169&lt;/_pages&gt;&lt;_tertiary_title&gt; Journal of Chinese Agricultural Mechanization&lt;/_tertiary_title&gt;&lt;_translated_title&gt;4CZ-12 intelligent tea harvest robot design and field experiment&lt;/_translated_title&gt;&lt;_url&gt;https://kns.cnki.net/kcms2/article/abstract?v=WONwD37cfzS6SnqjQbO__ZcVRoYf8AS8f6fcG07WmvSAhMfp8K69yEMBMD3cFWbi3TUxxgLwPmLFw5FLZttNu5gmG3gBAjpT25dJ-SncCNCzmiXjGShjbMIUdeXp7QEtKxhjIFiLcGhXdKDpRB3qWw==&amp;amp;uniplatform=NZKPT&amp;amp;language=CHS&lt;/_url&gt;&lt;_volume&gt;35&lt;/_volume&gt;&lt;_translated_author&gt;Qin, Guang ming;Zhao, Ying;Xiao, Hong ru;Jin, Yue;Xu, Li ming;Chen, Yong&lt;/_translated_author&gt;&lt;/Details&gt;&lt;Extra&gt;&lt;DBUID&gt;{03752FAB-B361-4F66-989B-C711D9502F78}&lt;/DBUID&gt;&lt;/Extra&gt;&lt;/Item&gt;&lt;/References&gt;&lt;/Group&gt;&lt;/Citation&gt;_x000a_"/>
    <w:docVar w:name="NE.Ref{84E18412-5EFC-4B6D-BC5F-45D5EC442EB9}" w:val=" ADDIN NE.Ref.{84E18412-5EFC-4B6D-BC5F-45D5EC442EB9}&lt;Citation&gt;&lt;Group&gt;&lt;References&gt;&lt;Item&gt;&lt;ID&gt;602&lt;/ID&gt;&lt;UID&gt;{AEC31007-908C-4849-988C-4296D514E6D2}&lt;/UID&gt;&lt;Title&gt;剪切-收集一体式茶叶采摘末端执行器设计与试验&lt;/Title&gt;&lt;Template&gt;Journal Article&lt;/Template&gt;&lt;Star&gt;0&lt;/Star&gt;&lt;Tag&gt;0&lt;/Tag&gt;&lt;Author&gt;林桂潮; 陈定贤; 陈嘉辉; 钟凯勇; 蔡柳坚; 林帆; 郑晓鑫; 李汪珩&lt;/Author&gt;&lt;Year&gt;2023&lt;/Year&gt;&lt;Details&gt;&lt;_author_aff&gt;仲恺农业工程学院机电工程学院;&lt;/_author_aff&gt;&lt;_created&gt;65477684&lt;/_created&gt;&lt;_date&gt;2023-09-20&lt;/_date&gt;&lt;_db_updated&gt;CNKI - Reference&lt;/_db_updated&gt;&lt;_issue&gt;09&lt;/_issue&gt;&lt;_journal&gt;机电工程技术&lt;/_journal&gt;&lt;_keywords&gt;茶叶采摘机器人;末端执行器;平面连杆机构&lt;/_keywords&gt;&lt;_modified&gt;65489185&lt;/_modified&gt;&lt;_pages&gt;42-45+172&lt;/_pages&gt;&lt;_url&gt;https://kns.cnki.net/kcms2/article/abstract?v=MuRVhOLgpms00VqNW7H6T-ptGcikvKZn1fKvB9DvgblQ_gd_eg-qfe5ml8Q-S6Oc9-FaBitj-jHQ7yCBNry39e1qxiDlJA8B3OBeo-DNgJPCshMTXpZDA6nZDsMt1Zwalbztm1f1Jh_jGybKAu6hBuhBclzfMaNh&amp;amp;uniplatform=NZKPT&amp;amp;language=CHS&lt;/_url&gt;&lt;_volume&gt;52&lt;/_volume&gt;&lt;_accessed&gt;65489182&lt;/_accessed&gt;&lt;_translated_title&gt;Design and Testing of a Cutting-collecting Integrated End-effector for Tea Picking&lt;/_translated_title&gt;&lt;_translated_author&gt;Lin, Gui chao;Chen, Ding xian;Chen, Jia hui;Zhong, Kai yong;Cai, Liu jian;Lin, Fan;Zheng, Xiao xin;Li, Wang heng&lt;/_translated_author&gt;&lt;/Details&gt;&lt;Extra&gt;&lt;DBUID&gt;{03752FAB-B361-4F66-989B-C711D9502F78}&lt;/DBUID&gt;&lt;/Extra&gt;&lt;/Item&gt;&lt;/References&gt;&lt;/Group&gt;&lt;/Citation&gt;_x000a_"/>
    <w:docVar w:name="NE.Ref{899A430C-B342-41D8-BE4D-E8DA4C5F1476}" w:val=" ADDIN NE.Ref.{899A430C-B342-41D8-BE4D-E8DA4C5F1476}&lt;Citation&gt;&lt;Group&gt;&lt;References&gt;&lt;Item&gt;&lt;ID&gt;32&lt;/ID&gt;&lt;UID&gt;{78E33C9C-F29A-4F4F-8C7A-373401D9EA37}&lt;/UID&gt;&lt;Title&gt;红花采收机双动对切式末端执行器设计与试验&lt;/Title&gt;&lt;Template&gt;Journal Article&lt;/Template&gt;&lt;Star&gt;0&lt;/Star&gt;&lt;Tag&gt;0&lt;/Tag&gt;&lt;Author&gt;张振国; 赵敏义; 邢振宇; 刘学峰&lt;/Author&gt;&lt;Year&gt;2022&lt;/Year&gt;&lt;Details&gt;&lt;_author_adr&gt;新疆农业大学机电工程学院;中国农业大学工学院;山东省农业机械科学研究院;&lt;/_author_adr&gt;&lt;_db_provider&gt;CNKI&lt;/_db_provider&gt;&lt;_isbn&gt;1000-1298&lt;/_isbn&gt;&lt;_issue&gt;12&lt;/_issue&gt;&lt;_journal&gt;农业机械学报&lt;/_journal&gt;&lt;_keywords&gt;红花采收机;双动对切;圆柱凸轮;末端执行器&lt;/_keywords&gt;&lt;_pages&gt;160-170&lt;/_pages&gt;&lt;_url&gt;https://link.cnki.net/urlid/11.1964.S.20221024.1859.010&lt;/_url&gt;&lt;_volume&gt;53&lt;/_volume&gt;&lt;_created&gt;65859644&lt;/_created&gt;&lt;_modified&gt;65859644&lt;/_modified&gt;&lt;_translated_author&gt;Zhang, Zhen guo;Zhao, Min yi;Xing, Zhen yu;Liu, Xue feng&lt;/_translated_author&gt;&lt;/Details&gt;&lt;Extra&gt;&lt;DBUID&gt;{82593FD4-14DD-4AC9-B72C-AB1B5D98EEC1}&lt;/DBUID&gt;&lt;/Extra&gt;&lt;/Item&gt;&lt;/References&gt;&lt;/Group&gt;&lt;Group&gt;&lt;References&gt;&lt;Item&gt;&lt;ID&gt;3&lt;/ID&gt;&lt;UID&gt;{C11B7F78-3936-440E-A581-EDF096099BEF}&lt;/UID&gt;&lt;Title&gt;欠驱动关节型柑橘采摘末端执行器设计与试验&lt;/Title&gt;&lt;Template&gt;Journal Article&lt;/Template&gt;&lt;Star&gt;0&lt;/Star&gt;&lt;Tag&gt;0&lt;/Tag&gt;&lt;Author&gt;虞浪; 俞高红; 吴浩宇; 孙福兴; 钱孟波&lt;/Author&gt;&lt;Year&gt;2023&lt;/Year&gt;&lt;Details&gt;&lt;_accessed&gt;65846116&lt;/_accessed&gt;&lt;_author_adr&gt;浙江农林大学光机电工程学院;浙江理工大学机械工程学院;&lt;/_author_adr&gt;&lt;_cited_count&gt;12&lt;/_cited_count&gt;&lt;_created&gt;65846100&lt;/_created&gt;&lt;_db_provider&gt;CNKI&lt;/_db_provider&gt;&lt;_db_updated&gt;CNKI - Reference&lt;/_db_updated&gt;&lt;_isbn&gt;1002-6819&lt;/_isbn&gt;&lt;_issue&gt;17&lt;/_issue&gt;&lt;_journal&gt;农业工程学报&lt;/_journal&gt;&lt;_keywords&gt;机器人;采摘;末端执行器;参数化设计;改进遗传算法;柑橘&lt;/_keywords&gt;&lt;_modified&gt;65859641&lt;/_modified&gt;&lt;_pages&gt;29-38&lt;/_pages&gt;&lt;_url&gt;https://link.cnki.net/urlid/11.2047.S.20230928.1320.004&lt;/_url&gt;&lt;_volume&gt;39&lt;/_volume&gt;&lt;_translated_author&gt;Yu, Lang;Yu, Gao hong;Wu, Hao yu;Sun, Fu xing;Qian, Meng bo&lt;/_translated_author&gt;&lt;/Details&gt;&lt;Extra&gt;&lt;DBUID&gt;{82593FD4-14DD-4AC9-B72C-AB1B5D98EEC1}&lt;/DBUID&gt;&lt;/Extra&gt;&lt;/Item&gt;&lt;/References&gt;&lt;/Group&gt;&lt;Group&gt;&lt;References&gt;&lt;Item&gt;&lt;ID&gt;30&lt;/ID&gt;&lt;UID&gt;{4DF01922-C899-4DE9-B8C5-3693D814B199}&lt;/UID&gt;&lt;Title&gt;水果采摘机器人通用夹持机构设计&lt;/Title&gt;&lt;Template&gt;Journal Article&lt;/Template&gt;&lt;Star&gt;0&lt;/Star&gt;&lt;Tag&gt;0&lt;/Tag&gt;&lt;Author&gt;叶敏; 邹湘军; 蔡沛锋; 邹海鑫&lt;/Author&gt;&lt;Year&gt;2011&lt;/Year&gt;&lt;Details&gt;&lt;_author_adr&gt;华南农业大学南方农业机械与装备关键技术教育部重点实验室;&lt;/_author_adr&gt;&lt;_db_provider&gt;CNKI&lt;/_db_provider&gt;&lt;_isbn&gt;1000-1298&lt;/_isbn&gt;&lt;_issue&gt;S1&lt;/_issue&gt;&lt;_journal&gt;农业机械学报&lt;/_journal&gt;&lt;_keywords&gt;水果采摘机器人;夹持机构;虚拟样机;仿真&lt;/_keywords&gt;&lt;_pages&gt;177-180&lt;/_pages&gt;&lt;_url&gt;https://kns.cnki.net/kcms2/article/abstract?v=vSXt4VHTcs7OpvxQV3O2ftqqzYjKT2ljSxmp3tIl-IHf-RxmNaIf5AmhoSFX6_Rm5b0xq_oHuC_aFYzfa3m6_Rdg_iQ4AqVi75FEBg8DTPURuh72fedRxESclDsxsfzPju-6v11LX6IMKX-7Hwj1HRrknDkCPeLw8ciRPusgdl78OKcDiK4JCkfC2CxCMyEQwRf07tzi5oQ=&amp;amp;uniplatform=NZKPT&amp;amp;language=CHS&lt;/_url&gt;&lt;_volume&gt;42&lt;/_volume&gt;&lt;_created&gt;65859638&lt;/_created&gt;&lt;_modified&gt;65859641&lt;/_modified&gt;&lt;_translated_author&gt;Ye, Min;Zou, Xiang jun;Cai, Pei feng;Zou, Hai xin&lt;/_translated_author&gt;&lt;/Details&gt;&lt;Extra&gt;&lt;DBUID&gt;{82593FD4-14DD-4AC9-B72C-AB1B5D98EEC1}&lt;/DBUID&gt;&lt;/Extra&gt;&lt;/Item&gt;&lt;/References&gt;&lt;/Group&gt;&lt;Group&gt;&lt;References&gt;&lt;Item&gt;&lt;ID&gt;25&lt;/ID&gt;&lt;UID&gt;{20DDDEC5-4652-4C44-AE45-4C07BC8965F3}&lt;/UID&gt;&lt;Title&gt;劳动力老龄化对我国农业生产效率的影响&lt;/Title&gt;&lt;Template&gt;Journal Article&lt;/Template&gt;&lt;Star&gt;0&lt;/Star&gt;&lt;Tag&gt;0&lt;/Tag&gt;&lt;Author&gt;徐娜;                              张莉琴&lt;/Author&gt;&lt;Year&gt;2014&lt;/Year&gt;&lt;Details&gt;&lt;_author_aff&gt;中国农业大学经济管理学院;&lt;/_author_aff&gt;&lt;_collection_scope&gt;PKU;CSCD&lt;/_collection_scope&gt;&lt;_created&gt;65853869&lt;/_created&gt;&lt;_issue&gt;04&lt;/_issue&gt;&lt;_journal&gt;中国农业大学学报&lt;/_journal&gt;&lt;_keywords&gt;农业生产;农业劳动力;老龄化;边际产值;生产效率&lt;/_keywords&gt;&lt;_modified&gt;65859641&lt;/_modified&gt;&lt;_pages&gt;227-233&lt;/_pages&gt;&lt;_url&gt;https://kns.cnki.net/kcms2/article/abstract?v=52O9CKbg8L6zM46bY6x2zKM0oxb_ikSwEwy_a4JPhXSwiS8XY6Gm8p9XPDM1cheNIkQJEr5vETSL8RpKMdTqLRC1B1Q0dmLUO3a2PV_BNUXj00tLztHum5cazWR2eicJ3haurzE4gI6OaqfDcLQhaqjkYQ9TKF4xDbw1yh-SU9UUBFJFYW21bk0IHpJO7i6N&amp;amp;amp;uniplatform=NZKPT&amp;amp;amp;language=CHS&lt;/_url&gt;&lt;_volume&gt;19&lt;/_volume&gt;&lt;_translated_author&gt;Xu, Na;Zhang, Li qin&lt;/_translated_author&gt;&lt;/Details&gt;&lt;Extra&gt;&lt;DBUID&gt;{82593FD4-14DD-4AC9-B72C-AB1B5D98EEC1}&lt;/DBUID&gt;&lt;/Extra&gt;&lt;/Item&gt;&lt;/References&gt;&lt;/Group&gt;&lt;Group&gt;&lt;References&gt;&lt;Item&gt;&lt;ID&gt;2&lt;/ID&gt;&lt;UID&gt;{35982CAE-1890-4047-AEE2-73A1EE743871}&lt;/UID&gt;&lt;Title&gt;脐橙采摘机器人末端执行器设计与试验&lt;/Title&gt;&lt;Template&gt;Journal Article&lt;/Template&gt;&lt;Star&gt;0&lt;/Star&gt;&lt;Tag&gt;0&lt;/Tag&gt;&lt;Author&gt;徐丽明; 刘旭东; 张凯良; 邢洁洁; 袁全春; 陈俊威; 段壮壮; 马帅; 于畅畅&lt;/Author&gt;&lt;Year&gt;2018&lt;/Year&gt;&lt;Details&gt;&lt;_author_adr&gt;中国农业大学工学院;&lt;/_author_adr&gt;&lt;_cited_count&gt;89&lt;/_cited_count&gt;&lt;_created&gt;65846100&lt;/_created&gt;&lt;_db_provider&gt;CNKI&lt;/_db_provider&gt;&lt;_db_updated&gt;CNKI - Reference&lt;/_db_updated&gt;&lt;_isbn&gt;1002-6819&lt;/_isbn&gt;&lt;_issue&gt;12&lt;/_issue&gt;&lt;_journal&gt;农业工程学报&lt;/_journal&gt;&lt;_keywords&gt;机器人;设计;控制;脐橙;无损采摘;末端执行器&lt;/_keywords&gt;&lt;_modified&gt;65859641&lt;/_modified&gt;&lt;_pages&gt;53-61&lt;/_pages&gt;&lt;_url&gt;https://kns.cnki.net/kcms2/article/abstract?v=wUXT8w3WHHpaMhATrIuU-Dl0x_4NhNmDn_FrSqVZUGbvxMACV7DaZuWtSK8OsOpnFjWUhVDtpbPLtrizhT-zsTaX1y44sjUhtlwnJ-THoVf_Kou4TtiZ9PUEfJEQqdyPywScZlJ4yUittfQqX4nFpnf8EVGTGCI_fgCEzzfBpyj0Je1QfTgdXXpHJQZrejUpv4EAGeCHVhI=&amp;amp;uniplatform=NZKPT&amp;amp;language=CHS&lt;/_url&gt;&lt;_volume&gt;34&lt;/_volume&gt;&lt;_translated_author&gt;Xu, Li ming;Liu, Xu dong;Zhang, Kai liang;Xing, Jie jie;Yuan, Quan chun;Chen, Jun wei;Duan, Zhuang zhuang;Ma, Shuai;Yu, Chang chang&lt;/_translated_author&gt;&lt;/Details&gt;&lt;Extra&gt;&lt;DBUID&gt;{82593FD4-14DD-4AC9-B72C-AB1B5D98EEC1}&lt;/DBUID&gt;&lt;/Extra&gt;&lt;/Item&gt;&lt;/References&gt;&lt;/Group&gt;&lt;Group&gt;&lt;References&gt;&lt;Item&gt;&lt;ID&gt;5&lt;/ID&gt;&lt;UID&gt;{CA2827D4-BBF9-479C-B0DA-679C6B110B5E}&lt;/UID&gt;&lt;Title&gt;仿蛇嘴咬合式柑橘采摘末端执行器设计与实验&lt;/Title&gt;&lt;Template&gt;Journal Article&lt;/Template&gt;&lt;Star&gt;0&lt;/Star&gt;&lt;Tag&gt;0&lt;/Tag&gt;&lt;Author&gt;王毅; 许洪斌; 张茂; 马冀桐; 刘波; 何宇&lt;/Author&gt;&lt;Year&gt;2018&lt;/Year&gt;&lt;Details&gt;&lt;_author_adr&gt;重庆大学机械工程学院;重庆理工大学机械工程学院;&lt;/_author_adr&gt;&lt;_cited_count&gt;53&lt;/_cited_count&gt;&lt;_created&gt;65846102&lt;/_created&gt;&lt;_db_provider&gt;CNKI&lt;/_db_provider&gt;&lt;_db_updated&gt;CNKI - Reference&lt;/_db_updated&gt;&lt;_isbn&gt;1000-1298&lt;/_isbn&gt;&lt;_issue&gt;10&lt;/_issue&gt;&lt;_journal&gt;农业机械学报&lt;/_journal&gt;&lt;_keywords&gt;柑橘;采摘机器人;末端执行器;仿生学;咬合式;果柄倾角&lt;/_keywords&gt;&lt;_modified&gt;65846102&lt;/_modified&gt;&lt;_pages&gt;54-64&lt;/_pages&gt;&lt;_url&gt;https://link.cnki.net/urlid/11.1964.S.20180712.1750.010&lt;/_url&gt;&lt;_volume&gt;49&lt;/_volume&gt;&lt;_translated_author&gt;Wang, Yi;Xu, Hong bin;Zhang, Mao;Ma, Ji tong;Liu, Bo;He, Yu&lt;/_translated_author&gt;&lt;/Details&gt;&lt;Extra&gt;&lt;DBUID&gt;{82593FD4-14DD-4AC9-B72C-AB1B5D98EEC1}&lt;/DBUID&gt;&lt;/Extra&gt;&lt;/Item&gt;&lt;/References&gt;&lt;/Group&gt;&lt;/Citation&gt;_x000a_"/>
    <w:docVar w:name="NE.Ref{8A2C84B2-07E8-4BBF-B53A-91F221B81F9F}" w:val=" ADDIN NE.Ref.{8A2C84B2-07E8-4BBF-B53A-91F221B81F9F}&lt;Citation&gt;&lt;Group&gt;&lt;References&gt;&lt;Item&gt;&lt;ID&gt;598&lt;/ID&gt;&lt;UID&gt;{D710AED3-FA94-4AE9-B4FE-AD7D42928376}&lt;/UID&gt;&lt;Title&gt;4CZ―12智能采茶机器人设计及田间试验&lt;/Title&gt;&lt;Template&gt;Journal Article&lt;/Template&gt;&lt;Star&gt;0&lt;/Star&gt;&lt;Tag&gt;0&lt;/Tag&gt;&lt;Author&gt;秦广明; 赵映; 肖宏儒; 金月; 徐丽明; 陈勇&lt;/Author&gt;&lt;Year&gt;2014&lt;/Year&gt;&lt;Details&gt;&lt;_author_aff&gt;农业部南京农业机械化研究所;中国农业大学工学院;南京林业大学机电工程学院;&lt;/_author_aff&gt;&lt;_cited_count&gt;30&lt;/_cited_count&gt;&lt;_collection_scope&gt;PKU&lt;/_collection_scope&gt;&lt;_created&gt;65476837&lt;/_created&gt;&lt;_date&gt;2014-01-25&lt;/_date&gt;&lt;_db_updated&gt;CNKI - Reference&lt;/_db_updated&gt;&lt;_issue&gt;01&lt;/_issue&gt;&lt;_journal&gt;中国农机化学报&lt;/_journal&gt;&lt;_keywords&gt;采摘;智能;图像处理;识别&lt;/_keywords&gt;&lt;_modified&gt;65476838&lt;/_modified&gt;&lt;_pages&gt;152-156+169&lt;/_pages&gt;&lt;_url&gt;https://kns.cnki.net/kcms2/article/abstract?v=RkYMyaebi8WR3j2p9L1pg-c5JhaiEhZUV5AFXljuh_4ypWNsiuk88Zc2448BQcQ0v2X4IjnbFz2fQMLbGGT8uIFfvpD-iAFB98gReMRbU65DqijbdxqwSlgDgStQwSCVd1PIS7U00ojQk3hqLfWhuA==&amp;amp;uniplatform=NZKPT&amp;amp;language=CHS&lt;/_url&gt;&lt;_volume&gt;35&lt;/_volume&gt;&lt;_translated_author&gt;Qin, Guang ming;Zhao, Ying;Xiao, Hong ru;Jin, Yue;Xu, Li ming;Chen, Yong&lt;/_translated_author&gt;&lt;/Details&gt;&lt;Extra&gt;&lt;DBUID&gt;{03752FAB-B361-4F66-989B-C711D9502F78}&lt;/DBUID&gt;&lt;/Extra&gt;&lt;/Item&gt;&lt;/References&gt;&lt;/Group&gt;&lt;/Citation&gt;_x000a_"/>
    <w:docVar w:name="NE.Ref{8A45B132-28F6-4895-84D0-5611AA1E4E04}" w:val=" ADDIN NE.Ref.{8A45B132-28F6-4895-84D0-5611AA1E4E04}&lt;Citation&gt;&lt;Group&gt;&lt;References&gt;&lt;Item&gt;&lt;ID&gt;608&lt;/ID&gt;&lt;UID&gt;{634FC360-8871-42EB-B26D-880BE3997D14}&lt;/UID&gt;&lt;Title&gt;基于SCARA机械手的采茶机器人研究&lt;/Title&gt;&lt;Template&gt;Thesis&lt;/Template&gt;&lt;Star&gt;0&lt;/Star&gt;&lt;Tag&gt;0&lt;/Tag&gt;&lt;Author&gt;汪琳&lt;/Author&gt;&lt;Year&gt;2020&lt;/Year&gt;&lt;Details&gt;&lt;_cited_count&gt;29&lt;/_cited_count&gt;&lt;_created&gt;65484040&lt;/_created&gt;&lt;_db_updated&gt;CNKI - Reference&lt;/_db_updated&gt;&lt;_keywords&gt;采茶机器人;SCARA机械手;运动学建模;运动控制;系统设计&lt;/_keywords&gt;&lt;_modified&gt;65484040&lt;/_modified&gt;&lt;_pages&gt;84&lt;/_pages&gt;&lt;_publisher&gt;中国科学技术大学&lt;/_publisher&gt;&lt;_tertiary_author&gt;关胜晓&lt;/_tertiary_author&gt;&lt;_url&gt;https://link.cnki.net/doi/10.27517/d.cnki.gzkju.2020.001950&lt;/_url&gt;&lt;_volume&gt;硕士&lt;/_volume&gt;&lt;_translated_author&gt;Wang, Lin&lt;/_translated_author&gt;&lt;_translated_tertiary_author&gt;Guan, Sheng xiao&lt;/_translated_tertiary_author&gt;&lt;/Details&gt;&lt;Extra&gt;&lt;DBUID&gt;{03752FAB-B361-4F66-989B-C711D9502F78}&lt;/DBUID&gt;&lt;/Extra&gt;&lt;/Item&gt;&lt;/References&gt;&lt;/Group&gt;&lt;/Citation&gt;_x000a_"/>
    <w:docVar w:name="NE.Ref{8A4EDD27-1448-4279-A7DA-C9A3A9C26EF4}" w:val=" ADDIN NE.Ref.{8A4EDD27-1448-4279-A7DA-C9A3A9C26EF4}&lt;Citation&gt;&lt;Group&gt;&lt;References&gt;&lt;Item&gt;&lt;ID&gt;662&lt;/ID&gt;&lt;UID&gt;{4B96E682-D8E2-429C-B677-2B187920C70C}&lt;/UID&gt;&lt;Title&gt;弧型往复双动式采茶切割器优化与试验&lt;/Title&gt;&lt;Template&gt;Journal Article&lt;/Template&gt;&lt;Star&gt;0&lt;/Star&gt;&lt;Tag&gt;0&lt;/Tag&gt;&lt;Author&gt;韩余; 宋志禹; 陈巧敏; 梅松; 杨光&lt;/Author&gt;&lt;Year&gt;2022&lt;/Year&gt;&lt;Details&gt;&lt;_accessed&gt;65582455&lt;/_accessed&gt;&lt;_author_aff&gt;农业农村部现代农业装备重点试验室;农业农村部南京农业机械化研究所;&lt;/_author_aff&gt;&lt;_cited_count&gt;6&lt;/_cited_count&gt;&lt;_created&gt;65489714&lt;/_created&gt;&lt;_date&gt;2022-12-31&lt;/_date&gt;&lt;_db_updated&gt;CNKI - Reference&lt;/_db_updated&gt;&lt;_issue&gt;24&lt;/_issue&gt;&lt;_journal&gt;农业工程学报&lt;/_journal&gt;&lt;_keywords&gt;农业机械;茶叶;收获;往复式切割器;试验;优化&lt;/_keywords&gt;&lt;_modified&gt;65582455&lt;/_modified&gt;&lt;_pages&gt;35-43&lt;/_pages&gt;&lt;_tertiary_title&gt;Transactions of the CSAE&lt;/_tertiary_title&gt;&lt;_translated_title&gt;Optimization and experiment of arc type reciprocating double-acting tea picking cutter&lt;/_translated_title&gt;&lt;_url&gt;https://kns.cnki.net/kcms2/article/abstract?v=WONwD37cfzRXUlURgDfIcHznJwvj5e05tFc9px9DwVwhRAioluykcxrqq9XR-ofKNwCAUKDx0IrQOjNMWN_eW1-iqhRjPb_lP1nZLNZMM07q7MbwJW034n7runqdS5jH2UVNauWhs42XZOdqD22afoyGEnfWtFXK&amp;amp;uniplatform=NZKPT&amp;amp;language=CHS&lt;/_url&gt;&lt;_volume&gt;38&lt;/_volume&gt;&lt;_translated_author&gt;Han, Yu;Song, Zhi yu;Chen, Qiao min;Mei, Song;Yang, Guang&lt;/_translated_author&gt;&lt;/Details&gt;&lt;Extra&gt;&lt;DBUID&gt;{03752FAB-B361-4F66-989B-C711D9502F78}&lt;/DBUID&gt;&lt;/Extra&gt;&lt;/Item&gt;&lt;/References&gt;&lt;/Group&gt;&lt;/Citation&gt;_x000a_"/>
    <w:docVar w:name="NE.Ref{8C5F25C4-4291-4F6B-B3C6-F291C649CF78}" w:val=" ADDIN NE.Ref.{8C5F25C4-4291-4F6B-B3C6-F291C649CF78}&lt;Citation&gt;&lt;Group&gt;&lt;References&gt;&lt;Item&gt;&lt;ID&gt;9&lt;/ID&gt;&lt;UID&gt;{F975BE6E-1DF7-4850-9475-2674B0E5C8F3}&lt;/UID&gt;&lt;Title&gt;2022年农业主导品种：翡翠番石榴_广东省农业农村厅网站&lt;/Title&gt;&lt;Template&gt;Web Page&lt;/Template&gt;&lt;Star&gt;1&lt;/Star&gt;&lt;Tag&gt;0&lt;/Tag&gt;&lt;Author/&gt;&lt;Year&gt;0&lt;/Year&gt;&lt;Details&gt;&lt;_accessed&gt;65846117&lt;/_accessed&gt;&lt;_created&gt;65846071&lt;/_created&gt;&lt;_issue&gt;2025-3-12&lt;/_issue&gt;&lt;_language&gt;Chinese&lt;/_language&gt;&lt;_modified&gt;65846117&lt;/_modified&gt;&lt;_pages&gt;广东省农业农村厅是广东省人民政府组成部门。&lt;/_pages&gt;&lt;_url&gt;https://dara.gd.gov.cn/sjfb/zdpz/content/post_4586011.html&lt;/_url&gt;&lt;_volume&gt;2025&lt;/_volume&gt;&lt;/Details&gt;&lt;Extra&gt;&lt;DBUID&gt;{82593FD4-14DD-4AC9-B72C-AB1B5D98EEC1}&lt;/DBUID&gt;&lt;/Extra&gt;&lt;/Item&gt;&lt;/References&gt;&lt;/Group&gt;&lt;/Citation&gt;_x000a_"/>
    <w:docVar w:name="NE.Ref{8C7CB475-1F64-4D2A-9172-FF67B1C0378B}" w:val=" ADDIN NE.Ref.{8C7CB475-1F64-4D2A-9172-FF67B1C0378B}&lt;Citation&gt;&lt;Group&gt;&lt;References&gt;&lt;Item&gt;&lt;ID&gt;636&lt;/ID&gt;&lt;UID&gt;{A78BCFDF-0147-4AE4-89FD-187B4F98D65C}&lt;/UID&gt;&lt;Title&gt;果蔬采摘机器人末端执行器研究综述&lt;/Title&gt;&lt;Template&gt;Journal Article&lt;/Template&gt;&lt;Star&gt;0&lt;/Star&gt;&lt;Tag&gt;0&lt;/Tag&gt;&lt;Author&gt;李秦川; 胡挺; 武传宇; 胡旭东; 应义斌&lt;/Author&gt;&lt;Year&gt;2008&lt;/Year&gt;&lt;Details&gt;&lt;_author_aff&gt;浙江理工大学机电研究所,浙江理工大学机电研究所,浙江理工大学机电研究所,浙江理工大学机电研究所,浙江大学生物系统工程与食品科学学院 副教授,310018杭州市,硕士生,副教授,教授,教授,310027杭州市&lt;/_author_aff&gt;&lt;_cited_count&gt;156&lt;/_cited_count&gt;&lt;_date&gt;2008-03-25&lt;/_date&gt;&lt;_issue&gt;03&lt;/_issue&gt;&lt;_journal&gt;农业机械学报&lt;/_journal&gt;&lt;_keywords&gt;采摘机器人;末端执行器;欠驱动;多指手&lt;/_keywords&gt;&lt;_pages&gt;175-179+186&lt;/_pages&gt;&lt;_url&gt;https://kns.cnki.net/kcms2/article/abstract?v=9UjK0-enmQisj8ljLsFwq5UkrPgxd4ml53cJ_Opf0wbUCdXHJkVfiWTXPZT8vDhOdLII1WgKVkXlORP1zI0eOEtfiZrseEJsZgBFTVuFhxt1W82TEBdU3jsA7fhMPd3Kcgj95IRir1ZY6LEjva-ZfQ==&amp;amp;uniplatform=NZKPT&amp;amp;language=CHS&lt;/_url&gt;&lt;_created&gt;65494161&lt;/_created&gt;&lt;_modified&gt;65494161&lt;/_modified&gt;&lt;_db_updated&gt;CNKI - Reference&lt;/_db_updated&gt;&lt;_accessed&gt;65494161&lt;/_accessed&gt;&lt;_translated_title&gt;Review of End-effectors in Fruit and Vegetable Harvesting Robot&lt;/_translated_title&gt;&lt;_translated_author&gt;Li, Qin chuan;Hu, Ting;Wu, Chuan yu;Hu, Xu dong;Ying, Yi bin&lt;/_translated_author&gt;&lt;/Details&gt;&lt;Extra&gt;&lt;DBUID&gt;{03752FAB-B361-4F66-989B-C711D9502F78}&lt;/DBUID&gt;&lt;/Extra&gt;&lt;/Item&gt;&lt;/References&gt;&lt;/Group&gt;&lt;Group&gt;&lt;References&gt;&lt;Item&gt;&lt;ID&gt;631&lt;/ID&gt;&lt;UID&gt;{EB5A05D3-FC72-45E2-8289-2CDAEFD934A6}&lt;/UID&gt;&lt;Title&gt;基于圆柱凸轮的株距可调式取苗末端执行器设计与试验&lt;/Title&gt;&lt;Template&gt;Journal Article&lt;/Template&gt;&lt;Star&gt;0&lt;/Star&gt;&lt;Tag&gt;0&lt;/Tag&gt;&lt;Author&gt;崔永杰; 卫咏哲; 丁辛亭; 崔功佩; 何智; 王明辉&lt;/Author&gt;&lt;Year&gt;2022&lt;/Year&gt;&lt;Details&gt;&lt;_author_aff&gt;西北农林科技大学机械与电子工程学院;农业农村部农业物联网重点实验室;陕西省农业信息感知与智能服务重点实验室;&lt;/_author_aff&gt;&lt;_cited_count&gt;17&lt;/_cited_count&gt;&lt;_date&gt;2021-11-20&lt;/_date&gt;&lt;_issue&gt;01&lt;/_issue&gt;&lt;_journal&gt;农业机械学报&lt;/_journal&gt;&lt;_keywords&gt;穴盘苗;疏植移栽;末端执行器;圆柱凸轮;耦合仿真&lt;/_keywords&gt;&lt;_pages&gt;104-114+122&lt;/_pages&gt;&lt;_url&gt;https://link.cnki.net/urlid/11.1964.s.20211118.1533.008&lt;/_url&gt;&lt;_volume&gt;53&lt;/_volume&gt;&lt;_created&gt;65493451&lt;/_created&gt;&lt;_modified&gt;65494150&lt;/_modified&gt;&lt;_db_updated&gt;CNKI - Reference&lt;/_db_updated&gt;&lt;_translated_abstract&gt;研究範圍移動爬行是設備農業培育爬行的關鍵步驟,可為幼爬提供優良的生長環境,實現增產增收。針對移動節奏環境中,可調校株距設備自動化程度低,人工作業效率低下,易損爬傷爬等問題,本文設計了一種基於圓柱鈦輪的株距可調式取爬末端執行器,可實現不同株距之間的移動爬行作業。首先,對末端執行器整體結構進行設計,確定其工作原理;其次,通過理論分析確定圓柱鈦輪與取爬手指各關鍵參數,並分析其作業狀態下受力情況;然後,利用EDEM與Recur Dyn建立爬鈦根土復合模型,進行擬合真實單因素模擬試驗,確定後續正交試驗因素範圍;最後,搭建了研究移動爬行試驗平台,以取爬端角、入土角、取爬間距和變距速度為試驗因素,以爬鈦最大變量和移動成功率為試驗指標,進行正交試驗。在最優參數組合為取爬端角10°、入土角24°、取爬間距8 mm、變距速度5 mm/s下,選擇128輪和72輪或72輪與50輪兩種爬行要求進行驗證試驗,移動後128輪鈦體形變量平均值為(1.13±0.68) mm, 72輪鈦體形變量平均值為(1.51±0.64) mm。總移動成功率為93.33%,整機移動效率為22株/min,滿足不同研究需求,適用性強。&lt;/_translated_abstract&gt;&lt;_translated_keywords&gt;研究範圍;移動爬行;末端執行器;圓柱鈦輪;擬合真因&lt;/_translated_keywords&gt;&lt;_accessed&gt;65494153&lt;/_accessed&gt;&lt;_translated_title&gt;Design and Experiment of Adjustable Spacing End-effector Based on Cylindrical Cam&lt;/_translated_title&gt;&lt;_translated_author&gt;Cui, Yong jie;Wei, Yong zhe;Ding, Xin ting;Cui, Gong pei;He, Zhi;Wang, Ming hui&lt;/_translated_author&gt;&lt;/Details&gt;&lt;Extra&gt;&lt;DBUID&gt;{03752FAB-B361-4F66-989B-C711D9502F78}&lt;/DBUID&gt;&lt;/Extra&gt;&lt;/Item&gt;&lt;/References&gt;&lt;/Group&gt;&lt;Group&gt;&lt;References&gt;&lt;Item&gt;&lt;ID&gt;633&lt;/ID&gt;&lt;UID&gt;{86E7CDFB-F633-4DC4-BC5C-3BDB661B78C2}&lt;/UID&gt;&lt;Title&gt;可调节式甘蓝钵苗取苗末端执行器设计与试验&lt;/Title&gt;&lt;Template&gt;Journal Article&lt;/Template&gt;&lt;Star&gt;0&lt;/Star&gt;&lt;Tag&gt;0&lt;/Tag&gt;&lt;Author&gt;韩豹; 申大帅; 郭畅; 刘俏; 王欣; 宋春波&lt;/Author&gt;&lt;Year&gt;2019&lt;/Year&gt;&lt;Details&gt;&lt;_author_aff&gt;东北农业大学工程学院;&lt;/_author_aff&gt;&lt;_cited_count&gt;24&lt;/_cited_count&gt;&lt;_date&gt;2019-07-03&lt;/_date&gt;&lt;_issue&gt;11&lt;/_issue&gt;&lt;_journal&gt;农业机械学报&lt;/_journal&gt;&lt;_keywords&gt;甘蓝钵苗;末端执行器;根钵完整率;穴盘&lt;/_keywords&gt;&lt;_pages&gt;111-120&lt;/_pages&gt;&lt;_url&gt;https://link.cnki.net/urlid/11.1964.s.20190701.1520.006&lt;/_url&gt;&lt;_volume&gt;50&lt;/_volume&gt;&lt;_created&gt;65493458&lt;/_created&gt;&lt;_modified&gt;65494153&lt;/_modified&gt;&lt;_db_updated&gt;CNKI - Reference&lt;/_db_updated&gt;&lt;_accessed&gt;65494154&lt;/_accessed&gt;&lt;_translated_title&gt;Design and Experiment of Adjustable End-effector of Cabbage Seedlings&lt;/_translated_title&gt;&lt;_translated_author&gt;Han, Bao;Shen, Da shuai;Guo, Chang;Liu, Qiao;Wang, Xin;Song, Chun bo&lt;/_translated_author&gt;&lt;/Details&gt;&lt;Extra&gt;&lt;DBUID&gt;{03752FAB-B361-4F66-989B-C711D9502F78}&lt;/DBUID&gt;&lt;/Extra&gt;&lt;/Item&gt;&lt;/References&gt;&lt;/Group&gt;&lt;Group&gt;&lt;References&gt;&lt;Item&gt;&lt;ID&gt;632&lt;/ID&gt;&lt;UID&gt;{3BF957CA-0432-4CCE-B042-57572BF40FC2}&lt;/UID&gt;&lt;Title&gt;猕猴桃采摘机器人末端执行器设计与试验&lt;/Title&gt;&lt;Template&gt;Journal Article&lt;/Template&gt;&lt;Star&gt;0&lt;/Star&gt;&lt;Tag&gt;0&lt;/Tag&gt;&lt;Author&gt;傅隆生; 张发年; 槐岛芳德; 李桢; 王滨; 崔永杰&lt;/Author&gt;&lt;Year&gt;2015&lt;/Year&gt;&lt;Details&gt;&lt;_author_aff&gt;西北农林科技大学机械与电子工程学院;中国科学院沈阳自动化研究所;宫崎大学农学部;&lt;/_author_aff&gt;&lt;_cited_count&gt;156&lt;/_cited_count&gt;&lt;_date&gt;2015-01-14&lt;/_date&gt;&lt;_issue&gt;03&lt;/_issue&gt;&lt;_journal&gt;农业机械学报&lt;/_journal&gt;&lt;_keywords&gt;猕猴桃;采摘机器人;无损采摘;末端执行器&lt;/_keywords&gt;&lt;_pages&gt;1-8&lt;/_pages&gt;&lt;_url&gt;https://link.cnki.net/urlid/11.1964.s.20150114.1808.002&lt;/_url&gt;&lt;_volume&gt;46&lt;/_volume&gt;&lt;_created&gt;65493452&lt;/_created&gt;&lt;_modified&gt;65494151&lt;/_modified&gt;&lt;_db_updated&gt;CNKI - Reference&lt;/_db_updated&gt;&lt;_accessed&gt;65494151&lt;/_accessed&gt;&lt;_translated_title&gt;Development and Experiment of End-effector for Kiwifruit Harvesting Robot&lt;/_translated_title&gt;&lt;_translated_author&gt;Fu, Long sheng;Zhang, Fa nian;Huai, Dao fang de;Li, Zhen;Wang, Bin;Cui, Yong jie&lt;/_translated_author&gt;&lt;/Details&gt;&lt;Extra&gt;&lt;DBUID&gt;{03752FAB-B361-4F66-989B-C711D9502F78}&lt;/DBUID&gt;&lt;/Extra&gt;&lt;/Item&gt;&lt;/References&gt;&lt;/Group&gt;&lt;Group&gt;&lt;References&gt;&lt;Item&gt;&lt;ID&gt;634&lt;/ID&gt;&lt;UID&gt;{1FCF5397-82ED-4143-9EEE-3560700DEA41}&lt;/UID&gt;&lt;Title&gt;农作物茎秆的力学特性研究进展&lt;/Title&gt;&lt;Template&gt;Journal Article&lt;/Template&gt;&lt;Star&gt;0&lt;/Star&gt;&lt;Tag&gt;0&lt;/Tag&gt;&lt;Author&gt;刘庆庭; 区颖刚; 卿上乐; 王万章&lt;/Author&gt;&lt;Year&gt;2007&lt;/Year&gt;&lt;Details&gt;&lt;_author_aff&gt;华南农业大学工程学院,华南农业大学工程学院,湖南工程学院机械系,河南农业大学机电工程学院 副教授 博士,510642广州市,教授 博士生导师,510642广州市,副教授 博士,411101湘潭市,副教授 博士,510642广州市&lt;/_author_aff&gt;&lt;_cited_count&gt;214&lt;/_cited_count&gt;&lt;_date&gt;2007-07-25&lt;/_date&gt;&lt;_issue&gt;07&lt;/_issue&gt;&lt;_journal&gt;农业机械学报&lt;/_journal&gt;&lt;_keywords&gt;农作物;茎秆;力学特性&lt;/_keywords&gt;&lt;_pages&gt;172-176&lt;/_pages&gt;&lt;_url&gt;https://kns.cnki.net/kcms2/article/abstract?v=9UjK0-enmQhVZ11pnSOC1reZ1m1l-mwHJqRro5mpJqqCegJNkbaa-E52QX5Rt1TjfJabg0fj7DSOVX5PDReaHtPiosMt2erq5jAR7v94lSSaPX5-NVtyDTKnj-yxiNxxcgL0yeYUvxPK_JrAg1QrZQ==&amp;amp;uniplatform=NZKPT&amp;amp;language=CHS&lt;/_url&gt;&lt;_created&gt;65494142&lt;/_created&gt;&lt;_modified&gt;65494152&lt;/_modified&gt;&lt;_db_updated&gt;CNKI - Reference&lt;/_db_updated&gt;&lt;_accessed&gt;65494152&lt;/_accessed&gt;&lt;_translated_title&gt;Study Progress on Mechanics Properties of Crop Stalks&lt;/_translated_title&gt;&lt;_translated_author&gt;Liu, Qing ting;Qu, Ying gang;Qing, Shang le;Wang, Wan zhang&lt;/_translated_author&gt;&lt;/Details&gt;&lt;Extra&gt;&lt;DBUID&gt;{03752FAB-B361-4F66-989B-C711D9502F78}&lt;/DBUID&gt;&lt;/Extra&gt;&lt;/Item&gt;&lt;/References&gt;&lt;/Group&gt;&lt;/Citation&gt;_x000a_"/>
    <w:docVar w:name="NE.Ref{8C82C42B-652F-49EF-9EC5-705F13C7BE00}" w:val=" ADDIN NE.Ref.{8C82C42B-652F-49EF-9EC5-705F13C7BE00}&lt;Citation&gt;&lt;Group&gt;&lt;References&gt;&lt;Item&gt;&lt;ID&gt;637&lt;/ID&gt;&lt;UID&gt;{648A0604-323E-4EBF-A798-7DA30D652363}&lt;/UID&gt;&lt;Title&gt;钵苗自动移栽机器人抓取指针夹持苗坨参数优化试验&lt;/Title&gt;&lt;Template&gt;Journal Article&lt;/Template&gt;&lt;Star&gt;0&lt;/Star&gt;&lt;Tag&gt;0&lt;/Tag&gt;&lt;Author&gt;童俊华; 蒋焕煜; 蒋卓华; 崔笛&lt;/Author&gt;&lt;Year&gt;2014&lt;/Year&gt;&lt;Details&gt;&lt;_author_aff&gt;浙江大学生物系统工程与食品科学学院;农业部设施农业装备与信息化重点实验室;&lt;/_author_aff&gt;&lt;_cited_count&gt;79&lt;/_cited_count&gt;&lt;_date&gt;2014-08-23&lt;/_date&gt;&lt;_issue&gt;16&lt;/_issue&gt;&lt;_journal&gt;农业工程学报&lt;/_journal&gt;&lt;_keywords&gt;末端执行器;移栽;夹持装置;夹紧力;抓取指针;夹持压缩;穴盘钵苗&lt;/_keywords&gt;&lt;_pages&gt;8-16&lt;/_pages&gt;&lt;_url&gt;https://kns.cnki.net/kcms2/article/abstract?v=WYPw_9jmhsLDksMAxO_W6c8wV8gbBXEw_LWVJFgJoxkVcMsktjpqFXroeKuBB5S06Ld974HOWj-D5QszM7ZSJ0d6Cj4Yszsx7_7RY-XrCPCOc-TKASDqp78AGruWHwSQrTqRv-pTYrc_ePfXWhtkNw==&amp;amp;uniplatform=NZKPT&amp;amp;language=CHS&lt;/_url&gt;&lt;_volume&gt;30&lt;/_volume&gt;&lt;_created&gt;65495565&lt;/_created&gt;&lt;_modified&gt;65495566&lt;/_modified&gt;&lt;_db_updated&gt;CNKI - Reference&lt;/_db_updated&gt;&lt;_accessed&gt;65495566&lt;/_accessed&gt;&lt;_translated_title&gt;Experiment on parameter optimization of gripper needles clamping seedling plug for automatic transplanter&lt;/_translated_title&gt;&lt;_translated_author&gt;Tong, Jun hua;Jiang, Huan yu;Jiang, Zhuo hua;Cui, Di&lt;/_translated_author&gt;&lt;/Details&gt;&lt;Extra&gt;&lt;DBUID&gt;{03752FAB-B361-4F66-989B-C711D9502F78}&lt;/DBUID&gt;&lt;/Extra&gt;&lt;/Item&gt;&lt;/References&gt;&lt;/Group&gt;&lt;Group&gt;&lt;References&gt;&lt;Item&gt;&lt;ID&gt;618&lt;/ID&gt;&lt;UID&gt;{B5AC77C7-6059-4445-A9D9-A45A8C70AB57}&lt;/UID&gt;&lt;Title&gt;剪切-收集一体式茶叶采摘末端执行器设计与试验&lt;/Title&gt;&lt;Template&gt;Journal Article&lt;/Template&gt;&lt;Star&gt;0&lt;/Star&gt;&lt;Tag&gt;0&lt;/Tag&gt;&lt;Author&gt;林桂潮; 陈定贤; 陈嘉辉; 钟凯勇; 蔡柳坚; 林帆; 郑晓鑫; 李汪珩&lt;/Author&gt;&lt;Year&gt;2023&lt;/Year&gt;&lt;Details&gt;&lt;_accessed&gt;65489716&lt;/_accessed&gt;&lt;_author_aff&gt;仲恺农业工程学院机电工程学院;&lt;/_author_aff&gt;&lt;_created&gt;65489706&lt;/_created&gt;&lt;_date&gt;2023-09-20&lt;/_date&gt;&lt;_db_updated&gt;CNKI - Reference&lt;/_db_updated&gt;&lt;_issue&gt;09&lt;/_issue&gt;&lt;_journal&gt;机电工程技术&lt;/_journal&gt;&lt;_keywords&gt;茶叶采摘机器人;末端执行器;平面连杆机构&lt;/_keywords&gt;&lt;_modified&gt;65489712&lt;/_modified&gt;&lt;_pages&gt;42-45+172&lt;/_pages&gt;&lt;_translated_title&gt;Design and Testing of a Cutting-collecting Integrated End-effector for Tea Picking&lt;/_translated_title&gt;&lt;_url&gt;https://kns.cnki.net/kcms2/article/abstract?v=WONwD37cfzRYesasq6oGXF-F0i5qj-4YZo7OpOxDcru4saEYcZhqyLPm7xl1GGJE3Bh6rjIZduXlwPMjbFFN2XNo0CR5iJLcup5x4Rs1jZfipJQOwUfKrRGeMsG0Mkf_FnQctmiaLHgwa0ZEg0dycw-3FRftC9WI&amp;amp;uniplatform=NZKPT&amp;amp;language=CHS&lt;/_url&gt;&lt;_volume&gt;52&lt;/_volume&gt;&lt;_translated_author&gt;Lin, Gui chao;Chen, Ding xian;Chen, Jia hui;Zhong, Kai yong;Cai, Liu jian;Lin, Fan;Zheng, Xiao xin;Li, Wang heng&lt;/_translated_author&gt;&lt;/Details&gt;&lt;Extra&gt;&lt;DBUID&gt;{03752FAB-B361-4F66-989B-C711D9502F78}&lt;/DBUID&gt;&lt;/Extra&gt;&lt;/Item&gt;&lt;/References&gt;&lt;/Group&gt;&lt;Group&gt;&lt;References&gt;&lt;Item&gt;&lt;ID&gt;630&lt;/ID&gt;&lt;UID&gt;{8B03BF72-8EC0-4EA7-92BB-BFA8D2F6234C}&lt;/UID&gt;&lt;Title&gt;欠驱动式柑橘采摘末端执行器设计与试验&lt;/Title&gt;&lt;Template&gt;Journal Article&lt;/Template&gt;&lt;Star&gt;0&lt;/Star&gt;&lt;Tag&gt;0&lt;/Tag&gt;&lt;Author&gt;魏博; 何金银; 石阳; 蒋光利; 张宪宇; 马莹&lt;/Author&gt;&lt;Year&gt;2021&lt;/Year&gt;&lt;Details&gt;&lt;_accessed&gt;65494152&lt;/_accessed&gt;&lt;_author_aff&gt;重庆邮电大学先进制造工程学院;&lt;/_author_aff&gt;&lt;_cited_count&gt;38&lt;/_cited_count&gt;&lt;_created&gt;65493449&lt;/_created&gt;&lt;_date&gt;2021-07-13&lt;/_date&gt;&lt;_db_updated&gt;CNKI - Reference&lt;/_db_updated&gt;&lt;_issue&gt;10&lt;/_issue&gt;&lt;_journal&gt;农业机械学报&lt;/_journal&gt;&lt;_keywords&gt;采摘机器人;柑橘;末端执行器;欠驱动;柔顺控制&lt;/_keywords&gt;&lt;_modified&gt;65494153&lt;/_modified&gt;&lt;_pages&gt;120-128&lt;/_pages&gt;&lt;_translated_title&gt;Design and Experiment of Underactuated End-effector for Citrus Picking&lt;/_translated_title&gt;&lt;_url&gt;https://link.cnki.net/urlid/11.1964.S.20210712.1433.023&lt;/_url&gt;&lt;_volume&gt;52&lt;/_volume&gt;&lt;_translated_author&gt;Wei, Bo;He, Jin yin;Shi, Yang;Jiang, Guang li;Zhang, Xian yu;Ma, Ying&lt;/_translated_author&gt;&lt;/Details&gt;&lt;Extra&gt;&lt;DBUID&gt;{03752FAB-B361-4F66-989B-C711D9502F78}&lt;/DBUID&gt;&lt;/Extra&gt;&lt;/Item&gt;&lt;/References&gt;&lt;/Group&gt;&lt;/Citation&gt;_x000a_"/>
    <w:docVar w:name="NE.Ref{8CC62C2D-1F6B-457B-BF32-E6BF1D22E3C7}" w:val=" ADDIN NE.Ref.{8CC62C2D-1F6B-457B-BF32-E6BF1D22E3C7}&lt;Citation&gt;&lt;Group&gt;&lt;References&gt;&lt;Item&gt;&lt;ID&gt;643&lt;/ID&gt;&lt;UID&gt;{55D83561-D417-4112-9A38-5DCE1AAEAB6E}&lt;/UID&gt;&lt;Title&gt;A YOLOv3-based computer vision system for identification of tea buds and the picking point&lt;/Title&gt;&lt;Template&gt;Journal Article&lt;/Template&gt;&lt;Star&gt;0&lt;/Star&gt;&lt;Tag&gt;0&lt;/Tag&gt;&lt;Author&gt;Chen, C; Lu, J; Zhou, M; Yi, J; Liao, M; Gao, Z&lt;/Author&gt;&lt;Year&gt;2022&lt;/Year&gt;&lt;Details&gt;&lt;_collection_scope&gt;SCIE;EI&lt;/_collection_scope&gt;&lt;_created&gt;65580010&lt;/_created&gt;&lt;_db_updated&gt;kuakujiansuo&lt;/_db_updated&gt;&lt;_impact_factor&gt;   8.300&lt;/_impact_factor&gt;&lt;_journal&gt;Computers and Electronics in Agriculture&lt;/_journal&gt;&lt;_modified&gt;65580010&lt;/_modified&gt;&lt;_social_category&gt;农业综合(1) &amp;amp; 计算机：跨学科应用(2)&lt;/_social_category&gt;&lt;_url&gt;https://xueshu.baidu.com/usercenter/paper/show?paperid=1q0n0eq0ah010r20f10m08p0jd120275&amp;amp;site=xueshu_se&amp;amp;hitarticle=1&lt;/_url&gt;&lt;/Details&gt;&lt;Extra&gt;&lt;DBUID&gt;{03752FAB-B361-4F66-989B-C711D9502F78}&lt;/DBUID&gt;&lt;/Extra&gt;&lt;/Item&gt;&lt;/References&gt;&lt;/Group&gt;&lt;Group&gt;&lt;References&gt;&lt;Item&gt;&lt;ID&gt;644&lt;/ID&gt;&lt;UID&gt;{8B689104-932A-48FC-BB73-301AB43A58B2}&lt;/UID&gt;&lt;Title&gt;Computer vision-based high-quality tea automatic plucking robot using Delta parallel manipulator&lt;/Title&gt;&lt;Template&gt;Journal Article&lt;/Template&gt;&lt;Star&gt;1&lt;/Star&gt;&lt;Tag&gt;0&lt;/Tag&gt;&lt;Author&gt;Yang, Hualin; Chen, Long; Ma, Zhibin; Chen, Miaoting; Li, Maozhen&lt;/Author&gt;&lt;Year&gt;2021&lt;/Year&gt;&lt;Details&gt;&lt;_collection_scope&gt;SCIE;EI&lt;/_collection_scope&gt;&lt;_created&gt;65580012&lt;/_created&gt;&lt;_db_updated&gt;kuakujiansuo&lt;/_db_updated&gt;&lt;_impact_factor&gt;   8.300&lt;/_impact_factor&gt;&lt;_issue&gt;7&lt;/_issue&gt;&lt;_journal&gt;Computers and Electronics in Agriculture&lt;/_journal&gt;&lt;_modified&gt;65581723&lt;/_modified&gt;&lt;_pages&gt;105946&lt;/_pages&gt;&lt;_social_category&gt;农业综合(1) &amp;amp; 计算机：跨学科应用(2)&lt;/_social_category&gt;&lt;_url&gt;https://xueshu.baidu.com/usercenter/paper/show?paperid=1q1f0at00h040tr0xs0b00600w023580&amp;amp;site=xueshu_se&amp;amp;hitarticle=1&lt;/_url&gt;&lt;_volume&gt;181&lt;/_volume&gt;&lt;/Details&gt;&lt;Extra&gt;&lt;DBUID&gt;{03752FAB-B361-4F66-989B-C711D9502F78}&lt;/DBUID&gt;&lt;/Extra&gt;&lt;/Item&gt;&lt;/References&gt;&lt;/Group&gt;&lt;Group&gt;&lt;References&gt;&lt;Item&gt;&lt;ID&gt;642&lt;/ID&gt;&lt;UID&gt;{E57274A0-CB32-4ECF-9700-EE9780743BFF}&lt;/UID&gt;&lt;Title&gt;Development and field evaluation of a robotic harvesting system for plucking high-quality tea&lt;/Title&gt;&lt;Template&gt;Journal Article&lt;/Template&gt;&lt;Star&gt;0&lt;/Star&gt;&lt;Tag&gt;0&lt;/Tag&gt;&lt;Author&gt;Li, Yatao; Wu, Shunkai; He, Leiying; Tong, Junhua; Zhao, Runmao; Jia, Jiangming; Chen, Jianneng; Wu, Chuanyu&lt;/Author&gt;&lt;Year&gt;2023&lt;/Year&gt;&lt;Details&gt;&lt;_accessed&gt;65580010&lt;/_accessed&gt;&lt;_collection_scope&gt;SCIE;EI&lt;/_collection_scope&gt;&lt;_created&gt;65579979&lt;/_created&gt;&lt;_db_updated&gt;kuakujiansuo&lt;/_db_updated&gt;&lt;_impact_factor&gt;   8.300&lt;/_impact_factor&gt;&lt;_journal&gt;Computers and Electronics in Agriculture&lt;/_journal&gt;&lt;_modified&gt;65580001&lt;/_modified&gt;&lt;_social_category&gt;农业综合(1) &amp;amp; 计算机：跨学科应用(2)&lt;/_social_category&gt;&lt;_url&gt;https://xueshu.baidu.com/usercenter/paper/show?paperid=1g1r0tm0w0330610h30m00y098513305&amp;amp;site=xueshu_se&amp;amp;hitarticle=1&lt;/_url&gt;&lt;/Details&gt;&lt;Extra&gt;&lt;DBUID&gt;{03752FAB-B361-4F66-989B-C711D9502F78}&lt;/DBUID&gt;&lt;/Extra&gt;&lt;/Item&gt;&lt;/References&gt;&lt;/Group&gt;&lt;Group&gt;&lt;References&gt;&lt;Item&gt;&lt;ID&gt;646&lt;/ID&gt;&lt;UID&gt;{92A2539B-347F-4478-A6D9-C910D10A50E0}&lt;/UID&gt;&lt;Title&gt;茶叶生产装备自动化与智能化技术研究进展与展望&lt;/Title&gt;&lt;Template&gt;Journal Article&lt;/Template&gt;&lt;Star&gt;0&lt;/Star&gt;&lt;Tag&gt;0&lt;/Tag&gt;&lt;Author&gt;高一聪; 许晨; 林琼; 王淑花; 魏喆&lt;/Author&gt;&lt;Year&gt;2024&lt;/Year&gt;&lt;Details&gt;&lt;_accessed&gt;65580025&lt;/_accessed&gt;&lt;_author_adr&gt;浙江大学流体动力基础件与机电系统全国重点实验室;浙江工业大学机械工程学院;沈阳工业大学机械工程学院;&lt;/_author_adr&gt;&lt;_created&gt;65580020&lt;/_created&gt;&lt;_db_provider&gt;CNKI&lt;/_db_provider&gt;&lt;_db_updated&gt;CNKI - Reference&lt;/_db_updated&gt;&lt;_isbn&gt;1000-1298&lt;/_isbn&gt;&lt;_issue&gt;07&lt;/_issue&gt;&lt;_journal&gt;农业机械学报&lt;/_journal&gt;&lt;_keywords&gt;茶产业;茶叶自动化加工;茶叶智能检测;信息技术&lt;/_keywords&gt;&lt;_modified&gt;65580025&lt;/_modified&gt;&lt;_pages&gt;1-14&lt;/_pages&gt;&lt;_tertiary_title&gt;Transactions of the Chinese Society for Agricultural Machinery&lt;/_tertiary_title&gt;&lt;_translated_title&gt;Tea Production Equipment Automation and Intelligent TechnologyResearch Progress and Prospects&lt;/_translated_title&gt;&lt;_url&gt;https://kns.cnki.net/kcms2/article/abstract?v=uagkXMi-j-UKqlnAQ3mLPcV3_Lanf8MqctyoNh1vMM6Mqp2mRejpblzBm1FlzYRyICFg94f4UuR6NLW1UD3HsMjn_C2--n39v3YpcoBA7gehMpp3BjmGH9FDNAZI6315pINPHnzD95AMkL1s5b_D-ypFr9abWXYgwlBiQHU-rfnONbVSC8IIOnQnA3KgTz8_ICL8Q-Sy168=&amp;amp;uniplatform=NZKPT&amp;amp;language=CHS&lt;/_url&gt;&lt;_volume&gt;55&lt;/_volume&gt;&lt;_translated_author&gt;Gao, Yi cong;Xu, Chen;Lin, Qiong;Wang, Shu hua;Wei, Zhe&lt;/_translated_author&gt;&lt;/Details&gt;&lt;Extra&gt;&lt;DBUID&gt;{03752FAB-B361-4F66-989B-C711D9502F78}&lt;/DBUID&gt;&lt;/Extra&gt;&lt;/Item&gt;&lt;/References&gt;&lt;/Group&gt;&lt;Group&gt;&lt;References&gt;&lt;Item&gt;&lt;ID&gt;631&lt;/ID&gt;&lt;UID&gt;{EB5A05D3-FC72-45E2-8289-2CDAEFD934A6}&lt;/UID&gt;&lt;Title&gt;基于圆柱凸轮的株距可调式取苗末端执行器设计与试验&lt;/Title&gt;&lt;Template&gt;Journal Article&lt;/Template&gt;&lt;Star&gt;0&lt;/Star&gt;&lt;Tag&gt;0&lt;/Tag&gt;&lt;Author&gt;崔永杰; 卫咏哲; 丁辛亭; 崔功佩; 何智; 王明辉&lt;/Author&gt;&lt;Year&gt;2022&lt;/Year&gt;&lt;Details&gt;&lt;_accessed&gt;65579896&lt;/_accessed&gt;&lt;_author_aff&gt;西北农林科技大学机械与电子工程学院;农业农村部农业物联网重点实验室;陕西省农业信息感知与智能服务重点实验室;&lt;/_author_aff&gt;&lt;_cited_count&gt;17&lt;/_cited_count&gt;&lt;_created&gt;65493451&lt;/_created&gt;&lt;_date&gt;2021-11-20&lt;/_date&gt;&lt;_db_updated&gt;CNKI - Reference&lt;/_db_updated&gt;&lt;_issue&gt;01&lt;/_issue&gt;&lt;_journal&gt;农业机械学报&lt;/_journal&gt;&lt;_keywords&gt;穴盘苗;疏植移栽;末端执行器;圆柱凸轮;耦合仿真&lt;/_keywords&gt;&lt;_modified&gt;65579896&lt;/_modified&gt;&lt;_pages&gt;104-114+122&lt;/_pages&gt;&lt;_tertiary_title&gt;Transactions of the Chinese Society for Agricultural Machinery&lt;/_tertiary_title&gt;&lt;_translated_abstract&gt;研究範圍移動爬行是設備農業培育爬行的關鍵步驟,可為幼爬提供優良的生長環境,實現增產增收。針對移動節奏環境中,可調校株距設備自動化程度低,人工作業效率低下,易損爬傷爬等問題,本文設計了一種基於圓柱鈦輪的株距可調式取爬末端執行器,可實現不同株距之間的移動爬行作業。首先,對末端執行器整體結構進行設計,確定其工作原理;其次,通過理論分析確定圓柱鈦輪與取爬手指各關鍵參數,並分析其作業狀態下受力情況;然後,利用EDEM與Recur Dyn建立爬鈦根土復合模型,進行擬合真實單因素模擬試驗,確定後續正交試驗因素範圍;最後,搭建了研究移動爬行試驗平台,以取爬端角、入土角、取爬間距和變距速度為試驗因素,以爬鈦最大變量和移動成功率為試驗指標,進行正交試驗。在最優參數組合為取爬端角10°、入土角24°、取爬間距8 mm、變距速度5 mm/s下,選擇128輪和72輪或72輪與50輪兩種爬行要求進行驗證試驗,移動後128輪鈦體形變量平均值為(1.13±0.68) mm, 72輪鈦體形變量平均值為(1.51±0.64) mm。總移動成功率為93.33%,整機移動效率為22株/min,滿足不同研究需求,適用性強。&lt;/_translated_abstract&gt;&lt;_translated_keywords&gt;研究範圍;移動爬行;末端執行器;圓柱鈦輪;擬合真因&lt;/_translated_keywords&gt;&lt;_translated_title&gt;Design and Experiment of Adjustable Spacing End-effector Based on Cylindrical Cam&lt;/_translated_title&gt;&lt;_url&gt;https://link.cnki.net/urlid/11.1964.s.20211118.1533.008&lt;/_url&gt;&lt;_volume&gt;53&lt;/_volume&gt;&lt;_translated_author&gt;Cui, Yong jie;Wei, Yong zhe;Ding, Xin ting;Cui, Gong pei;He, Zhi;Wang, Ming hui&lt;/_translated_author&gt;&lt;/Details&gt;&lt;Extra&gt;&lt;DBUID&gt;{03752FAB-B361-4F66-989B-C711D9502F78}&lt;/DBUID&gt;&lt;/Extra&gt;&lt;/Item&gt;&lt;/References&gt;&lt;/Group&gt;&lt;Group&gt;&lt;References&gt;&lt;Item&gt;&lt;ID&gt;633&lt;/ID&gt;&lt;UID&gt;{86E7CDFB-F633-4DC4-BC5C-3BDB661B78C2}&lt;/UID&gt;&lt;Title&gt;可调节式甘蓝钵苗取苗末端执行器设计与试验&lt;/Title&gt;&lt;Template&gt;Journal Article&lt;/Template&gt;&lt;Star&gt;0&lt;/Star&gt;&lt;Tag&gt;0&lt;/Tag&gt;&lt;Author&gt;韩豹; 申大帅; 郭畅; 刘俏; 王欣; 宋春波&lt;/Author&gt;&lt;Year&gt;2019&lt;/Year&gt;&lt;Details&gt;&lt;_accessed&gt;65581719&lt;/_accessed&gt;&lt;_author_aff&gt;东北农业大学工程学院;&lt;/_author_aff&gt;&lt;_cited_count&gt;24&lt;/_cited_count&gt;&lt;_created&gt;65493458&lt;/_created&gt;&lt;_date&gt;2019-07-03&lt;/_date&gt;&lt;_db_updated&gt;CNKI - Reference&lt;/_db_updated&gt;&lt;_issue&gt;11&lt;/_issue&gt;&lt;_journal&gt;农业机械学报&lt;/_journal&gt;&lt;_keywords&gt;甘蓝钵苗;末端执行器;根钵完整率;穴盘&lt;/_keywords&gt;&lt;_modified&gt;65579896&lt;/_modified&gt;&lt;_pages&gt;111-120&lt;/_pages&gt;&lt;_tertiary_title&gt;Transactions of the Chinese Society for Agricultural Machinery&lt;/_tertiary_title&gt;&lt;_translated_title&gt;Design and Experiment of Adjustable End-effector of Cabbage Seedlings&lt;/_translated_title&gt;&lt;_url&gt;https://link.cnki.net/urlid/11.1964.s.20190701.1520.006&lt;/_url&gt;&lt;_volume&gt;50&lt;/_volume&gt;&lt;_translated_author&gt;Han, Bao;Shen, Da shuai;Guo, Chang;Liu, Qiao;Wang, Xin;Song, Chun bo&lt;/_translated_author&gt;&lt;/Details&gt;&lt;Extra&gt;&lt;DBUID&gt;{03752FAB-B361-4F66-989B-C711D9502F78}&lt;/DBUID&gt;&lt;/Extra&gt;&lt;/Item&gt;&lt;/References&gt;&lt;/Group&gt;&lt;Group&gt;&lt;References&gt;&lt;Item&gt;&lt;ID&gt;640&lt;/ID&gt;&lt;UID&gt;{484690AD-92EE-488D-8951-3FE1290E128B}&lt;/UID&gt;&lt;Title&gt;子叶期钵苗补苗末端执行器设计与试验&lt;/Title&gt;&lt;Template&gt;Journal Article&lt;/Template&gt;&lt;Star&gt;0&lt;/Star&gt;&lt;Tag&gt;0&lt;/Tag&gt;&lt;Author&gt;梁喜凤; 肖玺泽; 朱宇豪; 王永维; 武传宇&lt;/Author&gt;&lt;Year&gt;2018&lt;/Year&gt;&lt;Details&gt;&lt;_translated_author&gt;Liang, Xi feng;Xiao, Xi ze;Zhu, Yu hao;Wang, Yong wei;Wu, Chuan yu&lt;/_translated_author&gt;&lt;/Details&gt;&lt;Extra&gt;&lt;DBUID&gt;{03752FAB-B361-4F66-989B-C711D9502F78}&lt;/DBUID&gt;&lt;/Extra&gt;&lt;/Item&gt;&lt;/References&gt;&lt;/Group&gt;&lt;/Citation&gt;_x000a_"/>
    <w:docVar w:name="NE.Ref{91B39683-6261-42EF-A8FA-F134A70BE6BD}" w:val=" ADDIN NE.Ref.{91B39683-6261-42EF-A8FA-F134A70BE6BD}&lt;Citation&gt;&lt;Group&gt;&lt;References&gt;&lt;Item&gt;&lt;ID&gt;622&lt;/ID&gt;&lt;UID&gt;{40136698-77E8-4D0D-A195-985795377D95}&lt;/UID&gt;&lt;Title&gt;名优茶采摘机器人的系统设计与试验&lt;/Title&gt;&lt;Template&gt;Journal Article&lt;/Template&gt;&lt;Star&gt;0&lt;/Star&gt;&lt;Tag&gt;0&lt;/Tag&gt;&lt;Author&gt;周宇杰; 吴强; 贺磊盈; 赵润茂; 贾江鸣; 陈建能; 武传宇&lt;/Author&gt;&lt;Year&gt;2022&lt;/Year&gt;&lt;Details&gt;&lt;_author_aff&gt;浙江理工大学机械与自动控制学院;浙江省种植装备技术重点实验室;&lt;/_author_aff&gt;&lt;_cited_count&gt;16&lt;/_cited_count&gt;&lt;_date&gt;2022-10-05&lt;/_date&gt;&lt;_issue&gt;19&lt;/_issue&gt;&lt;_journal&gt;机械工程学报&lt;/_journal&gt;&lt;_keywords&gt;采摘机器人;名优茶;3P-Delta机械臂;Bézier曲线;滑模控制;系统集成&lt;/_keywords&gt;&lt;_pages&gt;12-23&lt;/_pages&gt;&lt;_url&gt;https://kns.cnki.net/kcms2/article/abstract?v=WONwD37cfzRImNuC-nk7pEhDh5szQSy49RF1PucwhSLESJ-0kx1RqeT7KNEHl_HYqZNzIdTJ9DfJxokobS3qj3qNJnJ_Og824uUVoheF-jsvwmGJOv0p1rRt6MAwxC2iDGHAG2gWrP6slIdACB8MR5UOegc3ax5G&amp;amp;uniplatform=NZKPT&amp;amp;language=CHS&lt;/_url&gt;&lt;_volume&gt;58&lt;/_volume&gt;&lt;_created&gt;65489721&lt;/_created&gt;&lt;_modified&gt;65489850&lt;/_modified&gt;&lt;_db_updated&gt;CNKI - Reference&lt;/_db_updated&gt;&lt;_accessed&gt;65489849&lt;/_accessed&gt;&lt;_translated_title&gt;Design and Experiment of Intelligent Picking Robot for Famous Tea&lt;/_translated_title&gt;&lt;_translated_author&gt;Zhou, Yu jie;Wu, Qiang;He, Lei ying;Zhao, Run mao;Jia, Jiang ming;Chen, Jian neng;Wu, Chuan yu&lt;/_translated_author&gt;&lt;/Details&gt;&lt;Extra&gt;&lt;DBUID&gt;{03752FAB-B361-4F66-989B-C711D9502F78}&lt;/DBUID&gt;&lt;/Extra&gt;&lt;/Item&gt;&lt;/References&gt;&lt;/Group&gt;&lt;/Citation&gt;_x000a_"/>
    <w:docVar w:name="NE.Ref{92395C01-576F-4D78-8497-035C5216BCF3}" w:val=" ADDIN NE.Ref.{92395C01-576F-4D78-8497-035C5216BCF3}&lt;Citation&gt;&lt;Group&gt;&lt;References&gt;&lt;Item&gt;&lt;ID&gt;3&lt;/ID&gt;&lt;UID&gt;{C11B7F78-3936-440E-A581-EDF096099BEF}&lt;/UID&gt;&lt;Title&gt;欠驱动关节型柑橘采摘末端执行器设计与试验&lt;/Title&gt;&lt;Template&gt;Journal Article&lt;/Template&gt;&lt;Star&gt;1&lt;/Star&gt;&lt;Tag&gt;0&lt;/Tag&gt;&lt;Author&gt;虞浪; 俞高红; 吴浩宇; 孙福兴; 钱孟波&lt;/Author&gt;&lt;Year&gt;2023&lt;/Year&gt;&lt;Details&gt;&lt;_accessed&gt;66029212&lt;/_accessed&gt;&lt;_author_adr&gt;浙江农林大学光机电工程学院;浙江理工大学机械工程学院;&lt;/_author_adr&gt;&lt;_cited_count&gt;12&lt;/_cited_count&gt;&lt;_created&gt;65846100&lt;/_created&gt;&lt;_db_provider&gt;CNKI&lt;/_db_provider&gt;&lt;_db_updated&gt;CNKI - Reference&lt;/_db_updated&gt;&lt;_isbn&gt;1002-6819&lt;/_isbn&gt;&lt;_issue&gt;17&lt;/_issue&gt;&lt;_journal&gt;农业工程学报&lt;/_journal&gt;&lt;_keywords&gt;机器人;采摘;末端执行器;参数化设计;改进遗传算法;柑橘&lt;/_keywords&gt;&lt;_modified&gt;65863930&lt;/_modified&gt;&lt;_pages&gt;29-38&lt;/_pages&gt;&lt;_url&gt;https://link.cnki.net/urlid/11.2047.S.20230928.1320.004&lt;/_url&gt;&lt;_volume&gt;39&lt;/_volume&gt;&lt;_translated_author&gt;Yu, Lang;Yu, Gao hong;Wu, Hao yu;Sun, Fu xing;Qian, Meng bo&lt;/_translated_author&gt;&lt;/Details&gt;&lt;Extra&gt;&lt;DBUID&gt;{82593FD4-14DD-4AC9-B72C-AB1B5D98EEC1}&lt;/DBUID&gt;&lt;/Extra&gt;&lt;/Item&gt;&lt;/References&gt;&lt;/Group&gt;&lt;/Citation&gt;_x000a_"/>
    <w:docVar w:name="NE.Ref{948D6558-F32D-411F-8743-0EF4EF46B7BF}" w:val=" ADDIN NE.Ref.{948D6558-F32D-411F-8743-0EF4EF46B7BF}&lt;Citation&gt;&lt;Group&gt;&lt;References&gt;&lt;Item&gt;&lt;ID&gt;549&lt;/ID&gt;&lt;UID&gt;{A5E9EA0F-647B-4F99-B91B-20DCEE1EAE5A}&lt;/UID&gt;&lt;Title&gt;基于信赖域策略寻优的后退虚源法面源氡扩散模型&lt;/Title&gt;&lt;Template&gt;Journal Article&lt;/Template&gt;&lt;Star&gt;0&lt;/Star&gt;&lt;Tag&gt;0&lt;/Tag&gt;&lt;Author&gt;丁玉恒; 杨亚新; 谢尚平; 罗齐彬; 吕文杰; 黄培; 王毅强&lt;/Author&gt;&lt;Year&gt;2024&lt;/Year&gt;&lt;Details&gt;&lt;_author_aff&gt;东华理工大学核资源与环境国家重点实验室;东华理工大学地球物理与测控技术学院;&lt;/_author_aff&gt;&lt;_date&gt;2024-04-08&lt;/_date&gt;&lt;_issue&gt;02&lt;/_issue&gt;&lt;_journal&gt;世界核地质科学&lt;/_journal&gt;&lt;_keywords&gt;高斯扩散模型;铀尾矿库;后退虚源模型;信赖域算法&lt;/_keywords&gt;&lt;_pages&gt;386-395&lt;/_pages&gt;&lt;_url&gt;https://kns.cnki.net/kcms2/article/abstract?v=kHMw6kznbpqZNX1JT3o5EeyFUpqFyf4JrtB8wjXFjsZr97bAjfJuNhM6bUxSvi36RKih08pUNSHjUjgepIxkHZA2JZ9vCQCIEdtOJ49O8dCSz42cce1NmntNUoSTlyTpI0gUVW_zgaCMAwq7xoeTgspGBPj-3dM5LR4zvF7NGDJleGLjMCLFCSM2hwSrtBjTV21e1_38sy0=&amp;amp;uniplatform=NZKPT&amp;amp;language=CHS&lt;/_url&gt;&lt;_volume&gt;41&lt;/_volume&gt;&lt;_created&gt;65514273&lt;/_created&gt;&lt;_modified&gt;65514326&lt;/_modified&gt;&lt;_db_updated&gt;CNKI - Reference&lt;/_db_updated&gt;&lt;_accessed&gt;65514322&lt;/_accessed&gt;&lt;_translated_title&gt;Area source radon diffusion model of virtual-point source method based on Trust Region strategy optimization&lt;/_translated_title&gt;&lt;_tertiary_title&gt;World Nuclear Geoscience&lt;/_tertiary_title&gt;&lt;_translated_author&gt;Ding, Yu heng;Yang, Ya xin;Xie, Shang ping;Luo, Qi bin;Lu, Wen jie;Huang, Pei;Wang, Yi qiang&lt;/_translated_author&gt;&lt;/Details&gt;&lt;Extra&gt;&lt;DBUID&gt;{03752FAB-B361-4F66-989B-C711D9502F78}&lt;/DBUID&gt;&lt;/Extra&gt;&lt;/Item&gt;&lt;/References&gt;&lt;/Group&gt;&lt;/Citation&gt;_x000a_"/>
    <w:docVar w:name="NE.Ref{95C455D2-BE75-4AF8-BE4F-2D4C5BC1C2EB}" w:val=" ADDIN NE.Ref.{95C455D2-BE75-4AF8-BE4F-2D4C5BC1C2EB}&lt;Citation&gt;&lt;Group&gt;&lt;References&gt;&lt;Item&gt;&lt;ID&gt;548&lt;/ID&gt;&lt;UID&gt;{2515E3D9-AA59-4132-8009-62FB82275728}&lt;/UID&gt;&lt;Title&gt;信赖域子问题求解方法及其数值试验研究&lt;/Title&gt;&lt;Template&gt;Journal Article&lt;/Template&gt;&lt;Star&gt;0&lt;/Star&gt;&lt;Tag&gt;0&lt;/Tag&gt;&lt;Author&gt;袁远&lt;/Author&gt;&lt;Year&gt;2022&lt;/Year&gt;&lt;Details&gt;&lt;_author_aff&gt;滁州城市职业学院教育学院;&lt;/_author_aff&gt;&lt;_cited_count&gt;1&lt;/_cited_count&gt;&lt;_date&gt;2022-06-15&lt;/_date&gt;&lt;_issue&gt;06&lt;/_issue&gt;&lt;_journal&gt;大理大学学报&lt;/_journal&gt;&lt;_keywords&gt;信赖域算法;信赖域子问题;数值计算效率;Matlab&lt;/_keywords&gt;&lt;_pages&gt;1-8&lt;/_pages&gt;&lt;_url&gt;https://kns.cnki.net/kcms2/article/abstract?v=kHMw6kznbpqVaxaqLJcSb14ezPyWRTfBGiEZN3NNjBeu_rF9ptB01qux5Y_6za5T50xOv7gcB0HIbdX6hhNH9FiQ39oHwT6ZPd64VzeMZGdBKduq5MrfWeGa_skLABDPciGboF1Kn_mY1fzTodVQqeQrcYadQTXkNFlKrX4DBuW6c_8kYLIfUL9CmHolg_rUNIFlDpEYcVk=&amp;amp;uniplatform=NZKPT&amp;amp;language=CHS&lt;/_url&gt;&lt;_volume&gt;7&lt;/_volume&gt;&lt;_created&gt;65514272&lt;/_created&gt;&lt;_modified&gt;65514320&lt;/_modified&gt;&lt;_db_updated&gt;CNKI - Reference&lt;/_db_updated&gt;&lt;_translated_title&gt;Study on the Solution Methods and Numerical Tests of Trust Region Subproblem&lt;/_translated_title&gt;&lt;_tertiary_title&gt;Journal of Dali University&lt;/_tertiary_title&gt;&lt;_translated_author&gt;Yuan, Yuan&lt;/_translated_author&gt;&lt;/Details&gt;&lt;Extra&gt;&lt;DBUID&gt;{03752FAB-B361-4F66-989B-C711D9502F78}&lt;/DBUID&gt;&lt;/Extra&gt;&lt;/Item&gt;&lt;/References&gt;&lt;/Group&gt;&lt;/Citation&gt;_x000a_"/>
    <w:docVar w:name="NE.Ref{96201004-20A4-499C-A04D-A0340A7A9AEA}" w:val=" ADDIN NE.Ref.{96201004-20A4-499C-A04D-A0340A7A9AEA}&lt;Citation&gt;&lt;Group&gt;&lt;References&gt;&lt;Item&gt;&lt;ID&gt;602&lt;/ID&gt;&lt;UID&gt;{AEC31007-908C-4849-988C-4296D514E6D2}&lt;/UID&gt;&lt;Title&gt;剪切-收集一体式茶叶采摘末端执行器设计与试验&lt;/Title&gt;&lt;Template&gt;Journal Article&lt;/Template&gt;&lt;Star&gt;0&lt;/Star&gt;&lt;Tag&gt;0&lt;/Tag&gt;&lt;Author&gt;林桂潮; 陈定贤; 陈嘉辉; 钟凯勇; 蔡柳坚; 林帆; 郑晓鑫; 李汪珩&lt;/Author&gt;&lt;Year&gt;2023&lt;/Year&gt;&lt;Details&gt;&lt;_accessed&gt;65581707&lt;/_accessed&gt;&lt;_author_aff&gt;仲恺农业工程学院机电工程学院;&lt;/_author_aff&gt;&lt;_created&gt;65477684&lt;/_created&gt;&lt;_date&gt;2023-09-20&lt;/_date&gt;&lt;_db_updated&gt;CNKI - Reference&lt;/_db_updated&gt;&lt;_issue&gt;09&lt;/_issue&gt;&lt;_journal&gt;机电工程技术&lt;/_journal&gt;&lt;_keywords&gt;茶叶采摘机器人;末端执行器;平面连杆机构&lt;/_keywords&gt;&lt;_modified&gt;65489185&lt;/_modified&gt;&lt;_pages&gt;42-45+172&lt;/_pages&gt;&lt;_translated_title&gt;Design and Testing of a Cutting-collecting Integrated End-effector for Tea Picking&lt;/_translated_title&gt;&lt;_url&gt;https://kns.cnki.net/kcms2/article/abstract?v=MuRVhOLgpms00VqNW7H6T-ptGcikvKZn1fKvB9DvgblQ_gd_eg-qfe5ml8Q-S6Oc9-FaBitj-jHQ7yCBNry39e1qxiDlJA8B3OBeo-DNgJPCshMTXpZDA6nZDsMt1Zwalbztm1f1Jh_jGybKAu6hBuhBclzfMaNh&amp;amp;uniplatform=NZKPT&amp;amp;language=CHS&lt;/_url&gt;&lt;_volume&gt;52&lt;/_volume&gt;&lt;_translated_author&gt;Lin, Gui chao;Chen, Ding xian;Chen, Jia hui;Zhong, Kai yong;Cai, Liu jian;Lin, Fan;Zheng, Xiao xin;Li, Wang heng&lt;/_translated_author&gt;&lt;/Details&gt;&lt;Extra/&gt;&lt;/Item&gt;&lt;/References&gt;&lt;/Group&gt;&lt;/Citation&gt;_x000a_"/>
    <w:docVar w:name="NE.Ref{96F67542-A2C7-4DBC-8EFD-3671C9CAE364}" w:val=" ADDIN NE.Ref.{96F67542-A2C7-4DBC-8EFD-3671C9CAE364}&lt;Citation&gt;&lt;Group&gt;&lt;References&gt;&lt;Item&gt;&lt;ID&gt;662&lt;/ID&gt;&lt;UID&gt;{4B96E682-D8E2-429C-B677-2B187920C70C}&lt;/UID&gt;&lt;Title&gt;弧型往复双动式采茶切割器优化与试验&lt;/Title&gt;&lt;Template&gt;Journal Article&lt;/Template&gt;&lt;Star&gt;0&lt;/Star&gt;&lt;Tag&gt;0&lt;/Tag&gt;&lt;Author&gt;韩余; 宋志禹; 陈巧敏; 梅松; 杨光&lt;/Author&gt;&lt;Year&gt;2022&lt;/Year&gt;&lt;Details&gt;&lt;_accessed&gt;65582455&lt;/_accessed&gt;&lt;_author_aff&gt;农业农村部现代农业装备重点试验室;农业农村部南京农业机械化研究所;&lt;/_author_aff&gt;&lt;_cited_count&gt;6&lt;/_cited_count&gt;&lt;_created&gt;65489714&lt;/_created&gt;&lt;_date&gt;2022-12-31&lt;/_date&gt;&lt;_db_updated&gt;CNKI - Reference&lt;/_db_updated&gt;&lt;_issue&gt;24&lt;/_issue&gt;&lt;_journal&gt;农业工程学报&lt;/_journal&gt;&lt;_keywords&gt;农业机械;茶叶;收获;往复式切割器;试验;优化&lt;/_keywords&gt;&lt;_modified&gt;65582455&lt;/_modified&gt;&lt;_pages&gt;35-43&lt;/_pages&gt;&lt;_tertiary_title&gt;Transactions of the CSAE&lt;/_tertiary_title&gt;&lt;_translated_title&gt;Optimization and experiment of arc type reciprocating double-acting tea picking cutter&lt;/_translated_title&gt;&lt;_url&gt;https://kns.cnki.net/kcms2/article/abstract?v=WONwD37cfzRXUlURgDfIcHznJwvj5e05tFc9px9DwVwhRAioluykcxrqq9XR-ofKNwCAUKDx0IrQOjNMWN_eW1-iqhRjPb_lP1nZLNZMM07q7MbwJW034n7runqdS5jH2UVNauWhs42XZOdqD22afoyGEnfWtFXK&amp;amp;uniplatform=NZKPT&amp;amp;language=CHS&lt;/_url&gt;&lt;_volume&gt;38&lt;/_volume&gt;&lt;_translated_author&gt;Han, Yu;Song, Zhi yu;Chen, Qiao min;Mei, Song;Yang, Guang&lt;/_translated_author&gt;&lt;/Details&gt;&lt;Extra&gt;&lt;DBUID&gt;{03752FAB-B361-4F66-989B-C711D9502F78}&lt;/DBUID&gt;&lt;/Extra&gt;&lt;/Item&gt;&lt;/References&gt;&lt;/Group&gt;&lt;/Citation&gt;_x000a_"/>
    <w:docVar w:name="NE.Ref{96F988AB-0704-46A1-A34C-0D60219CE0E4}" w:val=" ADDIN NE.Ref.{96F988AB-0704-46A1-A34C-0D60219CE0E4}&lt;Citation&gt;&lt;Group&gt;&lt;References&gt;&lt;Item&gt;&lt;ID&gt;663&lt;/ID&gt;&lt;UID&gt;{503B1ADF-E1A6-4560-B0B0-D819CE047DA1}&lt;/UID&gt;&lt;Title&gt;便携式采茶机切割器运动仿真与试验&lt;/Title&gt;&lt;Template&gt;Journal Article&lt;/Template&gt;&lt;Star&gt;0&lt;/Star&gt;&lt;Tag&gt;0&lt;/Tag&gt;&lt;Author&gt;杜哲; 胡永光; 王升&lt;/Author&gt;&lt;Year&gt;2018&lt;/Year&gt;&lt;Details&gt;&lt;_accessed&gt;65582455&lt;/_accessed&gt;&lt;_author_aff&gt;江苏大学农业装备工程学院;&lt;/_author_aff&gt;&lt;_cited_count&gt;40&lt;/_cited_count&gt;&lt;_created&gt;65489713&lt;/_created&gt;&lt;_date&gt;2018-11-16&lt;/_date&gt;&lt;_db_updated&gt;CNKI - Reference&lt;/_db_updated&gt;&lt;_issue&gt;S1&lt;/_issue&gt;&lt;_journal&gt;农业机械学报&lt;/_journal&gt;&lt;_keywords&gt;切割器;便携式采茶机;运动仿真;试验&lt;/_keywords&gt;&lt;_modified&gt;65582455&lt;/_modified&gt;&lt;_pages&gt;221-226&lt;/_pages&gt;&lt;_tertiary_title&gt;Transactions of the Chinese Society for Agricultural Machinery&lt;/_tertiary_title&gt;&lt;_translated_title&gt;Simulation and experiment of reciprocating cutter kinematic of portable tea picking machine&lt;/_translated_title&gt;&lt;_url&gt;https://kns.cnki.net/kcms2/article/abstract?v=WONwD37cfzQs7_Hl3GcBY_V4A-X62W3cmm4nNFGIwUVMfM8Nw5RN9xfD0xK0mT1QE67XyYL8WN6WAuC7KeK9wf6HMnBvlVTGJ18Q11WOKCyY0o7TiKKAGIv9mKMR5gHgkUIr2If757Q5TlxeKAg--mK5Dft8EWXb&amp;amp;uniplatform=NZKPT&amp;amp;language=CHS&lt;/_url&gt;&lt;_volume&gt;49&lt;/_volume&gt;&lt;_translated_author&gt;Du, Zhe;Hu, Yong guang;Wang, Sheng&lt;/_translated_author&gt;&lt;/Details&gt;&lt;Extra&gt;&lt;DBUID&gt;{03752FAB-B361-4F66-989B-C711D9502F78}&lt;/DBUID&gt;&lt;/Extra&gt;&lt;/Item&gt;&lt;/References&gt;&lt;/Group&gt;&lt;/Citation&gt;_x000a_"/>
    <w:docVar w:name="NE.Ref{97398298-E6AE-490A-B6AD-0BE221B2C4D9}" w:val=" ADDIN NE.Ref.{97398298-E6AE-490A-B6AD-0BE221B2C4D9}&lt;Citation&gt;&lt;Group&gt;&lt;References&gt;&lt;Item&gt;&lt;ID&gt;6&lt;/ID&gt;&lt;UID&gt;{98508403-1216-4974-A3C7-150C6F9EFB81}&lt;/UID&gt;&lt;Title&gt;番茄采摘机器人末端执行器的硬件设计&lt;/Title&gt;&lt;Template&gt;Journal Article&lt;/Template&gt;&lt;Star&gt;0&lt;/Star&gt;&lt;Tag&gt;0&lt;/Tag&gt;&lt;Author&gt;刘继展; 李萍萍; 李智国&lt;/Author&gt;&lt;Year&gt;2008&lt;/Year&gt;&lt;Details&gt;&lt;_author_adr&gt;江苏大学现代农业装备与技术省部共建教育部重点实验室,江苏大学,江苏大学农业工程研究院 讲师博士生,212013镇江市,副校长教授博士生导师,硕士生&lt;/_author_adr&gt;&lt;_cited_count&gt;180&lt;/_cited_count&gt;&lt;_created&gt;65846102&lt;/_created&gt;&lt;_db_provider&gt;CNKI&lt;/_db_provider&gt;&lt;_db_updated&gt;CNKI - Reference&lt;/_db_updated&gt;&lt;_isbn&gt;1000-1298&lt;/_isbn&gt;&lt;_issue&gt;03&lt;/_issue&gt;&lt;_journal&gt;农业机械学报&lt;/_journal&gt;&lt;_keywords&gt;番茄采摘机器人;末端执行器;多传感器;硬件;设计&lt;/_keywords&gt;&lt;_modified&gt;65846102&lt;/_modified&gt;&lt;_pages&gt;109-112&lt;/_pages&gt;&lt;_url&gt;https://kns.cnki.net/kcms2/article/abstract?v=wUXT8w3WHHr55RR_eY_zIRQoDwaC-9V2HAk1w7R_cwymGrgo0KOh-vo9vRvuS8IDibDCDeNe8dqAciyVLn0Icz7NHVTorRmsd6iMxiQQb-9cHHR6EJjYDwZM-gf_2PGhZHeAUwAg-agqEdAqzZhCD-Z_87RhWtfR21wIQSaJBvCaZw3VI6DHwJhPkY31D6d4epynQkRgI5g=&amp;amp;uniplatform=NZKPT&amp;amp;language=CHS&lt;/_url&gt;&lt;_translated_author&gt;Liu, Ji zhan;Li, Ping ping;Li, Zhi guo&lt;/_translated_author&gt;&lt;/Details&gt;&lt;Extra&gt;&lt;DBUID&gt;{82593FD4-14DD-4AC9-B72C-AB1B5D98EEC1}&lt;/DBUID&gt;&lt;/Extra&gt;&lt;/Item&gt;&lt;/References&gt;&lt;/Group&gt;&lt;/Citation&gt;_x000a_"/>
    <w:docVar w:name="NE.Ref{97AD2E9E-C8F6-4BA5-81C2-9E79169F3696}" w:val=" ADDIN NE.Ref.{97AD2E9E-C8F6-4BA5-81C2-9E79169F3696}&lt;Citation&gt;&lt;Group&gt;&lt;References&gt;&lt;Item&gt;&lt;ID&gt;12&lt;/ID&gt;&lt;UID&gt;{ADA03129-B23E-47C8-8B21-AB96C9A9DAEA}&lt;/UID&gt;&lt;Title&gt;Design and simulation of an integrated end-effector for picking kiwifruit by robot&lt;/Title&gt;&lt;Template&gt;Journal Article&lt;/Template&gt;&lt;Star&gt;0&lt;/Star&gt;&lt;Tag&gt;0&lt;/Tag&gt;&lt;Author&gt;College Of Mechanical And Electronic Engineering, Northwest A F University; College Of Mechanical And Electronic Engineering, Northwest A F University; China Aviation Lithium Battery Research Institute Co., Ltd Changzhou Jiangsu China; College Of Mechanical And Electronic Engineering, Northwest A F University; Key Laboratory Of Agricultural Internet Of Things, Ministry Of Agriculture And; Shaanxi Key Laboratory Of Agricultural Information Perception And Intelligent Service, Yangling Shaanxi China; College Of Mechanical And Electronic Engineering, Northwest A F University; Key Laboratory Of Agricultural Internet Of Things, Ministry Of Agriculture And; Shaanxi Key Laboratory Of Agricultural Information Perception And Intelligent Service, Yangling Shaanxi China; Faculty Of Agriculture, University Of Miyazaki Miyazaki&lt;/Author&gt;&lt;Year&gt;2020&lt;/Year&gt;&lt;Details&gt;&lt;_author_adr&gt;College of Mechanical and Electronic Engineering, Northwest A&amp;amp;F University, Yangling, Shaanxi 712100, China;;China Aviation Lithium Battery Research Institute Co., Ltd, Changzhou, Jiangsu 213200, China;;Key Laboratory of Agricultural Internet of Things, Ministry of Agriculture and Rural Affairs, Yangling, Shaanxi 712100, China;;Shaanxi Key Laboratory of Agricultural Information Perception and Intelligent Service, Yangling, Shaanxi 712100, China;;Faculty of Agriculture, University of Miyazaki, Miyazaki 8892192, Japan&lt;/_author_adr&gt;&lt;_db_provider&gt;CNKI&lt;/_db_provider&gt;&lt;_isbn&gt;2214-3173&lt;/_isbn&gt;&lt;_issue&gt;1&lt;/_issue&gt;&lt;_journal&gt;Information Processing in Agriculture&lt;/_journal&gt;&lt;_keywords&gt;Kiwifruit;End-effector;Harvesting robot;Trajectory model;Simulation analysis&lt;/_keywords&gt;&lt;_pages&gt;58-71&lt;/_pages&gt;&lt;_url&gt;https://kns.cnki.net/kcms2/article/abstract?v=wUXT8w3WHHq8PbHHKnn8OYQdLrmjUX53QnMQT0CKtL6WiQGYhl_KCV447Et6gCl0178nbLny5zoK9anC9jmznqYM4W5xyLtf7i6NLSJjFAD6cO10T8GRoZ3JozpHZpc38XrcEzQI76yfSJ3KduOVuVx5ojubkGttuHNqmabM9NDVUSSL8HuUASUmgfMxe39yKu8CWLoLs0FXkLj5RdyHmw2lCRLkiWHBelgcHDGOGuw=&amp;amp;uniplatform=NZKPT&amp;amp;language=CHS&lt;/_url&gt;&lt;_volume&gt;7&lt;/_volume&gt;&lt;_created&gt;65846125&lt;/_created&gt;&lt;_modified&gt;65846125&lt;/_modified&gt;&lt;_impact_factor&gt;   7.700&lt;/_impact_factor&gt;&lt;_collection_scope&gt;EI&lt;/_collection_scope&gt;&lt;_accessed&gt;65846125&lt;/_accessed&gt;&lt;/Details&gt;&lt;Extra&gt;&lt;DBUID&gt;{82593FD4-14DD-4AC9-B72C-AB1B5D98EEC1}&lt;/DBUID&gt;&lt;/Extra&gt;&lt;/Item&gt;&lt;/References&gt;&lt;/Group&gt;&lt;/Citation&gt;_x000a_"/>
    <w:docVar w:name="NE.Ref{9BF370CB-90D2-4256-B93C-5B0436AB2441}" w:val=" ADDIN NE.Ref.{9BF370CB-90D2-4256-B93C-5B0436AB2441}&lt;Citation&gt;&lt;Group&gt;&lt;References&gt;&lt;Item&gt;&lt;ID&gt;589&lt;/ID&gt;&lt;UID&gt;{07F6E4D3-C99F-4DFC-9CBD-11A2F48566EB}&lt;/UID&gt;&lt;Title&gt;茶叶生产机械化技术与装备需求现状分析&lt;/Title&gt;&lt;Template&gt;Journal Article&lt;/Template&gt;&lt;Star&gt;0&lt;/Star&gt;&lt;Tag&gt;0&lt;/Tag&gt;&lt;Author&gt;鲍堃&lt;/Author&gt;&lt;Year&gt;2023&lt;/Year&gt;&lt;Details&gt;&lt;_author_aff&gt;安徽省歙县农业综合行政执法大队;&lt;/_author_aff&gt;&lt;_cited_count&gt;2&lt;/_cited_count&gt;&lt;_created&gt;65476817&lt;/_created&gt;&lt;_date&gt;2023-08-30&lt;/_date&gt;&lt;_db_updated&gt;CNKI - Reference&lt;/_db_updated&gt;&lt;_issue&gt;08&lt;/_issue&gt;&lt;_journal&gt;世界热带农业信息&lt;/_journal&gt;&lt;_modified&gt;65476817&lt;/_modified&gt;&lt;_pages&gt;71-72&lt;/_pages&gt;&lt;_url&gt;https://kns.cnki.net/kcms2/article/abstract?v=RkYMyaebi8XTnryYmuAXfTZOxGFE3s_AZFO8joMbPvDx228VgHhg8h28zVfeGEddWWqKbIPQmm_aVCJUjIThsH9cbfRL4IDFQ-UCDv1ulwqdQ4K01TZ3-PkAxDh8fFja-0aG50rdRzLaxnTLVvNpdzW5RVph-wp9&amp;amp;uniplatform=NZKPT&amp;amp;language=CHS&lt;/_url&gt;&lt;_translated_author&gt;Bao, Kun&lt;/_translated_author&gt;&lt;/Details&gt;&lt;Extra&gt;&lt;DBUID&gt;{03752FAB-B361-4F66-989B-C711D9502F78}&lt;/DBUID&gt;&lt;/Extra&gt;&lt;/Item&gt;&lt;/References&gt;&lt;/Group&gt;&lt;/Citation&gt;_x000a_"/>
    <w:docVar w:name="NE.Ref{9DE8BCAA-5BA9-422D-9F35-57EE404A5403}" w:val=" ADDIN NE.Ref.{9DE8BCAA-5BA9-422D-9F35-57EE404A5403}&lt;Citation&gt;&lt;Group&gt;&lt;References&gt;&lt;Item&gt;&lt;ID&gt;624&lt;/ID&gt;&lt;UID&gt;{C4239D3F-4DCB-4357-BB33-2652BD708D53}&lt;/UID&gt;&lt;Title&gt;茶鲜叶嫩梢捏切组合式采摘器设计与试验&lt;/Title&gt;&lt;Template&gt;Journal Article&lt;/Template&gt;&lt;Star&gt;0&lt;/Star&gt;&lt;Tag&gt;0&lt;/Tag&gt;&lt;Author&gt;罗坤; 吴正敏; 曹成茂; 秦宽; 张雪晨; 钟华&lt;/Author&gt;&lt;Year&gt;2022&lt;/Year&gt;&lt;Details&gt;&lt;_author_aff&gt;安徽农业大学工学院;茶树生物学与资源利用国家重点实验室;安徽农业大学茶与食品科技学院;&lt;/_author_aff&gt;&lt;_cited_count&gt;15&lt;/_cited_count&gt;&lt;_date&gt;2022-07-08&lt;/_date&gt;&lt;_issue&gt;13&lt;/_issue&gt;&lt;_journal&gt;农业工程学报&lt;/_journal&gt;&lt;_keywords&gt;设计;茶叶机械;试验;名优茶采摘;组合式;采摘器&lt;/_keywords&gt;&lt;_pages&gt;1-9&lt;/_pages&gt;&lt;_url&gt;https://kns.cnki.net/kcms2/article/abstract?v=WONwD37cfzSY9e4NCvPWY57PMQKuXJc7UFCaCT9CzuDVj2Og4JqjJjfqXPJkszDt7vpmlG4Lhx1wKcYZwK7jZlDSQPWCWACoO2sJhcW0EGhPp4cO7MsXkkMm4QNxjUheV9Iney0KqZfJQmOMfrIaFzqbMbdOCi_f&amp;amp;uniplatform=NZKPT&amp;amp;language=CHS&lt;/_url&gt;&lt;_volume&gt;38&lt;/_volume&gt;&lt;_created&gt;65489725&lt;/_created&gt;&lt;_modified&gt;65489798&lt;/_modified&gt;&lt;_db_updated&gt;CNKI - Reference&lt;/_db_updated&gt;&lt;_accessed&gt;65489775&lt;/_accessed&gt;&lt;_translated_title&gt;Design and experiment of the combined pinch and cut picker for tea fresh leaf tips&lt;/_translated_title&gt;&lt;_translated_author&gt;Luo, Kun;Wu, Zheng min;Cao, Cheng mao;Qin, Kuan;Zhang, Xue chen;Zhong, Hua&lt;/_translated_author&gt;&lt;/Details&gt;&lt;Extra&gt;&lt;DBUID&gt;{03752FAB-B361-4F66-989B-C711D9502F78}&lt;/DBUID&gt;&lt;/Extra&gt;&lt;/Item&gt;&lt;/References&gt;&lt;/Group&gt;&lt;/Citation&gt;_x000a_"/>
    <w:docVar w:name="NE.Ref{9EB15DD0-0131-45C9-8E6A-E10FA003BE68}" w:val=" ADDIN NE.Ref.{9EB15DD0-0131-45C9-8E6A-E10FA003BE68}&lt;Citation&gt;&lt;Group&gt;&lt;References&gt;&lt;Item&gt;&lt;ID&gt;623&lt;/ID&gt;&lt;UID&gt;{E7FC3890-2BB8-4934-B123-7F53191F68D6}&lt;/UID&gt;&lt;Title&gt;手持式名优茶嫩梢采摘机械手设计与试验优化&lt;/Title&gt;&lt;Template&gt;Journal Article&lt;/Template&gt;&lt;Star&gt;0&lt;/Star&gt;&lt;Tag&gt;0&lt;/Tag&gt;&lt;Author&gt;贾江鸣; 叶玉泽; 程培林; 朱赢鹏; 傅霞萍; 陈建能&lt;/Author&gt;&lt;Year&gt;2022&lt;/Year&gt;&lt;Details&gt;&lt;_author_aff&gt;浙江理工大学机械与自动控制学院;浙江省种植装备技术重点实验室;&lt;/_author_aff&gt;&lt;_cited_count&gt;15&lt;/_cited_count&gt;&lt;_date&gt;2022-03-22&lt;/_date&gt;&lt;_issue&gt;05&lt;/_issue&gt;&lt;_journal&gt;农业机械学报&lt;/_journal&gt;&lt;_keywords&gt;名优茶;采摘机械手;响应面;采摘成功率&lt;/_keywords&gt;&lt;_pages&gt;86-92&lt;/_pages&gt;&lt;_url&gt;https://link.cnki.net/urlid/11.1964.S.20220321.1347.004&lt;/_url&gt;&lt;_volume&gt;53&lt;/_volume&gt;&lt;_created&gt;65489724&lt;/_created&gt;&lt;_modified&gt;65489742&lt;/_modified&gt;&lt;_db_updated&gt;CNKI - Reference&lt;/_db_updated&gt;&lt;_accessed&gt;65489725&lt;/_accessed&gt;&lt;_translated_title&gt;Desian and Experimental Optimization of Hand-held Manipulator for Picking Famous Tea Shoot&lt;/_translated_title&gt;&lt;_translated_author&gt;Jia, Jiang ming;Ye, Yu ze;Cheng, Pei lin;Zhu, Ying peng;Fu, Xia ping;Chen, Jian neng&lt;/_translated_author&gt;&lt;/Details&gt;&lt;Extra&gt;&lt;DBUID&gt;{03752FAB-B361-4F66-989B-C711D9502F78}&lt;/DBUID&gt;&lt;/Extra&gt;&lt;/Item&gt;&lt;/References&gt;&lt;/Group&gt;&lt;/Citation&gt;_x000a_"/>
    <w:docVar w:name="NE.Ref{9EBFA115-0334-4E3C-AF24-8ADF62B9E011}" w:val=" ADDIN NE.Ref.{9EBFA115-0334-4E3C-AF24-8ADF62B9E011}&lt;Citation&gt;&lt;Group&gt;&lt;References&gt;&lt;Item&gt;&lt;ID&gt;660&lt;/ID&gt;&lt;UID&gt;{D9090557-A7C1-4F86-8FA0-1E23CA7C943F}&lt;/UID&gt;&lt;Title&gt;4CZ―12智能采茶机器人设计及田间试验&lt;/Title&gt;&lt;Template&gt;Journal Article&lt;/Template&gt;&lt;Star&gt;0&lt;/Star&gt;&lt;Tag&gt;0&lt;/Tag&gt;&lt;Author&gt;秦广明; 赵映; 肖宏儒; 金月; 徐丽明; 陈勇&lt;/Author&gt;&lt;Year&gt;2014&lt;/Year&gt;&lt;Details&gt;&lt;_accessed&gt;65582454&lt;/_accessed&gt;&lt;_author_aff&gt;农业部南京农业机械化研究所;中国农业大学工学院;南京林业大学机电工程学院;&lt;/_author_aff&gt;&lt;_cited_count&gt;30&lt;/_cited_count&gt;&lt;_collection_scope&gt;PKU&lt;/_collection_scope&gt;&lt;_created&gt;65489751&lt;/_created&gt;&lt;_date&gt;2014-01-25&lt;/_date&gt;&lt;_db_updated&gt;CNKI - Reference&lt;/_db_updated&gt;&lt;_issue&gt;01&lt;/_issue&gt;&lt;_journal&gt;中国农机化学报&lt;/_journal&gt;&lt;_keywords&gt;采摘;智能;图像处理;识别&lt;/_keywords&gt;&lt;_modified&gt;65582454&lt;/_modified&gt;&lt;_pages&gt;152-156+169&lt;/_pages&gt;&lt;_tertiary_title&gt; Journal of Chinese Agricultural Mechanization&lt;/_tertiary_title&gt;&lt;_translated_title&gt;4CZ-12 intelligent tea harvest robot design and field experiment&lt;/_translated_title&gt;&lt;_url&gt;https://kns.cnki.net/kcms2/article/abstract?v=WONwD37cfzS6SnqjQbO__ZcVRoYf8AS8f6fcG07WmvSAhMfp8K69yEMBMD3cFWbi3TUxxgLwPmLFw5FLZttNu5gmG3gBAjpT25dJ-SncCNCzmiXjGShjbMIUdeXp7QEtKxhjIFiLcGhXdKDpRB3qWw==&amp;amp;uniplatform=NZKPT&amp;amp;language=CHS&lt;/_url&gt;&lt;_volume&gt;35&lt;/_volume&gt;&lt;_translated_author&gt;Qin, Guang ming;Zhao, Ying;Xiao, Hong ru;Jin, Yue;Xu, Li ming;Chen, Yong&lt;/_translated_author&gt;&lt;/Details&gt;&lt;Extra&gt;&lt;DBUID&gt;{03752FAB-B361-4F66-989B-C711D9502F78}&lt;/DBUID&gt;&lt;/Extra&gt;&lt;/Item&gt;&lt;/References&gt;&lt;/Group&gt;&lt;/Citation&gt;_x000a_"/>
    <w:docVar w:name="NE.Ref{9F906477-BBFA-4F6A-AB2E-F741DA2FAC13}" w:val=" ADDIN NE.Ref.{9F906477-BBFA-4F6A-AB2E-F741DA2FAC13}&lt;Citation&gt;&lt;Group&gt;&lt;References&gt;&lt;Item&gt;&lt;ID&gt;610&lt;/ID&gt;&lt;UID&gt;{5FDD41EF-2A42-4A7C-BD0F-5A6EB6441894}&lt;/UID&gt;&lt;Title&gt;2023年我国茶叶产销及进出口形势分析&lt;/Title&gt;&lt;Template&gt;Journal Article&lt;/Template&gt;&lt;Star&gt;0&lt;/Star&gt;&lt;Tag&gt;0&lt;/Tag&gt;&lt;Author&gt;梅宇; 梁晓&lt;/Author&gt;&lt;Year&gt;2024&lt;/Year&gt;&lt;Details&gt;&lt;_author_aff&gt;中国茶叶流通协会;&lt;/_author_aff&gt;&lt;_cited_count&gt;4&lt;/_cited_count&gt;&lt;_date&gt;2024-04-15&lt;/_date&gt;&lt;_issue&gt;04&lt;/_issue&gt;&lt;_journal&gt;中国茶叶&lt;/_journal&gt;&lt;_keywords&gt;茶园面积;茶叶产量;茶叶产值;内销;进出口&lt;/_keywords&gt;&lt;_pages&gt;18-26&lt;/_pages&gt;&lt;_url&gt;https://kns.cnki.net/kcms2/article/abstract?v=WONwD37cfzTe5t3-IBh2vmQa_ikzwunmCJUuhfUWpS5v5x286k5UqSh1PIkD_LjovBV-gZJSZeMqIpsrUq9mU4_Y1ansI9pw8btGuUb3K86mD4snRfL2i3VEgGypk16cFalNw3jz2VL-bHWSWlaYTEu4lVTOviiH&amp;amp;uniplatform=NZKPT&amp;amp;language=CHS&lt;/_url&gt;&lt;_volume&gt;46&lt;/_volume&gt;&lt;_created&gt;65489614&lt;/_created&gt;&lt;_modified&gt;65489667&lt;/_modified&gt;&lt;_db_updated&gt;CNKI - Reference&lt;/_db_updated&gt;&lt;_accessed&gt;65489614&lt;/_accessed&gt;&lt;_translated_title&gt;Analysis of China&amp;apos;s Tea Production, Sales, lmport and Export Situation in 2023&lt;/_translated_title&gt;&lt;_translated_author&gt;Mei, Yu;Liang, Xiao&lt;/_translated_author&gt;&lt;/Details&gt;&lt;Extra&gt;&lt;DBUID&gt;{03752FAB-B361-4F66-989B-C711D9502F78}&lt;/DBUID&gt;&lt;/Extra&gt;&lt;/Item&gt;&lt;/References&gt;&lt;/Group&gt;&lt;Group&gt;&lt;References&gt;&lt;Item&gt;&lt;ID&gt;620&lt;/ID&gt;&lt;UID&gt;{B0307D23-557A-430D-9BA6-CB7799650BA0}&lt;/UID&gt;&lt;Title&gt;弧型往复双动式采茶切割器优化与试验&lt;/Title&gt;&lt;Template&gt;Journal Article&lt;/Template&gt;&lt;Star&gt;0&lt;/Star&gt;&lt;Tag&gt;0&lt;/Tag&gt;&lt;Author&gt;韩余; 宋志禹; 陈巧敏; 梅松; 杨光&lt;/Author&gt;&lt;Year&gt;2022&lt;/Year&gt;&lt;Details&gt;&lt;_author_aff&gt;农业农村部现代农业装备重点试验室;农业农村部南京农业机械化研究所;&lt;/_author_aff&gt;&lt;_cited_count&gt;6&lt;/_cited_count&gt;&lt;_date&gt;2022-12-31&lt;/_date&gt;&lt;_issue&gt;24&lt;/_issue&gt;&lt;_journal&gt;农业工程学报&lt;/_journal&gt;&lt;_keywords&gt;农业机械;茶叶;收获;往复式切割器;试验;优化&lt;/_keywords&gt;&lt;_pages&gt;35-43&lt;/_pages&gt;&lt;_url&gt;https://kns.cnki.net/kcms2/article/abstract?v=WONwD37cfzRXUlURgDfIcHznJwvj5e05tFc9px9DwVwhRAioluykcxrqq9XR-ofKNwCAUKDx0IrQOjNMWN_eW1-iqhRjPb_lP1nZLNZMM07q7MbwJW034n7runqdS5jH2UVNauWhs42XZOdqD22afoyGEnfWtFXK&amp;amp;uniplatform=NZKPT&amp;amp;language=CHS&lt;/_url&gt;&lt;_volume&gt;38&lt;/_volume&gt;&lt;_created&gt;65489714&lt;/_created&gt;&lt;_modified&gt;65489828&lt;/_modified&gt;&lt;_db_updated&gt;CNKI - Reference&lt;/_db_updated&gt;&lt;_accessed&gt;65489824&lt;/_accessed&gt;&lt;_translated_title&gt;Optimization and experiment ofarc type reciprocating double-acting teapicking cutter&lt;/_translated_title&gt;&lt;_translated_author&gt;Han, Yu;Song, Zhi yu;Chen, Qiao min;Mei, Song;Yang, Guang&lt;/_translated_author&gt;&lt;/Details&gt;&lt;Extra&gt;&lt;DBUID&gt;{03752FAB-B361-4F66-989B-C711D9502F78}&lt;/DBUID&gt;&lt;/Extra&gt;&lt;/Item&gt;&lt;/References&gt;&lt;/Group&gt;&lt;/Citation&gt;_x000a_"/>
    <w:docVar w:name="NE.Ref{A120EAAE-F93E-49FC-8556-D455C99CF88E}" w:val=" ADDIN NE.Ref.{A120EAAE-F93E-49FC-8556-D455C99CF88E}&lt;Citation&gt;&lt;Group&gt;&lt;References&gt;&lt;Item&gt;&lt;ID&gt;585&lt;/ID&gt;&lt;UID&gt;{978D4B09-B3C0-4367-9999-0BFCC8B1B51A}&lt;/UID&gt;&lt;Title&gt;2023年我国茶叶产销及进出口形势分析&lt;/Title&gt;&lt;Template&gt;Journal Article&lt;/Template&gt;&lt;Star&gt;0&lt;/Star&gt;&lt;Tag&gt;0&lt;/Tag&gt;&lt;Author&gt;梅宇; 梁晓&lt;/Author&gt;&lt;Year&gt;2024&lt;/Year&gt;&lt;Details&gt;&lt;_author_aff&gt;中国茶叶流通协会;&lt;/_author_aff&gt;&lt;_cited_count&gt;4&lt;/_cited_count&gt;&lt;_created&gt;65474661&lt;/_created&gt;&lt;_date&gt;2024-04-15&lt;/_date&gt;&lt;_db_updated&gt;CNKI - Reference&lt;/_db_updated&gt;&lt;_issue&gt;04&lt;/_issue&gt;&lt;_journal&gt;中国茶叶&lt;/_journal&gt;&lt;_keywords&gt;茶园面积;茶叶产量;茶叶产值;内销;进出口&lt;/_keywords&gt;&lt;_modified&gt;65474670&lt;/_modified&gt;&lt;_pages&gt;18-26&lt;/_pages&gt;&lt;_url&gt;https://kns.cnki.net/kcms2/article/abstract?v=m22VhQxdXydlIHUrUl-XVN8GpaDA3bHgEAR7vXTKl-HVLjOi9XFMszxI7Dbk8B7LFWTEZDKv1bCNnvnM-I0Ec8XtIdx3jeMxRZCQNMzook9xxWqeFEnbOSHILNTEpJsguQ02mjKgwqlg95fDMCBvzDXVjNJewbQQ&amp;amp;uniplatform=NZKPT&amp;amp;language=CHS&lt;/_url&gt;&lt;_volume&gt;46&lt;/_volume&gt;&lt;_translated_author&gt;Mei, Yu;Liang, Xiao&lt;/_translated_author&gt;&lt;/Details&gt;&lt;Extra&gt;&lt;DBUID&gt;{03752FAB-B361-4F66-989B-C711D9502F78}&lt;/DBUID&gt;&lt;/Extra&gt;&lt;/Item&gt;&lt;/References&gt;&lt;/Group&gt;&lt;/Citation&gt;_x000a_"/>
    <w:docVar w:name="NE.Ref{A7634339-4CA7-480A-9C29-953C46419D26}" w:val=" ADDIN NE.Ref.{A7634339-4CA7-480A-9C29-953C46419D26}&lt;Citation&gt;&lt;Group&gt;&lt;References&gt;&lt;Item&gt;&lt;ID&gt;588&lt;/ID&gt;&lt;UID&gt;{BDDDB684-B02C-4FE9-9D4D-F11D61FBABFF}&lt;/UID&gt;&lt;Title&gt;我国茶叶机械化采摘技术研究现状与发展趋势&lt;/Title&gt;&lt;Template&gt;Journal Article&lt;/Template&gt;&lt;Star&gt;0&lt;/Star&gt;&lt;Tag&gt;0&lt;/Tag&gt;&lt;Author&gt;黄藩; 王云; 熊元元; 刘飞; 张厅; 李春华&lt;/Author&gt;&lt;Year&gt;2019&lt;/Year&gt;&lt;Details&gt;&lt;_author_aff&gt;四川省农业科学院茶叶研究所;&lt;/_author_aff&gt;&lt;_cited_count&gt;33&lt;/_cited_count&gt;&lt;_collection_scope&gt;PKU&lt;/_collection_scope&gt;&lt;_created&gt;65476816&lt;/_created&gt;&lt;_date&gt;2019-06-25&lt;/_date&gt;&lt;_db_updated&gt;CNKI - Reference&lt;/_db_updated&gt;&lt;_issue&gt;12&lt;/_issue&gt;&lt;_journal&gt;江苏农业科学&lt;/_journal&gt;&lt;_keywords&gt;茶叶;机采技术;存在问题;发展趋势&lt;/_keywords&gt;&lt;_modified&gt;65476816&lt;/_modified&gt;&lt;_pages&gt;48-51&lt;/_pages&gt;&lt;_url&gt;https://link.cnki.net/doi/10.15889/j.issn.1002-1302.2019.12.009&lt;/_url&gt;&lt;_volume&gt;47&lt;/_volume&gt;&lt;_translated_author&gt;Huang, Fan;Wang, Yun;Xiong, Yuan yuan;Liu, Fei;Zhang, Ting;Li, Chun hua&lt;/_translated_author&gt;&lt;/Details&gt;&lt;Extra&gt;&lt;DBUID&gt;{03752FAB-B361-4F66-989B-C711D9502F78}&lt;/DBUID&gt;&lt;/Extra&gt;&lt;/Item&gt;&lt;/References&gt;&lt;/Group&gt;&lt;/Citation&gt;_x000a_"/>
    <w:docVar w:name="NE.Ref{A7D5CC62-BBFC-4503-A580-CA86B1F8B08F}" w:val=" ADDIN NE.Ref.{A7D5CC62-BBFC-4503-A580-CA86B1F8B08F}&lt;Citation&gt;&lt;Group&gt;&lt;References&gt;&lt;Item&gt;&lt;ID&gt;655&lt;/ID&gt;&lt;UID&gt;{9D6F98D2-106C-41E9-90ED-27A1ACCF3A47}&lt;/UID&gt;&lt;Title&gt;剪切-收集一体式茶叶采摘末端执行器设计与试验&lt;/Title&gt;&lt;Template&gt;Journal Article&lt;/Template&gt;&lt;Star&gt;0&lt;/Star&gt;&lt;Tag&gt;0&lt;/Tag&gt;&lt;Author&gt;林桂潮; 陈定贤; 陈嘉辉; 钟凯勇; 蔡柳坚; 林帆; 郑晓鑫; 李汪珩&lt;/Author&gt;&lt;Year&gt;2023&lt;/Year&gt;&lt;Details&gt;&lt;_accessed&gt;65582448&lt;/_accessed&gt;&lt;_author_aff&gt;仲恺农业工程学院机电工程学院;&lt;/_author_aff&gt;&lt;_created&gt;65477684&lt;/_created&gt;&lt;_date&gt;2023-09-20&lt;/_date&gt;&lt;_db_updated&gt;CNKI - Reference&lt;/_db_updated&gt;&lt;_issue&gt;09&lt;/_issue&gt;&lt;_journal&gt;机电工程技术&lt;/_journal&gt;&lt;_keywords&gt;茶叶采摘机器人;末端执行器;平面连杆机构&lt;/_keywords&gt;&lt;_modified&gt;65582448&lt;/_modified&gt;&lt;_pages&gt;42-45+172&lt;/_pages&gt;&lt;_translated_title&gt;Design and testing of a shear-collection integrated end-effector for tea picking&lt;/_translated_title&gt;&lt;_url&gt;https://kns.cnki.net/kcms2/article/abstract?v=MuRVhOLgpms00VqNW7H6T-ptGcikvKZn1fKvB9DvgblQ_gd_eg-qfe5ml8Q-S6Oc9-FaBitj-jHQ7yCBNry39e1qxiDlJA8B3OBeo-DNgJPCshMTXpZDA6nZDsMt1Zwalbztm1f1Jh_jGybKAu6hBuhBclzfMaNh&amp;amp;uniplatform=NZKPT&amp;amp;language=CHS&lt;/_url&gt;&lt;_volume&gt;52&lt;/_volume&gt;&lt;_translated_author&gt;Lin, Gui chao;Chen, Ding xian;Chen, Jia hui;Zhong, Kai yong;Cai, Liu jian;Lin, Fan;Zheng, Xiao xin;Li, Wang heng&lt;/_translated_author&gt;&lt;/Details&gt;&lt;Extra&gt;&lt;DBUID&gt;{03752FAB-B361-4F66-989B-C711D9502F78}&lt;/DBUID&gt;&lt;/Extra&gt;&lt;/Item&gt;&lt;/References&gt;&lt;/Group&gt;&lt;/Citation&gt;_x000a_"/>
    <w:docVar w:name="NE.Ref{ABC2012E-413D-46BD-9D1C-447565426E2E}" w:val=" ADDIN NE.Ref.{ABC2012E-413D-46BD-9D1C-447565426E2E}&lt;Citation&gt;&lt;Group&gt;&lt;References&gt;&lt;Item&gt;&lt;ID&gt;597&lt;/ID&gt;&lt;UID&gt;{B804180A-88BC-469A-8E89-F6067A976BA3}&lt;/UID&gt;&lt;Title&gt;茶鲜叶嫩梢捏切组合式采摘器设计与试验&lt;/Title&gt;&lt;Template&gt;Journal Article&lt;/Template&gt;&lt;Star&gt;0&lt;/Star&gt;&lt;Tag&gt;0&lt;/Tag&gt;&lt;Author&gt;罗坤; 吴正敏; 曹成茂; 秦宽; 张雪晨; 钟华&lt;/Author&gt;&lt;Year&gt;2022&lt;/Year&gt;&lt;Details&gt;&lt;_author_aff&gt;安徽农业大学工学院;茶树生物学与资源利用国家重点实验室;安徽农业大学茶与食品科技学院;&lt;/_author_aff&gt;&lt;_cited_count&gt;15&lt;/_cited_count&gt;&lt;_created&gt;65476821&lt;/_created&gt;&lt;_date&gt;2022-07-08&lt;/_date&gt;&lt;_db_updated&gt;CNKI - Reference&lt;/_db_updated&gt;&lt;_issue&gt;13&lt;/_issue&gt;&lt;_journal&gt;农业工程学报&lt;/_journal&gt;&lt;_keywords&gt;设计;茶叶机械;试验;名优茶采摘;组合式;采摘器&lt;/_keywords&gt;&lt;_modified&gt;65476837&lt;/_modified&gt;&lt;_pages&gt;1-9&lt;/_pages&gt;&lt;_url&gt;https://kns.cnki.net/kcms2/article/abstract?v=RkYMyaebi8VmkR7ag-GEsnRhhNqo87bxfVt6BjvJpMOOmmO1-ZkMnZP0qm_GbyI-8mckfcv-y9nyX0JAv81ue87a27EjPioWG2FInjG5j7Nk_O2ZJ7wh96e20CWHd4iaQ5S0ZOVlKffLJsSbUM2aQ_RUVCZFEtsp&amp;amp;uniplatform=NZKPT&amp;amp;language=CHS&lt;/_url&gt;&lt;_volume&gt;38&lt;/_volume&gt;&lt;_translated_author&gt;Luo, Kun;Wu, Zheng min;Cao, Cheng mao;Qin, Kuan;Zhang, Xue chen;Zhong, Hua&lt;/_translated_author&gt;&lt;/Details&gt;&lt;Extra&gt;&lt;DBUID&gt;{03752FAB-B361-4F66-989B-C711D9502F78}&lt;/DBUID&gt;&lt;/Extra&gt;&lt;/Item&gt;&lt;/References&gt;&lt;/Group&gt;&lt;/Citation&gt;_x000a_"/>
    <w:docVar w:name="NE.Ref{B4CB2330-DFEB-414C-AA69-5E840EF238A3}" w:val=" ADDIN NE.Ref.{B4CB2330-DFEB-414C-AA69-5E840EF238A3}&lt;Citation&gt;&lt;Group&gt;&lt;References&gt;&lt;Item&gt;&lt;ID&gt;621&lt;/ID&gt;&lt;UID&gt;{E4E2AF5E-4F9D-4E6F-9E7C-7520050FF781}&lt;/UID&gt;&lt;Title&gt;分体刀具式名优茶采摘末端执行器设计与试验优化&lt;/Title&gt;&lt;Template&gt;Journal Article&lt;/Template&gt;&lt;Star&gt;0&lt;/Star&gt;&lt;Tag&gt;0&lt;/Tag&gt;&lt;Author&gt;陈建能; 李杭; 刘林敏; 贾江鸣; 赵润茂; 武传宇&lt;/Author&gt;&lt;Year&gt;2024&lt;/Year&gt;&lt;Details&gt;&lt;_accessed&gt;65580020&lt;/_accessed&gt;&lt;_author_aff&gt;浙江理工大学机械工程学院;浙江省种植装备技术重点实验室;浙江省松阳县农业农村局;&lt;/_author_aff&gt;&lt;_cited_count&gt;1&lt;/_cited_count&gt;&lt;_created&gt;65489717&lt;/_created&gt;&lt;_date&gt;2023-11-21&lt;/_date&gt;&lt;_db_updated&gt;CNKI - Reference&lt;/_db_updated&gt;&lt;_issue&gt;01&lt;/_issue&gt;&lt;_journal&gt;农业机械学报&lt;/_journal&gt;&lt;_keywords&gt;名优茶;采茶机器人;末端执行器;分体式刀具;侧芽&lt;/_keywords&gt;&lt;_modified&gt;65579895&lt;/_modified&gt;&lt;_pages&gt;39-46+195&lt;/_pages&gt;&lt;_tertiary_title&gt;Transactions of the Chinese Society for Agricultural Machinery&lt;/_tertiary_title&gt;&lt;_translated_title&gt;Design and Experimental Optimization of End Effector forPicking Famous Tea with Split-cutter&lt;/_translated_title&gt;&lt;_url&gt;https://link.cnki.net/urlid/11.1964.S.20231120.1731.008&lt;/_url&gt;&lt;_volume&gt;55&lt;/_volume&gt;&lt;_translated_author&gt;Chen, Jian neng;Li, Hang;Liu, Lin min;Jia, Jiang ming;Zhao, Run mao;Wu, Chuan yu&lt;/_translated_author&gt;&lt;/Details&gt;&lt;Extra&gt;&lt;DBUID&gt;{03752FAB-B361-4F66-989B-C711D9502F78}&lt;/DBUID&gt;&lt;/Extra&gt;&lt;/Item&gt;&lt;/References&gt;&lt;/Group&gt;&lt;/Citation&gt;_x000a_"/>
    <w:docVar w:name="NE.Ref{B69D52B6-8067-43E4-AE60-62DF59BF0DD0}" w:val=" ADDIN NE.Ref.{B69D52B6-8067-43E4-AE60-62DF59BF0DD0}&lt;Citation&gt;&lt;Group&gt;&lt;References&gt;&lt;Item&gt;&lt;ID&gt;668&lt;/ID&gt;&lt;UID&gt;{2716FBFD-8AF8-43A8-B7B0-058F838A62D3}&lt;/UID&gt;&lt;Title&gt;基于信赖域策略寻优的后退虚源法面源氡扩散模型&lt;/Title&gt;&lt;Template&gt;Journal Article&lt;/Template&gt;&lt;Star&gt;0&lt;/Star&gt;&lt;Tag&gt;0&lt;/Tag&gt;&lt;Author&gt;丁玉恒; 杨亚新; 谢尚平; 罗齐彬; 吕文杰; 黄培; 王毅强&lt;/Author&gt;&lt;Year&gt;2024&lt;/Year&gt;&lt;Details&gt;&lt;_accessed&gt;65582699&lt;/_accessed&gt;&lt;_created&gt;65582695&lt;/_created&gt;&lt;_translated_title&gt; Area source radon diffusion model of virtual-point source method based on trust region strategy optimization&lt;/_translated_title&gt;&lt;_tertiary_title&gt;World Nuclear Geoscience&lt;/_tertiary_title&gt;&lt;_modified&gt;65582700&lt;/_modified&gt;&lt;_translated_author&gt;Ding, Yu heng;Yang, Ya xin;Xie, Shang ping;Luo, Qi bin;Lu, Wen jie;Huang, Pei;Wang, Yi qiang&lt;/_translated_author&gt;&lt;/Details&gt;&lt;Extra&gt;&lt;DBUID&gt;{03752FAB-B361-4F66-989B-C711D9502F78}&lt;/DBUID&gt;&lt;/Extra&gt;&lt;/Item&gt;&lt;/References&gt;&lt;/Group&gt;&lt;/Citation&gt;_x000a_"/>
    <w:docVar w:name="NE.Ref{B813E9CF-9DE4-48DF-9CAB-9F3A0714D8E2}" w:val=" ADDIN NE.Ref.{B813E9CF-9DE4-48DF-9CAB-9F3A0714D8E2}&lt;Citation&gt;&lt;Group&gt;&lt;References&gt;&lt;Item&gt;&lt;ID&gt;610&lt;/ID&gt;&lt;UID&gt;{5FDD41EF-2A42-4A7C-BD0F-5A6EB6441894}&lt;/UID&gt;&lt;Title&gt;2023年我国茶叶产销及进出口形势分析&lt;/Title&gt;&lt;Template&gt;Journal Article&lt;/Template&gt;&lt;Star&gt;0&lt;/Star&gt;&lt;Tag&gt;0&lt;/Tag&gt;&lt;Author&gt;梅宇; 梁晓&lt;/Author&gt;&lt;Year&gt;2024&lt;/Year&gt;&lt;Details&gt;&lt;_author_aff&gt;中国茶叶流通协会;&lt;/_author_aff&gt;&lt;_cited_count&gt;4&lt;/_cited_count&gt;&lt;_date&gt;2024-04-15&lt;/_date&gt;&lt;_issue&gt;04&lt;/_issue&gt;&lt;_journal&gt;中国茶叶&lt;/_journal&gt;&lt;_keywords&gt;茶园面积;茶叶产量;茶叶产值;内销;进出口&lt;/_keywords&gt;&lt;_pages&gt;18-26&lt;/_pages&gt;&lt;_url&gt;https://kns.cnki.net/kcms2/article/abstract?v=WONwD37cfzTe5t3-IBh2vmQa_ikzwunmCJUuhfUWpS5v5x286k5UqSh1PIkD_LjovBV-gZJSZeMqIpsrUq9mU4_Y1ansI9pw8btGuUb3K86mD4snRfL2i3VEgGypk16cFalNw3jz2VL-bHWSWlaYTEu4lVTOviiH&amp;amp;uniplatform=NZKPT&amp;amp;language=CHS&lt;/_url&gt;&lt;_volume&gt;46&lt;/_volume&gt;&lt;_created&gt;65489614&lt;/_created&gt;&lt;_modified&gt;65489667&lt;/_modified&gt;&lt;_db_updated&gt;CNKI - Reference&lt;/_db_updated&gt;&lt;_accessed&gt;65489614&lt;/_accessed&gt;&lt;_translated_title&gt;Analysis of China&amp;apos;s Tea Production, Sales, lmport and Export Situation in 2023&lt;/_translated_title&gt;&lt;_translated_author&gt;Mei, Yu;Liang, Xiao&lt;/_translated_author&gt;&lt;/Details&gt;&lt;Extra&gt;&lt;DBUID&gt;{03752FAB-B361-4F66-989B-C711D9502F78}&lt;/DBUID&gt;&lt;/Extra&gt;&lt;/Item&gt;&lt;/References&gt;&lt;/Group&gt;&lt;Group&gt;&lt;References&gt;&lt;Item&gt;&lt;ID&gt;615&lt;/ID&gt;&lt;UID&gt;{0E9812F4-C53C-4E47-ABF6-25BA5E3184B3}&lt;/UID&gt;&lt;Title&gt;我国茶园机械化作业模式研究&lt;/Title&gt;&lt;Template&gt;Journal Article&lt;/Template&gt;&lt;Star&gt;0&lt;/Star&gt;&lt;Tag&gt;0&lt;/Tag&gt;&lt;Author&gt;韩余; 肖宏儒; 宋志禹; 丁文芹&lt;/Author&gt;&lt;Year&gt;2016&lt;/Year&gt;&lt;Details&gt;&lt;_author_aff&gt;农业部南京农业机械化研究所;&lt;/_author_aff&gt;&lt;_cited_count&gt;26&lt;/_cited_count&gt;&lt;_date&gt;2016-06-20&lt;/_date&gt;&lt;_issue&gt;03&lt;/_issue&gt;&lt;_journal&gt;中国农业科技导报&lt;/_journal&gt;&lt;_keywords&gt;茶园机械;茶园分类;技术模式&lt;/_keywords&gt;&lt;_pages&gt;74-81&lt;/_pages&gt;&lt;_url&gt;https://link.cnki.net/doi/10.13304/j.nykjdb.2015.549&lt;/_url&gt;&lt;_volume&gt;18&lt;/_volume&gt;&lt;_created&gt;65489663&lt;/_created&gt;&lt;_modified&gt;65489667&lt;/_modified&gt;&lt;_db_updated&gt;CNKI - Reference&lt;/_db_updated&gt;&lt;_collection_scope&gt;PKU;CSCD&lt;/_collection_scope&gt;&lt;_accessed&gt;65489663&lt;/_accessed&gt;&lt;_translated_title&gt;Research on Mechanization Technology Mode of Tea Plantation and Management&lt;/_translated_title&gt;&lt;_translated_author&gt;Han, Yu;Xiao, Hong ru;Song, Zhi yu;Ding, Wen qin&lt;/_translated_author&gt;&lt;/Details&gt;&lt;Extra&gt;&lt;DBUID&gt;{03752FAB-B361-4F66-989B-C711D9502F78}&lt;/DBUID&gt;&lt;/Extra&gt;&lt;/Item&gt;&lt;/References&gt;&lt;/Group&gt;&lt;/Citation&gt;_x000a_"/>
    <w:docVar w:name="NE.Ref{B979FCEA-6ECE-450F-913D-6CE13E8E64EE}" w:val=" ADDIN NE.Ref.{B979FCEA-6ECE-450F-913D-6CE13E8E64EE}&lt;Citation&gt;&lt;Group&gt;&lt;References&gt;&lt;Item&gt;&lt;ID&gt;620&lt;/ID&gt;&lt;UID&gt;{B0307D23-557A-430D-9BA6-CB7799650BA0}&lt;/UID&gt;&lt;Title&gt;弧型往复双动式采茶切割器优化与试验&lt;/Title&gt;&lt;Template&gt;Journal Article&lt;/Template&gt;&lt;Star&gt;0&lt;/Star&gt;&lt;Tag&gt;0&lt;/Tag&gt;&lt;Author&gt;韩余; 宋志禹; 陈巧敏; 梅松; 杨光&lt;/Author&gt;&lt;Year&gt;2022&lt;/Year&gt;&lt;Details&gt;&lt;_accessed&gt;65579898&lt;/_accessed&gt;&lt;_author_aff&gt;农业农村部现代农业装备重点试验室;农业农村部南京农业机械化研究所;&lt;/_author_aff&gt;&lt;_cited_count&gt;6&lt;/_cited_count&gt;&lt;_created&gt;65489714&lt;/_created&gt;&lt;_date&gt;2022-12-31&lt;/_date&gt;&lt;_db_updated&gt;CNKI - Reference&lt;/_db_updated&gt;&lt;_issue&gt;24&lt;/_issue&gt;&lt;_journal&gt;农业工程学报&lt;/_journal&gt;&lt;_keywords&gt;农业机械;茶叶;收获;往复式切割器;试验;优化&lt;/_keywords&gt;&lt;_modified&gt;65579898&lt;/_modified&gt;&lt;_pages&gt;35-43&lt;/_pages&gt;&lt;_tertiary_title&gt;Transactions of the CSAE&lt;/_tertiary_title&gt;&lt;_translated_title&gt;Optimization and experiment ofarc type reciprocating double-acting teapicking cutter&lt;/_translated_title&gt;&lt;_url&gt;https://kns.cnki.net/kcms2/article/abstract?v=WONwD37cfzRXUlURgDfIcHznJwvj5e05tFc9px9DwVwhRAioluykcxrqq9XR-ofKNwCAUKDx0IrQOjNMWN_eW1-iqhRjPb_lP1nZLNZMM07q7MbwJW034n7runqdS5jH2UVNauWhs42XZOdqD22afoyGEnfWtFXK&amp;amp;uniplatform=NZKPT&amp;amp;language=CHS&lt;/_url&gt;&lt;_volume&gt;38&lt;/_volume&gt;&lt;_translated_author&gt;Han, Yu;Song, Zhi yu;Chen, Qiao min;Mei, Song;Yang, Guang&lt;/_translated_author&gt;&lt;/Details&gt;&lt;Extra&gt;&lt;DBUID&gt;{03752FAB-B361-4F66-989B-C711D9502F78}&lt;/DBUID&gt;&lt;/Extra&gt;&lt;/Item&gt;&lt;/References&gt;&lt;/Group&gt;&lt;/Citation&gt;_x000a_"/>
    <w:docVar w:name="NE.Ref{BAE131FB-9FD6-40F3-8358-67D2B76F9125}" w:val=" ADDIN NE.Ref.{BAE131FB-9FD6-40F3-8358-67D2B76F9125}&lt;Citation&gt;&lt;Group&gt;&lt;References&gt;&lt;Item&gt;&lt;ID&gt;3&lt;/ID&gt;&lt;UID&gt;{C11B7F78-3936-440E-A581-EDF096099BEF}&lt;/UID&gt;&lt;Title&gt;欠驱动关节型柑橘采摘末端执行器设计与试验&lt;/Title&gt;&lt;Template&gt;Journal Article&lt;/Template&gt;&lt;Star&gt;0&lt;/Star&gt;&lt;Tag&gt;0&lt;/Tag&gt;&lt;Author&gt;虞浪; 俞高红; 吴浩宇; 孙福兴; 钱孟波&lt;/Author&gt;&lt;Year&gt;2023&lt;/Year&gt;&lt;Details&gt;&lt;_accessed&gt;65846116&lt;/_accessed&gt;&lt;_author_adr&gt;浙江农林大学光机电工程学院;浙江理工大学机械工程学院;&lt;/_author_adr&gt;&lt;_cited_count&gt;12&lt;/_cited_count&gt;&lt;_created&gt;65846100&lt;/_created&gt;&lt;_db_provider&gt;CNKI&lt;/_db_provider&gt;&lt;_db_updated&gt;CNKI - Reference&lt;/_db_updated&gt;&lt;_isbn&gt;1002-6819&lt;/_isbn&gt;&lt;_issue&gt;17&lt;/_issue&gt;&lt;_journal&gt;农业工程学报&lt;/_journal&gt;&lt;_keywords&gt;机器人;采摘;末端执行器;参数化设计;改进遗传算法;柑橘&lt;/_keywords&gt;&lt;_modified&gt;65859641&lt;/_modified&gt;&lt;_pages&gt;29-38&lt;/_pages&gt;&lt;_url&gt;https://link.cnki.net/urlid/11.2047.S.20230928.1320.004&lt;/_url&gt;&lt;_volume&gt;39&lt;/_volume&gt;&lt;_translated_author&gt;Yu, Lang;Yu, Gao hong;Wu, Hao yu;Sun, Fu xing;Qian, Meng bo&lt;/_translated_author&gt;&lt;/Details&gt;&lt;Extra&gt;&lt;DBUID&gt;{82593FD4-14DD-4AC9-B72C-AB1B5D98EEC1}&lt;/DBUID&gt;&lt;/Extra&gt;&lt;/Item&gt;&lt;/References&gt;&lt;/Group&gt;&lt;/Citation&gt;_x000a_"/>
    <w:docVar w:name="NE.Ref{BBA4D740-AF03-4D6E-88C0-0C09784D11BB}" w:val=" ADDIN NE.Ref.{BBA4D740-AF03-4D6E-88C0-0C09784D11BB}&lt;Citation&gt;&lt;Group&gt;&lt;References&gt;&lt;Item&gt;&lt;ID&gt;651&lt;/ID&gt;&lt;UID&gt;{B3BDB4B2-A3A4-4885-9553-C5CE15DE4FC1}&lt;/UID&gt;&lt;Title&gt;茶叶生产装备自动化与智能化技术研究进展与展望&lt;/Title&gt;&lt;Template&gt;Journal Article&lt;/Template&gt;&lt;Star&gt;0&lt;/Star&gt;&lt;Tag&gt;0&lt;/Tag&gt;&lt;Author&gt;高一聪; 许晨; 林琼; 王淑花; 魏喆&lt;/Author&gt;&lt;Year&gt;2024&lt;/Year&gt;&lt;Details&gt;&lt;_accessed&gt;65582442&lt;/_accessed&gt;&lt;_author_adr&gt;浙江大学流体动力基础件与机电系统全国重点实验室;浙江工业大学机械工程学院;沈阳工业大学机械工程学院;&lt;/_author_adr&gt;&lt;_created&gt;65580020&lt;/_created&gt;&lt;_db_provider&gt;CNKI&lt;/_db_provider&gt;&lt;_db_updated&gt;CNKI - Reference&lt;/_db_updated&gt;&lt;_isbn&gt;1000-1298&lt;/_isbn&gt;&lt;_issue&gt;07&lt;/_issue&gt;&lt;_journal&gt;农业机械学报&lt;/_journal&gt;&lt;_keywords&gt;茶产业;茶叶自动化加工;茶叶智能检测;信息技术&lt;/_keywords&gt;&lt;_modified&gt;65582442&lt;/_modified&gt;&lt;_pages&gt;1-14&lt;/_pages&gt;&lt;_tertiary_title&gt;Transactions of the Chinese Society for Agricultural Machinery&lt;/_tertiary_title&gt;&lt;_translated_title&gt;Tea production equipment automation and intelligent technology research progress and prospects&lt;/_translated_title&gt;&lt;_url&gt;https://kns.cnki.net/kcms2/article/abstract?v=uagkXMi-j-UKqlnAQ3mLPcV3_Lanf8MqctyoNh1vMM6Mqp2mRejpblzBm1FlzYRyICFg94f4UuR6NLW1UD3HsMjn_C2--n39v3YpcoBA7gehMpp3BjmGH9FDNAZI6315pINPHnzD95AMkL1s5b_D-ypFr9abWXYgwlBiQHU-rfnONbVSC8IIOnQnA3KgTz8_ICL8Q-Sy168=&amp;amp;uniplatform=NZKPT&amp;amp;language=CHS&lt;/_url&gt;&lt;_volume&gt;55&lt;/_volume&gt;&lt;_translated_author&gt;Gao, Yi cong;Xu, Chen;Lin, Qiong;Wang, Shu hua;Wei, Zhe&lt;/_translated_author&gt;&lt;/Details&gt;&lt;Extra&gt;&lt;DBUID&gt;{03752FAB-B361-4F66-989B-C711D9502F78}&lt;/DBUID&gt;&lt;/Extra&gt;&lt;/Item&gt;&lt;/References&gt;&lt;/Group&gt;&lt;Group&gt;&lt;References&gt;&lt;Item&gt;&lt;ID&gt;653&lt;/ID&gt;&lt;UID&gt;{A8EB69AB-C581-47F6-BC4D-EDDC8C3DB519}&lt;/UID&gt;&lt;Title&gt;可调节式甘蓝钵苗取苗末端执行器设计与试验&lt;/Title&gt;&lt;Template&gt;Journal Article&lt;/Template&gt;&lt;Star&gt;0&lt;/Star&gt;&lt;Tag&gt;0&lt;/Tag&gt;&lt;Author&gt;韩豹; 申大帅; 郭畅; 刘俏; 王欣; 宋春波&lt;/Author&gt;&lt;Year&gt;2019&lt;/Year&gt;&lt;Details&gt;&lt;_accessed&gt;65582444&lt;/_accessed&gt;&lt;_author_aff&gt;东北农业大学工程学院;&lt;/_author_aff&gt;&lt;_cited_count&gt;24&lt;/_cited_count&gt;&lt;_created&gt;65493458&lt;/_created&gt;&lt;_date&gt;2019-07-03&lt;/_date&gt;&lt;_db_updated&gt;CNKI - Reference&lt;/_db_updated&gt;&lt;_issue&gt;11&lt;/_issue&gt;&lt;_journal&gt;农业机械学报&lt;/_journal&gt;&lt;_keywords&gt;甘蓝钵苗;末端执行器;根钵完整率;穴盘&lt;/_keywords&gt;&lt;_modified&gt;65582444&lt;/_modified&gt;&lt;_pages&gt;111-120&lt;/_pages&gt;&lt;_tertiary_title&gt;Transactions of the Chinese Society for Agricultural Machinery&lt;/_tertiary_title&gt;&lt;_translated_title&gt;Design and experiment of adjustable end-effector of cabbage seedlings&lt;/_translated_title&gt;&lt;_url&gt;https://link.cnki.net/urlid/11.1964.s.20190701.1520.006&lt;/_url&gt;&lt;_volume&gt;50&lt;/_volume&gt;&lt;_translated_author&gt;Han, Bao;Shen, Da shuai;Guo, Chang;Liu, Qiao;Wang, Xin;Song, Chun bo&lt;/_translated_author&gt;&lt;/Details&gt;&lt;Extra&gt;&lt;DBUID&gt;{03752FAB-B361-4F66-989B-C711D9502F78}&lt;/DBUID&gt;&lt;/Extra&gt;&lt;/Item&gt;&lt;/References&gt;&lt;/Group&gt;&lt;Group&gt;&lt;References&gt;&lt;Item&gt;&lt;ID&gt;654&lt;/ID&gt;&lt;UID&gt;{E36BC3CB-11EE-44AB-9489-7EA4F3853E34}&lt;/UID&gt;&lt;Title&gt;基于圆柱凸轮的株距可调式取苗末端执行器设计与试验&lt;/Title&gt;&lt;Template&gt;Journal Article&lt;/Template&gt;&lt;Star&gt;0&lt;/Star&gt;&lt;Tag&gt;0&lt;/Tag&gt;&lt;Author&gt;崔永杰; 卫咏哲; 丁辛亭; 崔功佩; 何智; 王明辉&lt;/Author&gt;&lt;Year&gt;2022&lt;/Year&gt;&lt;Details&gt;&lt;_accessed&gt;65582446&lt;/_accessed&gt;&lt;_author_aff&gt;西北农林科技大学机械与电子工程学院;农业农村部农业物联网重点实验室;陕西省农业信息感知与智能服务重点实验室;&lt;/_author_aff&gt;&lt;_cited_count&gt;17&lt;/_cited_count&gt;&lt;_created&gt;65493451&lt;/_created&gt;&lt;_date&gt;2021-11-20&lt;/_date&gt;&lt;_db_updated&gt;CNKI - Reference&lt;/_db_updated&gt;&lt;_issue&gt;01&lt;/_issue&gt;&lt;_journal&gt;农业机械学报&lt;/_journal&gt;&lt;_keywords&gt;穴盘苗;疏植移栽;末端执行器;圆柱凸轮;耦合仿真&lt;/_keywords&gt;&lt;_modified&gt;65582446&lt;/_modified&gt;&lt;_pages&gt;104-114+122&lt;/_pages&gt;&lt;_tertiary_title&gt;Transactions of the Chinese Society for Agricultural Machinery&lt;/_tertiary_title&gt;&lt;_translated_abstract&gt;研究範圍移動爬行是設備農業培育爬行的關鍵步驟,可為幼爬提供優良的生長環境,實現增產增收。針對移動節奏環境中,可調校株距設備自動化程度低,人工作業效率低下,易損爬傷爬等問題,本文設計了一種基於圓柱鈦輪的株距可調式取爬末端執行器,可實現不同株距之間的移動爬行作業。首先,對末端執行器整體結構進行設計,確定其工作原理;其次,通過理論分析確定圓柱鈦輪與取爬手指各關鍵參數,並分析其作業狀態下受力情況;然後,利用EDEM與Recur Dyn建立爬鈦根土復合模型,進行擬合真實單因素模擬試驗,確定後續正交試驗因素範圍;最後,搭建了研究移動爬行試驗平台,以取爬端角、入土角、取爬間距和變距速度為試驗因素,以爬鈦最大變量和移動成功率為試驗指標,進行正交試驗。在最優參數組合為取爬端角10°、入土角24°、取爬間距8 mm、變距速度5 mm/s下,選擇128輪和72輪或72輪與50輪兩種爬行要求進行驗證試驗,移動後128輪鈦體形變量平均值為(1.13±0.68) mm, 72輪鈦體形變量平均值為(1.51±0.64) mm。總移動成功率為93.33%,整機移動效率為22株/min,滿足不同研究需求,適用性強。&lt;/_translated_abstract&gt;&lt;_translated_keywords&gt;研究範圍;移動爬行;末端執行器;圓柱鈦輪;擬合真因&lt;/_translated_keywords&gt;&lt;_translated_title&gt;Design and experiment of adjustable spacing end-effector based on cylindrical cam&lt;/_translated_title&gt;&lt;_url&gt;https://link.cnki.net/urlid/11.1964.s.20211118.1533.008&lt;/_url&gt;&lt;_volume&gt;53&lt;/_volume&gt;&lt;_translated_author&gt;Cui, Yong jie;Wei, Yong zhe;Ding, Xin ting;Cui, Gong pei;He, Zhi;Wang, Ming hui&lt;/_translated_author&gt;&lt;/Details&gt;&lt;Extra&gt;&lt;DBUID&gt;{03752FAB-B361-4F66-989B-C711D9502F78}&lt;/DBUID&gt;&lt;/Extra&gt;&lt;/Item&gt;&lt;/References&gt;&lt;/Group&gt;&lt;Group&gt;&lt;References&gt;&lt;Item&gt;&lt;ID&gt;642&lt;/ID&gt;&lt;UID&gt;{E57274A0-CB32-4ECF-9700-EE9780743BFF}&lt;/UID&gt;&lt;Title&gt;Development and field evaluation of a robotic harvesting system for plucking high-quality tea&lt;/Title&gt;&lt;Template&gt;Journal Article&lt;/Template&gt;&lt;Star&gt;0&lt;/Star&gt;&lt;Tag&gt;0&lt;/Tag&gt;&lt;Author&gt;Li, Yatao; Wu, Shunkai; He, Leiying; Tong, Junhua; Zhao, Runmao; Jia, Jiangming; Chen, Jianneng; Wu, Chuanyu&lt;/Author&gt;&lt;Year&gt;2023&lt;/Year&gt;&lt;Details&gt;&lt;_accessed&gt;65582467&lt;/_accessed&gt;&lt;_collection_scope&gt;SCIE;EI&lt;/_collection_scope&gt;&lt;_created&gt;65579979&lt;/_created&gt;&lt;_db_updated&gt;kuakujiansuo&lt;/_db_updated&gt;&lt;_impact_factor&gt;   8.300&lt;/_impact_factor&gt;&lt;_journal&gt;Computers and Electronics in Agriculture&lt;/_journal&gt;&lt;_modified&gt;65580001&lt;/_modified&gt;&lt;_social_category&gt;农业综合(1) &amp;amp; 计算机：跨学科应用(2)&lt;/_social_category&gt;&lt;_url&gt;https://xueshu.baidu.com/usercenter/paper/show?paperid=1g1r0tm0w0330610h30m00y098513305&amp;amp;site=xueshu_se&amp;amp;hitarticle=1&lt;/_url&gt;&lt;/Details&gt;&lt;Extra&gt;&lt;DBUID&gt;{03752FAB-B361-4F66-989B-C711D9502F78}&lt;/DBUID&gt;&lt;/Extra&gt;&lt;/Item&gt;&lt;/References&gt;&lt;/Group&gt;&lt;Group&gt;&lt;References&gt;&lt;Item&gt;&lt;ID&gt;643&lt;/ID&gt;&lt;UID&gt;{55D83561-D417-4112-9A38-5DCE1AAEAB6E}&lt;/UID&gt;&lt;Title&gt;A YOLOv3-based computer vision system for identification of tea buds and the picking point&lt;/Title&gt;&lt;Template&gt;Journal Article&lt;/Template&gt;&lt;Star&gt;0&lt;/Star&gt;&lt;Tag&gt;0&lt;/Tag&gt;&lt;Author&gt;Chen, C; Lu, J; Zhou, M; Yi, J; Liao, M; Gao, Z&lt;/Author&gt;&lt;Year&gt;2022&lt;/Year&gt;&lt;Details&gt;&lt;_accessed&gt;65582467&lt;/_accessed&gt;&lt;_collection_scope&gt;SCIE;EI&lt;/_collection_scope&gt;&lt;_created&gt;65580010&lt;/_created&gt;&lt;_db_updated&gt;kuakujiansuo&lt;/_db_updated&gt;&lt;_impact_factor&gt;   8.300&lt;/_impact_factor&gt;&lt;_journal&gt;Computers and Electronics in Agriculture&lt;/_journal&gt;&lt;_modified&gt;65582466&lt;/_modified&gt;&lt;_social_category&gt;农业综合(1) &amp;amp; 计算机：跨学科应用(2)&lt;/_social_category&gt;&lt;_url&gt;https://xueshu.baidu.com/usercenter/paper/show?paperid=1q0n0eq0ah010r20f10m08p0jd120275&amp;amp;site=xueshu_se&amp;amp;hitarticle=1&lt;/_url&gt;&lt;/Details&gt;&lt;Extra&gt;&lt;DBUID&gt;{03752FAB-B361-4F66-989B-C711D9502F78}&lt;/DBUID&gt;&lt;/Extra&gt;&lt;/Item&gt;&lt;/References&gt;&lt;/Group&gt;&lt;Group&gt;&lt;References&gt;&lt;Item&gt;&lt;ID&gt;644&lt;/ID&gt;&lt;UID&gt;{8B689104-932A-48FC-BB73-301AB43A58B2}&lt;/UID&gt;&lt;Title&gt;Computer vision-based high-quality tea automatic plucking robot using Delta parallel manipulator&lt;/Title&gt;&lt;Template&gt;Journal Article&lt;/Template&gt;&lt;Star&gt;1&lt;/Star&gt;&lt;Tag&gt;0&lt;/Tag&gt;&lt;Author&gt;Yang, Hualin; Chen, Long; Ma, Zhibin; Chen, Miaoting; Li, Maozhen&lt;/Author&gt;&lt;Year&gt;2021&lt;/Year&gt;&lt;Details&gt;&lt;_accessed&gt;65582477&lt;/_accessed&gt;&lt;_collection_scope&gt;SCIE;EI&lt;/_collection_scope&gt;&lt;_created&gt;65580012&lt;/_created&gt;&lt;_db_updated&gt;kuakujiansuo&lt;/_db_updated&gt;&lt;_impact_factor&gt;   8.300&lt;/_impact_factor&gt;&lt;_issue&gt;7&lt;/_issue&gt;&lt;_journal&gt;Computers and Electronics in Agriculture&lt;/_journal&gt;&lt;_modified&gt;65582477&lt;/_modified&gt;&lt;_pages&gt;105946&lt;/_pages&gt;&lt;_social_category&gt;农业综合(1) &amp;amp; 计算机：跨学科应用(2)&lt;/_social_category&gt;&lt;_url&gt;https://xueshu.baidu.com/usercenter/paper/show?paperid=1q1f0at00h040tr0xs0b00600w023580&amp;amp;site=xueshu_se&amp;amp;hitarticle=1&lt;/_url&gt;&lt;_volume&gt;181&lt;/_volume&gt;&lt;/Details&gt;&lt;Extra&gt;&lt;DBUID&gt;{03752FAB-B361-4F66-989B-C711D9502F78}&lt;/DBUID&gt;&lt;/Extra&gt;&lt;/Item&gt;&lt;/References&gt;&lt;/Group&gt;&lt;Group&gt;&lt;References&gt;&lt;Item&gt;&lt;ID&gt;671&lt;/ID&gt;&lt;UID&gt;{8B1BA1C3-508D-41A8-8446-E2B12935BC90}&lt;/UID&gt;&lt;Title&gt;Deviation Tolerance Performance Evaluation and Experiment of Picking End Effector for Famous Tea&lt;/Title&gt;&lt;Template&gt;Journal Article&lt;/Template&gt;&lt;Star&gt;0&lt;/Star&gt;&lt;Tag&gt;0&lt;/Tag&gt;&lt;Author&gt;Zhu, Yingpeng; Wu, Chuanyu; Tong, Junhua; Chen, Jianneng; Jia, Jiangming&lt;/Author&gt;&lt;Year&gt;2021&lt;/Year&gt;&lt;Details&gt;&lt;_created&gt;65582469&lt;/_created&gt;&lt;_db_updated&gt;kuakujiansuo&lt;/_db_updated&gt;&lt;_issue&gt;2&lt;/_issue&gt;&lt;_journal&gt;Agriculture&lt;/_journal&gt;&lt;_modified&gt;65582470&lt;/_modified&gt;&lt;_pages&gt;128&lt;/_pages&gt;&lt;_url&gt;https://xueshu.baidu.com/usercenter/paper/show?paperid=1f780xu00d5400p0726f0jr0en052062&amp;amp;site=xueshu_se&amp;amp;hitarticle=1&lt;/_url&gt;&lt;_volume&gt;11&lt;/_volume&gt;&lt;/Details&gt;&lt;Extra&gt;&lt;DBUID&gt;{03752FAB-B361-4F66-989B-C711D9502F78}&lt;/DBUID&gt;&lt;/Extra&gt;&lt;/Item&gt;&lt;/References&gt;&lt;/Group&gt;&lt;/Citation&gt;_x000a_"/>
    <w:docVar w:name="NE.Ref{BD57B208-6151-46F9-A5C2-961F9189933C}" w:val=" ADDIN NE.Ref.{BD57B208-6151-46F9-A5C2-961F9189933C}&lt;Citation&gt;&lt;Group&gt;&lt;References&gt;&lt;Item&gt;&lt;ID&gt;544&lt;/ID&gt;&lt;UID&gt;{D689D257-66C6-4C4E-9871-08FE2932E696}&lt;/UID&gt;&lt;Title&gt;剪切-收集一体式茶叶采摘末端执行器设计与试验&lt;/Title&gt;&lt;Template&gt;Journal Article&lt;/Template&gt;&lt;Star&gt;0&lt;/Star&gt;&lt;Tag&gt;0&lt;/Tag&gt;&lt;Author&gt;林桂潮; 陈定贤; 陈嘉辉; 钟凯勇; 蔡柳坚; 林帆; 郑晓鑫; 李汪珩&lt;/Author&gt;&lt;Year&gt;2023&lt;/Year&gt;&lt;Details&gt;&lt;_author_aff&gt;仲恺农业工程学院机电工程学院;&lt;/_author_aff&gt;&lt;_created&gt;65514180&lt;/_created&gt;&lt;_date&gt;2023-09-20&lt;/_date&gt;&lt;_db_updated&gt;CNKI - Reference&lt;/_db_updated&gt;&lt;_issue&gt;09&lt;/_issue&gt;&lt;_journal&gt;机电工程技术&lt;/_journal&gt;&lt;_keywords&gt;茶叶采摘机器人;末端执行器;平面连杆机构&lt;/_keywords&gt;&lt;_modified&gt;65515085&lt;/_modified&gt;&lt;_pages&gt;42-45+172&lt;/_pages&gt;&lt;_translated_title&gt;Design and testing of a shear-collection integrated end-effector for tea picking&lt;/_translated_title&gt;&lt;_url&gt;https://kns.cnki.net/kcms2/article/abstract?v=kHMw6kznbppMNgUbOwp-wX3hzfPsY-5Jq7_3-bTmeMCQNvXHwCDWUWfLFLROMMAWT1vOS-5vBH1xaiGQjo6_AVqvMy9JRDzsw9gzHOJ2faPUTaKpc_70m2xzZCYrwMym1raeldrgXx8nek1qOFpBvJTMsKzhiw23dX-77kRsEEsBzYK6Y9Dhdk9h0g4mAJtBPUK18qFD9RU=&amp;amp;uniplatform=NZKPT&amp;amp;language=CHS&lt;/_url&gt;&lt;_volume&gt;52&lt;/_volume&gt;&lt;_accessed&gt;65515085&lt;/_accessed&gt;&lt;_tertiary_title&gt;Mechanical &amp;amp; Electrical Engineering Technology&lt;/_tertiary_title&gt;&lt;_translated_author&gt;Lin, Gui chao;Chen, Ding xian;Chen, Jia hui;Zhong, Kai yong;Cai, Liu jian;Lin, Fan;Zheng, Xiao xin;Li, Wang heng&lt;/_translated_author&gt;&lt;/Details&gt;&lt;Extra&gt;&lt;DBUID&gt;{03752FAB-B361-4F66-989B-C711D9502F78}&lt;/DBUID&gt;&lt;/Extra&gt;&lt;/Item&gt;&lt;/References&gt;&lt;/Group&gt;&lt;/Citation&gt;_x000a_"/>
    <w:docVar w:name="NE.Ref{BDF36587-DB91-44B8-94C0-C8BA0F1F572C}" w:val=" ADDIN NE.Ref.{BDF36587-DB91-44B8-94C0-C8BA0F1F572C}&lt;Citation&gt;&lt;Group&gt;&lt;References&gt;&lt;Item&gt;&lt;ID&gt;636&lt;/ID&gt;&lt;UID&gt;{A78BCFDF-0147-4AE4-89FD-187B4F98D65C}&lt;/UID&gt;&lt;Title&gt;果蔬采摘机器人末端执行器研究综述&lt;/Title&gt;&lt;Template&gt;Journal Article&lt;/Template&gt;&lt;Star&gt;0&lt;/Star&gt;&lt;Tag&gt;0&lt;/Tag&gt;&lt;Author&gt;李秦川; 胡挺; 武传宇; 胡旭东; 应义斌&lt;/Author&gt;&lt;Year&gt;2008&lt;/Year&gt;&lt;Details&gt;&lt;_accessed&gt;65494161&lt;/_accessed&gt;&lt;_author_aff&gt;浙江理工大学机电研究所,浙江理工大学机电研究所,浙江理工大学机电研究所,浙江理工大学机电研究所,浙江大学生物系统工程与食品科学学院 副教授,310018杭州市,硕士生,副教授,教授,教授,310027杭州市&lt;/_author_aff&gt;&lt;_cited_count&gt;156&lt;/_cited_count&gt;&lt;_created&gt;65494161&lt;/_created&gt;&lt;_date&gt;2008-03-25&lt;/_date&gt;&lt;_db_updated&gt;CNKI - Reference&lt;/_db_updated&gt;&lt;_issue&gt;03&lt;/_issue&gt;&lt;_journal&gt;农业机械学报&lt;/_journal&gt;&lt;_keywords&gt;采摘机器人;末端执行器;欠驱动;多指手&lt;/_keywords&gt;&lt;_modified&gt;65494161&lt;/_modified&gt;&lt;_pages&gt;175-179+186&lt;/_pages&gt;&lt;_translated_title&gt;Review of End-effectors in Fruit and Vegetable Harvesting Robot&lt;/_translated_title&gt;&lt;_url&gt;https://kns.cnki.net/kcms2/article/abstract?v=9UjK0-enmQisj8ljLsFwq5UkrPgxd4ml53cJ_Opf0wbUCdXHJkVfiWTXPZT8vDhOdLII1WgKVkXlORP1zI0eOEtfiZrseEJsZgBFTVuFhxt1W82TEBdU3jsA7fhMPd3Kcgj95IRir1ZY6LEjva-ZfQ==&amp;amp;uniplatform=NZKPT&amp;amp;language=CHS&lt;/_url&gt;&lt;_translated_author&gt;Li, Qin chuan;Hu, Ting;Wu, Chuan yu;Hu, Xu dong;Ying, Yi bin&lt;/_translated_author&gt;&lt;/Details&gt;&lt;Extra&gt;&lt;DBUID&gt;{03752FAB-B361-4F66-989B-C711D9502F78}&lt;/DBUID&gt;&lt;/Extra&gt;&lt;/Item&gt;&lt;/References&gt;&lt;/Group&gt;&lt;Group&gt;&lt;References&gt;&lt;Item&gt;&lt;ID&gt;631&lt;/ID&gt;&lt;UID&gt;{EB5A05D3-FC72-45E2-8289-2CDAEFD934A6}&lt;/UID&gt;&lt;Title&gt;基于圆柱凸轮的株距可调式取苗末端执行器设计与试验&lt;/Title&gt;&lt;Template&gt;Journal Article&lt;/Template&gt;&lt;Star&gt;0&lt;/Star&gt;&lt;Tag&gt;0&lt;/Tag&gt;&lt;Author&gt;崔永杰; 卫咏哲; 丁辛亭; 崔功佩; 何智; 王明辉&lt;/Author&gt;&lt;Year&gt;2022&lt;/Year&gt;&lt;Details&gt;&lt;_accessed&gt;65494153&lt;/_accessed&gt;&lt;_author_aff&gt;西北农林科技大学机械与电子工程学院;农业农村部农业物联网重点实验室;陕西省农业信息感知与智能服务重点实验室;&lt;/_author_aff&gt;&lt;_cited_count&gt;17&lt;/_cited_count&gt;&lt;_created&gt;65493451&lt;/_created&gt;&lt;_date&gt;2021-11-20&lt;/_date&gt;&lt;_db_updated&gt;CNKI - Reference&lt;/_db_updated&gt;&lt;_issue&gt;01&lt;/_issue&gt;&lt;_journal&gt;农业机械学报&lt;/_journal&gt;&lt;_keywords&gt;穴盘苗;疏植移栽;末端执行器;圆柱凸轮;耦合仿真&lt;/_keywords&gt;&lt;_modified&gt;65494150&lt;/_modified&gt;&lt;_pages&gt;104-114+122&lt;/_pages&gt;&lt;_translated_abstract&gt;研究範圍移動爬行是設備農業培育爬行的關鍵步驟,可為幼爬提供優良的生長環境,實現增產增收。針對移動節奏環境中,可調校株距設備自動化程度低,人工作業效率低下,易損爬傷爬等問題,本文設計了一種基於圓柱鈦輪的株距可調式取爬末端執行器,可實現不同株距之間的移動爬行作業。首先,對末端執行器整體結構進行設計,確定其工作原理;其次,通過理論分析確定圓柱鈦輪與取爬手指各關鍵參數,並分析其作業狀態下受力情況;然後,利用EDEM與Recur Dyn建立爬鈦根土復合模型,進行擬合真實單因素模擬試驗,確定後續正交試驗因素範圍;最後,搭建了研究移動爬行試驗平台,以取爬端角、入土角、取爬間距和變距速度為試驗因素,以爬鈦最大變量和移動成功率為試驗指標,進行正交試驗。在最優參數組合為取爬端角10°、入土角24°、取爬間距8 mm、變距速度5 mm/s下,選擇128輪和72輪或72輪與50輪兩種爬行要求進行驗證試驗,移動後128輪鈦體形變量平均值為(1.13±0.68) mm, 72輪鈦體形變量平均值為(1.51±0.64) mm。總移動成功率為93.33%,整機移動效率為22株/min,滿足不同研究需求,適用性強。&lt;/_translated_abstract&gt;&lt;_translated_keywords&gt;研究範圍;移動爬行;末端執行器;圓柱鈦輪;擬合真因&lt;/_translated_keywords&gt;&lt;_translated_title&gt;Design and Experiment of Adjustable Spacing End-effector Based on Cylindrical Cam&lt;/_translated_title&gt;&lt;_url&gt;https://link.cnki.net/urlid/11.1964.s.20211118.1533.008&lt;/_url&gt;&lt;_volume&gt;53&lt;/_volume&gt;&lt;_translated_author&gt;Cui, Yong jie;Wei, Yong zhe;Ding, Xin ting;Cui, Gong pei;He, Zhi;Wang, Ming hui&lt;/_translated_author&gt;&lt;/Details&gt;&lt;Extra&gt;&lt;DBUID&gt;{03752FAB-B361-4F66-989B-C711D9502F78}&lt;/DBUID&gt;&lt;/Extra&gt;&lt;/Item&gt;&lt;/References&gt;&lt;/Group&gt;&lt;Group&gt;&lt;References&gt;&lt;Item&gt;&lt;ID&gt;633&lt;/ID&gt;&lt;UID&gt;{86E7CDFB-F633-4DC4-BC5C-3BDB661B78C2}&lt;/UID&gt;&lt;Title&gt;可调节式甘蓝钵苗取苗末端执行器设计与试验&lt;/Title&gt;&lt;Template&gt;Journal Article&lt;/Template&gt;&lt;Star&gt;0&lt;/Star&gt;&lt;Tag&gt;0&lt;/Tag&gt;&lt;Author&gt;韩豹; 申大帅; 郭畅; 刘俏; 王欣; 宋春波&lt;/Author&gt;&lt;Year&gt;2019&lt;/Year&gt;&lt;Details&gt;&lt;_accessed&gt;65494154&lt;/_accessed&gt;&lt;_author_aff&gt;东北农业大学工程学院;&lt;/_author_aff&gt;&lt;_cited_count&gt;24&lt;/_cited_count&gt;&lt;_created&gt;65493458&lt;/_created&gt;&lt;_date&gt;2019-07-03&lt;/_date&gt;&lt;_db_updated&gt;CNKI - Reference&lt;/_db_updated&gt;&lt;_issue&gt;11&lt;/_issue&gt;&lt;_journal&gt;农业机械学报&lt;/_journal&gt;&lt;_keywords&gt;甘蓝钵苗;末端执行器;根钵完整率;穴盘&lt;/_keywords&gt;&lt;_modified&gt;65494153&lt;/_modified&gt;&lt;_pages&gt;111-120&lt;/_pages&gt;&lt;_translated_title&gt;Design and Experiment of Adjustable End-effector of Cabbage Seedlings&lt;/_translated_title&gt;&lt;_url&gt;https://link.cnki.net/urlid/11.1964.s.20190701.1520.006&lt;/_url&gt;&lt;_volume&gt;50&lt;/_volume&gt;&lt;_translated_author&gt;Han, Bao;Shen, Da shuai;Guo, Chang;Liu, Qiao;Wang, Xin;Song, Chun bo&lt;/_translated_author&gt;&lt;/Details&gt;&lt;Extra&gt;&lt;DBUID&gt;{03752FAB-B361-4F66-989B-C711D9502F78}&lt;/DBUID&gt;&lt;/Extra&gt;&lt;/Item&gt;&lt;/References&gt;&lt;/Group&gt;&lt;Group&gt;&lt;References&gt;&lt;Item&gt;&lt;ID&gt;632&lt;/ID&gt;&lt;UID&gt;{3BF957CA-0432-4CCE-B042-57572BF40FC2}&lt;/UID&gt;&lt;Title&gt;猕猴桃采摘机器人末端执行器设计与试验&lt;/Title&gt;&lt;Template&gt;Journal Article&lt;/Template&gt;&lt;Star&gt;0&lt;/Star&gt;&lt;Tag&gt;0&lt;/Tag&gt;&lt;Author&gt;傅隆生; 张发年; 槐岛芳德; 李桢; 王滨; 崔永杰&lt;/Author&gt;&lt;Year&gt;2015&lt;/Year&gt;&lt;Details&gt;&lt;_accessed&gt;65494151&lt;/_accessed&gt;&lt;_author_aff&gt;西北农林科技大学机械与电子工程学院;中国科学院沈阳自动化研究所;宫崎大学农学部;&lt;/_author_aff&gt;&lt;_cited_count&gt;156&lt;/_cited_count&gt;&lt;_created&gt;65493452&lt;/_created&gt;&lt;_date&gt;2015-01-14&lt;/_date&gt;&lt;_db_updated&gt;CNKI - Reference&lt;/_db_updated&gt;&lt;_issue&gt;03&lt;/_issue&gt;&lt;_journal&gt;农业机械学报&lt;/_journal&gt;&lt;_keywords&gt;猕猴桃;采摘机器人;无损采摘;末端执行器&lt;/_keywords&gt;&lt;_modified&gt;65494151&lt;/_modified&gt;&lt;_pages&gt;1-8&lt;/_pages&gt;&lt;_translated_title&gt;Development and Experiment of End-effector for Kiwifruit Harvesting Robot&lt;/_translated_title&gt;&lt;_url&gt;https://link.cnki.net/urlid/11.1964.s.20150114.1808.002&lt;/_url&gt;&lt;_volume&gt;46&lt;/_volume&gt;&lt;_translated_author&gt;Fu, Long sheng;Zhang, Fa nian;Huai, Dao fang de;Li, Zhen;Wang, Bin;Cui, Yong jie&lt;/_translated_author&gt;&lt;/Details&gt;&lt;Extra&gt;&lt;DBUID&gt;{03752FAB-B361-4F66-989B-C711D9502F78}&lt;/DBUID&gt;&lt;/Extra&gt;&lt;/Item&gt;&lt;/References&gt;&lt;/Group&gt;&lt;Group&gt;&lt;References&gt;&lt;Item&gt;&lt;ID&gt;639&lt;/ID&gt;&lt;UID&gt;{5046E73F-772A-4DB0-9DD7-905CD2553C7A}&lt;/UID&gt;&lt;Title&gt;气动柔性末端执行器设计及其抓持模型研究&lt;/Title&gt;&lt;Template&gt;Journal Article&lt;/Template&gt;&lt;Star&gt;0&lt;/Star&gt;&lt;Tag&gt;0&lt;/Tag&gt;&lt;Author&gt;鲍官军; 高峰; 荀一; 都明宇; 杨庆华&lt;/Author&gt;&lt;Year&gt;2009&lt;/Year&gt;&lt;Details&gt;&lt;_author_aff&gt;浙江工业大学机械制造及自动化教育部重点实验室;&lt;/_author_aff&gt;&lt;_cited_count&gt;35&lt;/_cited_count&gt;&lt;_date&gt;2009-10-31&lt;/_date&gt;&lt;_issue&gt;10&lt;/_issue&gt;&lt;_journal&gt;农业工程学报&lt;/_journal&gt;&lt;_keywords&gt;末端执行器;机器人;模型;柔性关节;采摘&lt;/_keywords&gt;&lt;_pages&gt;121-126&lt;/_pages&gt;&lt;_url&gt;https://kns.cnki.net/kcms2/article/abstract?v=WYPw_9jmhsJ5QhysBtCeVGMenS8k7PnviIg2RaYm-Q1DMyeXtwuJBaFa19zCBTpdG-E5UG5qgxPR1IYpyoo05dAMLqrHN12Ll423UsHFqJMHMHxGNCPxIXRsTig9IfPunqjvgJGv7Qtj71WW1glP6Q==&amp;amp;uniplatform=NZKPT&amp;amp;language=CHS&lt;/_url&gt;&lt;_volume&gt;25&lt;/_volume&gt;&lt;_created&gt;65495650&lt;/_created&gt;&lt;_modified&gt;65495650&lt;/_modified&gt;&lt;_db_updated&gt;CNKI - Reference&lt;/_db_updated&gt;&lt;_accessed&gt;65495650&lt;/_accessed&gt;&lt;_translated_title&gt;Flexible end-effector based on flexible pneumatic actuator and its grasping model&lt;/_translated_title&gt;&lt;_translated_author&gt;Bao, Guan jun;Gao, Feng;Xun, Yi;Dou, Ming yu;Yang, Qing hua&lt;/_translated_author&gt;&lt;/Details&gt;&lt;Extra&gt;&lt;DBUID&gt;{03752FAB-B361-4F66-989B-C711D9502F78}&lt;/DBUID&gt;&lt;/Extra&gt;&lt;/Item&gt;&lt;/References&gt;&lt;/Group&gt;&lt;Group&gt;&lt;References&gt;&lt;Item&gt;&lt;ID&gt;640&lt;/ID&gt;&lt;UID&gt;{484690AD-92EE-488D-8951-3FE1290E128B}&lt;/UID&gt;&lt;Title&gt;子叶期钵苗补苗末端执行器设计与试验&lt;/Title&gt;&lt;Template&gt;Journal Article&lt;/Template&gt;&lt;Star&gt;0&lt;/Star&gt;&lt;Tag&gt;0&lt;/Tag&gt;&lt;Author&gt;梁喜凤; 肖玺泽; 朱宇豪; 王永维; 武传宇&lt;/Author&gt;&lt;Year&gt;2018&lt;/Year&gt;&lt;Details&gt;&lt;_author_aff&gt;浙江理工大学机械与自动控制学院;中国计量大学机电工程学院;浙江大学生物系统工程与食品科学学院;&lt;/_author_aff&gt;&lt;_cited_count&gt;22&lt;/_cited_count&gt;&lt;_date&gt;2018-05-08&lt;/_date&gt;&lt;_issue&gt;09&lt;/_issue&gt;&lt;_journal&gt;农业工程学报&lt;/_journal&gt;&lt;_keywords&gt;农业机械;移栽;试验;末端执行器;子叶期;补苗&lt;/_keywords&gt;&lt;_pages&gt;49-57&lt;/_pages&gt;&lt;_url&gt;https://kns.cnki.net/kcms2/article/abstract?v=WYPw_9jmhsKY7_nX0gXdKshZ-4OY2A89iSTVbrRV8L2lFWUMrBbjxbuai7Msk40ynVpilXwQdD4HoH0oClqc-6AMRzT9kL2LM9VgSvlbQlbIdPk_rkbpxvTSS_6OHYiHJvNszr8yWH4lZUX5ZEGlqUASDFZqjSI-&amp;amp;uniplatform=NZKPT&amp;amp;language=CHS&lt;/_url&gt;&lt;_volume&gt;34&lt;/_volume&gt;&lt;_created&gt;65495650&lt;/_created&gt;&lt;_modified&gt;65495650&lt;/_modified&gt;&lt;_db_updated&gt;CNKI - Reference&lt;/_db_updated&gt;&lt;_translated_title&gt;Design and experiment on pot-seedling supplementing end-effector for vegetables in cotyledon phase&lt;/_translated_title&gt;&lt;_translated_author&gt;Liang, Xi feng;Xiao, Xi ze;Zhu, Yu hao;Wang, Yong wei;Wu, Chuan yu&lt;/_translated_author&gt;&lt;/Details&gt;&lt;Extra&gt;&lt;DBUID&gt;{03752FAB-B361-4F66-989B-C711D9502F78}&lt;/DBUID&gt;&lt;/Extra&gt;&lt;/Item&gt;&lt;/References&gt;&lt;/Group&gt;&lt;/Citation&gt;_x000a_"/>
    <w:docVar w:name="NE.Ref{C05F84D2-45E9-49C4-8E95-97C19CBE65EA}" w:val=" ADDIN NE.Ref.{C05F84D2-45E9-49C4-8E95-97C19CBE65EA}&lt;Citation&gt;&lt;Group&gt;&lt;References&gt;&lt;Item&gt;&lt;ID&gt;590&lt;/ID&gt;&lt;UID&gt;{3CD770AA-1531-4588-BE44-B8E0DE312F59}&lt;/UID&gt;&lt;Title&gt;名优茶采摘末端执行器关键技术研究进展&lt;/Title&gt;&lt;Template&gt;Journal Article&lt;/Template&gt;&lt;Star&gt;0&lt;/Star&gt;&lt;Tag&gt;0&lt;/Tag&gt;&lt;Author&gt;张智浩; 朱立学; 林桂潮; 张世昂; 官金炫&lt;/Author&gt;&lt;Year&gt;2022&lt;/Year&gt;&lt;Details&gt;&lt;_author_aff&gt;仲恺农业工程学院机电工程学院;&lt;/_author_aff&gt;&lt;_cited_count&gt;3&lt;/_cited_count&gt;&lt;_created&gt;65476817&lt;/_created&gt;&lt;_date&gt;2022-06-28&lt;/_date&gt;&lt;_db_updated&gt;CNKI - Reference&lt;/_db_updated&gt;&lt;_issue&gt;03&lt;/_issue&gt;&lt;_journal&gt;现代农业装备&lt;/_journal&gt;&lt;_keywords&gt;末端执行器;采摘机器人;名优茶;茶叶采摘&lt;/_keywords&gt;&lt;_modified&gt;65476818&lt;/_modified&gt;&lt;_pages&gt;7-12&lt;/_pages&gt;&lt;_url&gt;https://kns.cnki.net/kcms2/article/abstract?v=RkYMyaebi8W7TbvUQ-MjCf_yY-qJZ8k0XUwnhkUTPROEE4KGpeTv8PNf-2ANU0aigRhrocd62L8Cp-fviAe1Md7I6OGXRP8fg-mRsdvZLUOJi5F4r0VS5tfprp5bfFJjy7Zw8byHb8PQ34rh2fHCQ39u6ak_CTjH&amp;amp;uniplatform=NZKPT&amp;amp;language=CHS&lt;/_url&gt;&lt;_volume&gt;43&lt;/_volume&gt;&lt;_translated_author&gt;Zhang, Zhi hao;Zhu, Li xue;Lin, Gui chao;Zhang, Shi&amp;apos;ang;Guan, Jin xuan&lt;/_translated_author&gt;&lt;/Details&gt;&lt;Extra&gt;&lt;DBUID&gt;{03752FAB-B361-4F66-989B-C711D9502F78}&lt;/DBUID&gt;&lt;/Extra&gt;&lt;/Item&gt;&lt;/References&gt;&lt;/Group&gt;&lt;/Citation&gt;_x000a_"/>
    <w:docVar w:name="NE.Ref{C1722A9C-4068-486C-A7A1-0AF6EA136D71}" w:val=" ADDIN NE.Ref.{C1722A9C-4068-486C-A7A1-0AF6EA136D71}&lt;Citation&gt;&lt;Group&gt;&lt;References&gt;&lt;Item&gt;&lt;ID&gt;659&lt;/ID&gt;&lt;UID&gt;{5720DCD9-3168-44FB-81AB-975D2317DC44}&lt;/UID&gt;&lt;Title&gt;名优茶采摘机器人的系统设计与试验&lt;/Title&gt;&lt;Template&gt;Journal Article&lt;/Template&gt;&lt;Star&gt;0&lt;/Star&gt;&lt;Tag&gt;0&lt;/Tag&gt;&lt;Author&gt;周宇杰; 吴强; 贺磊盈; 赵润茂; 贾江鸣; 陈建能; 武传宇&lt;/Author&gt;&lt;Year&gt;2022&lt;/Year&gt;&lt;Details&gt;&lt;_accessed&gt;65582477&lt;/_accessed&gt;&lt;_author_aff&gt;浙江理工大学机械与自动控制学院;浙江省种植装备技术重点实验室;&lt;/_author_aff&gt;&lt;_cited_count&gt;16&lt;/_cited_count&gt;&lt;_created&gt;65476821&lt;/_created&gt;&lt;_date&gt;2022-10-05&lt;/_date&gt;&lt;_db_updated&gt;CNKI - Reference&lt;/_db_updated&gt;&lt;_issue&gt;19&lt;/_issue&gt;&lt;_journal&gt;机械工程学报&lt;/_journal&gt;&lt;_keywords&gt;采摘机器人;名优茶;3P-Delta机械臂;Bézier曲线;滑模控制;系统集成&lt;/_keywords&gt;&lt;_modified&gt;65582453&lt;/_modified&gt;&lt;_pages&gt;12-23&lt;/_pages&gt;&lt;_translated_title&gt;Design and experiment of intelligent picking robot for famous tea&lt;/_translated_title&gt;&lt;_url&gt;https://kns.cnki.net/kcms2/article/abstract?v=RkYMyaebi8X2xdBz4t3LZ-UP-jMpn94xSfbGHWzXSLVTVLdSYs0KOSH9vnb_nPHRH5yDkhYEEw4RpFzV2Ojp3dnce8cQqap94W5ibeGp2HVClrNOTRjAyVW_VS7HRYCLYoZYrh9g0CeaM7puMWyTMrHxdzmTrdpS&amp;amp;uniplatform=NZKPT&amp;amp;language=CHS&lt;/_url&gt;&lt;_volume&gt;58&lt;/_volume&gt;&lt;_translated_author&gt;Zhou, Yu jie;Wu, Qiang;He, Lei ying;Zhao, Run mao;Jia, Jiang ming;Chen, Jian neng;Wu, Chuan yu&lt;/_translated_author&gt;&lt;/Details&gt;&lt;Extra&gt;&lt;DBUID&gt;{03752FAB-B361-4F66-989B-C711D9502F78}&lt;/DBUID&gt;&lt;/Extra&gt;&lt;/Item&gt;&lt;/References&gt;&lt;/Group&gt;&lt;/Citation&gt;_x000a_"/>
    <w:docVar w:name="NE.Ref{C1803863-7F88-434C-9FBB-045C8DCE2413}" w:val=" ADDIN NE.Ref.{C1803863-7F88-434C-9FBB-045C8DCE2413}&lt;Citation&gt;&lt;Group&gt;&lt;References&gt;&lt;Item&gt;&lt;ID&gt;627&lt;/ID&gt;&lt;UID&gt;{8AF4166D-F49C-4091-A3CD-1D79520A41DE}&lt;/UID&gt;&lt;Title&gt;便携式真空吸附采茶机设计与试验&lt;/Title&gt;&lt;Template&gt;Journal Article&lt;/Template&gt;&lt;Star&gt;0&lt;/Star&gt;&lt;Tag&gt;0&lt;/Tag&gt;&lt;Author&gt;刘浩; 贺福强; 李荣隆; 何昊; 王玥&lt;/Author&gt;&lt;Year&gt;2021&lt;/Year&gt;&lt;Details&gt;&lt;_author_aff&gt;贵州大学机械工程学院;&lt;/_author_aff&gt;&lt;_cited_count&gt;8&lt;/_cited_count&gt;&lt;_date&gt;2020-10-28&lt;/_date&gt;&lt;_issue&gt;07&lt;/_issue&gt;&lt;_journal&gt;农机化研究&lt;/_journal&gt;&lt;_keywords&gt;采茶机;茶叶采摘;真空吸附;便携式&lt;/_keywords&gt;&lt;_pages&gt;110-114&lt;/_pages&gt;&lt;_url&gt;https://link.cnki.net/doi/10.13427/j.cnki.njyi.2021.07.018&lt;/_url&gt;&lt;_volume&gt;43&lt;/_volume&gt;&lt;_created&gt;65489785&lt;/_created&gt;&lt;_modified&gt;65489787&lt;/_modified&gt;&lt;_db_updated&gt;CNKI - Reference&lt;/_db_updated&gt;&lt;_collection_scope&gt;PKU&lt;/_collection_scope&gt;&lt;_accessed&gt;65489786&lt;/_accessed&gt;&lt;_translated_title&gt;Design and Test of Portable Vacuum Absorption Tea Collector&lt;/_translated_title&gt;&lt;_translated_author&gt;Liu, Hao;He, Fu qiang;Li, Rong long;He, Hao;Wang, Yue&lt;/_translated_author&gt;&lt;/Details&gt;&lt;Extra&gt;&lt;DBUID&gt;{03752FAB-B361-4F66-989B-C711D9502F78}&lt;/DBUID&gt;&lt;/Extra&gt;&lt;/Item&gt;&lt;/References&gt;&lt;/Group&gt;&lt;/Citation&gt;_x000a_"/>
    <w:docVar w:name="NE.Ref{C3750E7E-1149-46DF-ADE8-05436E25FA48}" w:val=" ADDIN NE.Ref.{C3750E7E-1149-46DF-ADE8-05436E25FA48}&lt;Citation&gt;&lt;Group&gt;&lt;References&gt;&lt;Item&gt;&lt;ID&gt;617&lt;/ID&gt;&lt;UID&gt;{88AADB54-104F-47EB-A3DC-814C868DCBE8}&lt;/UID&gt;&lt;Title&gt;采茶机械的研制和我国采茶机械化事业的发展&lt;/Title&gt;&lt;Template&gt;Journal Article&lt;/Template&gt;&lt;Star&gt;0&lt;/Star&gt;&lt;Tag&gt;0&lt;/Tag&gt;&lt;Author&gt;权启爱&lt;/Author&gt;&lt;Year&gt;2018&lt;/Year&gt;&lt;Details&gt;&lt;_author_aff&gt;中国农业科学院茶叶研究所;&lt;/_author_aff&gt;&lt;_cited_count&gt;29&lt;/_cited_count&gt;&lt;_date&gt;2018-08-15&lt;/_date&gt;&lt;_issue&gt;08&lt;/_issue&gt;&lt;_journal&gt;中国茶叶&lt;/_journal&gt;&lt;_keywords&gt;采茶机械;茶树修剪机;采茶机&lt;/_keywords&gt;&lt;_pages&gt;14-17&lt;/_pages&gt;&lt;_url&gt;https://kns.cnki.net/kcms2/article/abstract?v=WONwD37cfzSaMVnI6ouwMXYNNFSwTWKcoTOcoaSDXcXStfB4kj4BW1trZ4aU7LUpvA-xfQKoDSduBfNFj0JvFBKwh0z1juDbnG0ejmnPcn_YZWV9d1HQyadIULTjphDTm9Gswbw-lVjMhK6v9ZnDHHT_4fwwr6MB&amp;amp;uniplatform=NZKPT&amp;amp;language=CHS&lt;/_url&gt;&lt;_volume&gt;40&lt;/_volume&gt;&lt;_created&gt;65489674&lt;/_created&gt;&lt;_modified&gt;65489680&lt;/_modified&gt;&lt;_db_updated&gt;CNKI - Reference&lt;/_db_updated&gt;&lt;_translated_author&gt;Quan, Qi&amp;apos;ai&lt;/_translated_author&gt;&lt;/Details&gt;&lt;Extra&gt;&lt;DBUID&gt;{03752FAB-B361-4F66-989B-C711D9502F78}&lt;/DBUID&gt;&lt;/Extra&gt;&lt;/Item&gt;&lt;/References&gt;&lt;/Group&gt;&lt;Group&gt;&lt;References&gt;&lt;Item&gt;&lt;ID&gt;614&lt;/ID&gt;&lt;UID&gt;{714FC0B9-C387-43CC-B444-BD374DAF4175}&lt;/UID&gt;&lt;Title&gt;我国茶叶机械化采摘技术研究现状与发展趋势&lt;/Title&gt;&lt;Template&gt;Journal Article&lt;/Template&gt;&lt;Star&gt;0&lt;/Star&gt;&lt;Tag&gt;0&lt;/Tag&gt;&lt;Author&gt;黄藩; 王云; 熊元元; 刘飞; 张厅; 李春华&lt;/Author&gt;&lt;Year&gt;2019&lt;/Year&gt;&lt;Details&gt;&lt;_author_aff&gt;四川省农业科学院茶叶研究所;&lt;/_author_aff&gt;&lt;_cited_count&gt;33&lt;/_cited_count&gt;&lt;_date&gt;2019-06-25&lt;/_date&gt;&lt;_issue&gt;12&lt;/_issue&gt;&lt;_journal&gt;江苏农业科学&lt;/_journal&gt;&lt;_keywords&gt;茶叶;机采技术;存在问题;发展趋势&lt;/_keywords&gt;&lt;_pages&gt;48-51&lt;/_pages&gt;&lt;_url&gt;https://link.cnki.net/doi/10.15889/j.issn.1002-1302.2019.12.009&lt;/_url&gt;&lt;_volume&gt;47&lt;/_volume&gt;&lt;_created&gt;65489661&lt;/_created&gt;&lt;_modified&gt;65489680&lt;/_modified&gt;&lt;_db_updated&gt;CNKI - Reference&lt;/_db_updated&gt;&lt;_collection_scope&gt;PKU&lt;/_collection_scope&gt;&lt;_accessed&gt;65489668&lt;/_accessed&gt;&lt;_translated_title&gt;Design and Experiment of Intelligent Picking Robot for Famous Tea&lt;/_translated_title&gt;&lt;_translated_author&gt;Huang, Fan;Wang, Yun;Xiong, Yuan yuan;Liu, Fei;Zhang, Ting;Li, Chun hua&lt;/_translated_author&gt;&lt;/Details&gt;&lt;Extra&gt;&lt;DBUID&gt;{03752FAB-B361-4F66-989B-C711D9502F78}&lt;/DBUID&gt;&lt;/Extra&gt;&lt;/Item&gt;&lt;/References&gt;&lt;/Group&gt;&lt;/Citation&gt;_x000a_"/>
    <w:docVar w:name="NE.Ref{C46CB4C6-0A53-41FF-BD83-EF5E1AFEF8F6}" w:val=" ADDIN NE.Ref.{C46CB4C6-0A53-41FF-BD83-EF5E1AFEF8F6}&lt;Citation&gt;&lt;Group&gt;&lt;References&gt;&lt;Item&gt;&lt;ID&gt;655&lt;/ID&gt;&lt;UID&gt;{9D6F98D2-106C-41E9-90ED-27A1ACCF3A47}&lt;/UID&gt;&lt;Title&gt;剪切-收集一体式茶叶采摘末端执行器设计与试验&lt;/Title&gt;&lt;Template&gt;Journal Article&lt;/Template&gt;&lt;Star&gt;0&lt;/Star&gt;&lt;Tag&gt;0&lt;/Tag&gt;&lt;Author&gt;林桂潮; 陈定贤; 陈嘉辉; 钟凯勇; 蔡柳坚; 林帆; 郑晓鑫; 李汪珩&lt;/Author&gt;&lt;Year&gt;2023&lt;/Year&gt;&lt;Details&gt;&lt;_accessed&gt;65582448&lt;/_accessed&gt;&lt;_author_aff&gt;仲恺农业工程学院机电工程学院;&lt;/_author_aff&gt;&lt;_created&gt;65477684&lt;/_created&gt;&lt;_date&gt;2023-09-20&lt;/_date&gt;&lt;_db_updated&gt;CNKI - Reference&lt;/_db_updated&gt;&lt;_issue&gt;09&lt;/_issue&gt;&lt;_journal&gt;机电工程技术&lt;/_journal&gt;&lt;_keywords&gt;茶叶采摘机器人;末端执行器;平面连杆机构&lt;/_keywords&gt;&lt;_modified&gt;65582448&lt;/_modified&gt;&lt;_pages&gt;42-45+172&lt;/_pages&gt;&lt;_translated_title&gt;Design and testing of a shear-collection integrated end-effector for tea picking&lt;/_translated_title&gt;&lt;_url&gt;https://kns.cnki.net/kcms2/article/abstract?v=MuRVhOLgpms00VqNW7H6T-ptGcikvKZn1fKvB9DvgblQ_gd_eg-qfe5ml8Q-S6Oc9-FaBitj-jHQ7yCBNry39e1qxiDlJA8B3OBeo-DNgJPCshMTXpZDA6nZDsMt1Zwalbztm1f1Jh_jGybKAu6hBuhBclzfMaNh&amp;amp;uniplatform=NZKPT&amp;amp;language=CHS&lt;/_url&gt;&lt;_volume&gt;52&lt;/_volume&gt;&lt;_translated_author&gt;Lin, Gui chao;Chen, Ding xian;Chen, Jia hui;Zhong, Kai yong;Cai, Liu jian;Lin, Fan;Zheng, Xiao xin;Li, Wang heng&lt;/_translated_author&gt;&lt;/Details&gt;&lt;Extra&gt;&lt;DBUID&gt;{03752FAB-B361-4F66-989B-C711D9502F78}&lt;/DBUID&gt;&lt;/Extra&gt;&lt;/Item&gt;&lt;/References&gt;&lt;/Group&gt;&lt;/Citation&gt;_x000a_"/>
    <w:docVar w:name="NE.Ref{C4835129-7D50-44CE-8972-2A2E2CAA273E}" w:val=" ADDIN NE.Ref.{C4835129-7D50-44CE-8972-2A2E2CAA273E}&lt;Citation&gt;&lt;Group&gt;&lt;References&gt;&lt;Item&gt;&lt;ID&gt;660&lt;/ID&gt;&lt;UID&gt;{D9090557-A7C1-4F86-8FA0-1E23CA7C943F}&lt;/UID&gt;&lt;Title&gt;4CZ―12智能采茶机器人设计及田间试验&lt;/Title&gt;&lt;Template&gt;Journal Article&lt;/Template&gt;&lt;Star&gt;0&lt;/Star&gt;&lt;Tag&gt;0&lt;/Tag&gt;&lt;Author&gt;秦广明; 赵映; 肖宏儒; 金月; 徐丽明; 陈勇&lt;/Author&gt;&lt;Year&gt;2014&lt;/Year&gt;&lt;Details&gt;&lt;_accessed&gt;65582454&lt;/_accessed&gt;&lt;_author_aff&gt;农业部南京农业机械化研究所;中国农业大学工学院;南京林业大学机电工程学院;&lt;/_author_aff&gt;&lt;_cited_count&gt;30&lt;/_cited_count&gt;&lt;_collection_scope&gt;PKU&lt;/_collection_scope&gt;&lt;_created&gt;65489751&lt;/_created&gt;&lt;_date&gt;2014-01-25&lt;/_date&gt;&lt;_db_updated&gt;CNKI - Reference&lt;/_db_updated&gt;&lt;_issue&gt;01&lt;/_issue&gt;&lt;_journal&gt;中国农机化学报&lt;/_journal&gt;&lt;_keywords&gt;采摘;智能;图像处理;识别&lt;/_keywords&gt;&lt;_modified&gt;65582454&lt;/_modified&gt;&lt;_pages&gt;152-156+169&lt;/_pages&gt;&lt;_tertiary_title&gt; Journal of Chinese Agricultural Mechanization&lt;/_tertiary_title&gt;&lt;_translated_title&gt;4CZ-12 intelligent tea harvest robot design and field experiment&lt;/_translated_title&gt;&lt;_url&gt;https://kns.cnki.net/kcms2/article/abstract?v=WONwD37cfzS6SnqjQbO__ZcVRoYf8AS8f6fcG07WmvSAhMfp8K69yEMBMD3cFWbi3TUxxgLwPmLFw5FLZttNu5gmG3gBAjpT25dJ-SncCNCzmiXjGShjbMIUdeXp7QEtKxhjIFiLcGhXdKDpRB3qWw==&amp;amp;uniplatform=NZKPT&amp;amp;language=CHS&lt;/_url&gt;&lt;_volume&gt;35&lt;/_volume&gt;&lt;_translated_author&gt;Qin, Guang ming;Zhao, Ying;Xiao, Hong ru;Jin, Yue;Xu, Li ming;Chen, Yong&lt;/_translated_author&gt;&lt;/Details&gt;&lt;Extra&gt;&lt;DBUID&gt;{03752FAB-B361-4F66-989B-C711D9502F78}&lt;/DBUID&gt;&lt;/Extra&gt;&lt;/Item&gt;&lt;/References&gt;&lt;/Group&gt;&lt;Group&gt;&lt;References&gt;&lt;Item&gt;&lt;ID&gt;661&lt;/ID&gt;&lt;UID&gt;{7620EE32-B2A5-4B24-BF05-8A4B87879B80}&lt;/UID&gt;&lt;Title&gt;茶叶嫩梢采摘末端执行器的设计研究&lt;/Title&gt;&lt;Template&gt;Journal Article&lt;/Template&gt;&lt;Star&gt;0&lt;/Star&gt;&lt;Tag&gt;0&lt;/Tag&gt;&lt;Author&gt;许丽佳; 刘琦; 代建武; 陈小虎&lt;/Author&gt;&lt;Year&gt;2021&lt;/Year&gt;&lt;Details&gt;&lt;_accessed&gt;65582455&lt;/_accessed&gt;&lt;_author_aff&gt;四川农业大学机电学院;华中科技大学电子信息与通信学院;&lt;/_author_aff&gt;&lt;_cited_count&gt;11&lt;/_cited_count&gt;&lt;_collection_scope&gt;PKU;CSCD&lt;/_collection_scope&gt;&lt;_created&gt;65489862&lt;/_created&gt;&lt;_date&gt;2021-10-13&lt;/_date&gt;&lt;_db_updated&gt;CNKI - Reference&lt;/_db_updated&gt;&lt;_issue&gt;05&lt;/_issue&gt;&lt;_journal&gt;茶叶科学&lt;/_journal&gt;&lt;_keywords&gt;茶叶嫩梢;采摘机械手;末端执行器;运动学仿真&lt;/_keywords&gt;&lt;_modified&gt;65582455&lt;/_modified&gt;&lt;_pages&gt;705-716&lt;/_pages&gt;&lt;_tertiary_title&gt;Journal of Tea Science&lt;/_tertiary_title&gt;&lt;_translated_title&gt; Design of end effector for picking tea shoots&lt;/_translated_title&gt;&lt;_url&gt;https://link.cnki.net/doi/10.13305/j.cnki.jts.2021.05.006&lt;/_url&gt;&lt;_volume&gt;41&lt;/_volume&gt;&lt;_translated_author&gt;Xu, Li jia;Liu, Qi;Dai, Jian wu;Chen, Xiao hu&lt;/_translated_author&gt;&lt;/Details&gt;&lt;Extra&gt;&lt;DBUID&gt;{03752FAB-B361-4F66-989B-C711D9502F78}&lt;/DBUID&gt;&lt;/Extra&gt;&lt;/Item&gt;&lt;/References&gt;&lt;/Group&gt;&lt;/Citation&gt;_x000a_"/>
    <w:docVar w:name="NE.Ref{C5D2F3B2-FED1-4162-93FD-F69D12EF42EB}" w:val=" ADDIN NE.Ref.{C5D2F3B2-FED1-4162-93FD-F69D12EF42EB}&lt;Citation&gt;&lt;Group&gt;&lt;References&gt;&lt;Item&gt;&lt;ID&gt;3&lt;/ID&gt;&lt;UID&gt;{C11B7F78-3936-440E-A581-EDF096099BEF}&lt;/UID&gt;&lt;Title&gt;欠驱动关节型柑橘采摘末端执行器设计与试验&lt;/Title&gt;&lt;Template&gt;Journal Article&lt;/Template&gt;&lt;Star&gt;0&lt;/Star&gt;&lt;Tag&gt;0&lt;/Tag&gt;&lt;Author&gt;虞浪; 俞高红; 吴浩宇; 孙福兴; 钱孟波&lt;/Author&gt;&lt;Year&gt;2023&lt;/Year&gt;&lt;Details&gt;&lt;_accessed&gt;65846116&lt;/_accessed&gt;&lt;_author_adr&gt;浙江农林大学光机电工程学院;浙江理工大学机械工程学院;&lt;/_author_adr&gt;&lt;_cited_count&gt;12&lt;/_cited_count&gt;&lt;_created&gt;65846100&lt;/_created&gt;&lt;_db_provider&gt;CNKI&lt;/_db_provider&gt;&lt;_db_updated&gt;CNKI - Reference&lt;/_db_updated&gt;&lt;_isbn&gt;1002-6819&lt;/_isbn&gt;&lt;_issue&gt;17&lt;/_issue&gt;&lt;_journal&gt;农业工程学报&lt;/_journal&gt;&lt;_keywords&gt;机器人;采摘;末端执行器;参数化设计;改进遗传算法;柑橘&lt;/_keywords&gt;&lt;_modified&gt;65846117&lt;/_modified&gt;&lt;_pages&gt;29-38&lt;/_pages&gt;&lt;_url&gt;https://link.cnki.net/urlid/11.2047.S.20230928.1320.004&lt;/_url&gt;&lt;_volume&gt;39&lt;/_volume&gt;&lt;_translated_author&gt;Yu, Lang;Yu, Gao hong;Wu, Hao yu;Sun, Fu xing;Qian, Meng bo&lt;/_translated_author&gt;&lt;/Details&gt;&lt;Extra&gt;&lt;DBUID&gt;{82593FD4-14DD-4AC9-B72C-AB1B5D98EEC1}&lt;/DBUID&gt;&lt;/Extra&gt;&lt;/Item&gt;&lt;/References&gt;&lt;/Group&gt;&lt;/Citation&gt;_x000a_"/>
    <w:docVar w:name="NE.Ref{C7137240-DB6B-4ACC-AC02-2EDEE7D8B8F7}" w:val=" ADDIN NE.Ref.{C7137240-DB6B-4ACC-AC02-2EDEE7D8B8F7}&lt;Citation&gt;&lt;Group&gt;&lt;References&gt;&lt;Item&gt;&lt;ID&gt;585&lt;/ID&gt;&lt;UID&gt;{978D4B09-B3C0-4367-9999-0BFCC8B1B51A}&lt;/UID&gt;&lt;Title&gt;2023年我国茶叶产销及进出口形势分析&lt;/Title&gt;&lt;Template&gt;Journal Article&lt;/Template&gt;&lt;Star&gt;0&lt;/Star&gt;&lt;Tag&gt;0&lt;/Tag&gt;&lt;Author&gt;梅宇; 梁晓&lt;/Author&gt;&lt;Year&gt;2024&lt;/Year&gt;&lt;Details&gt;&lt;_author_aff&gt;中国茶叶流通协会;&lt;/_author_aff&gt;&lt;_cited_count&gt;4&lt;/_cited_count&gt;&lt;_created&gt;65474661&lt;/_created&gt;&lt;_date&gt;2024-04-15&lt;/_date&gt;&lt;_db_updated&gt;CNKI - Reference&lt;/_db_updated&gt;&lt;_issue&gt;04&lt;/_issue&gt;&lt;_journal&gt;中国茶叶&lt;/_journal&gt;&lt;_keywords&gt;茶园面积;茶叶产量;茶叶产值;内销;进出口&lt;/_keywords&gt;&lt;_modified&gt;65474670&lt;/_modified&gt;&lt;_pages&gt;18-26&lt;/_pages&gt;&lt;_url&gt;https://kns.cnki.net/kcms2/article/abstract?v=m22VhQxdXydlIHUrUl-XVN8GpaDA3bHgEAR7vXTKl-HVLjOi9XFMszxI7Dbk8B7LFWTEZDKv1bCNnvnM-I0Ec8XtIdx3jeMxRZCQNMzook9xxWqeFEnbOSHILNTEpJsguQ02mjKgwqlg95fDMCBvzDXVjNJewbQQ&amp;amp;uniplatform=NZKPT&amp;amp;language=CHS&lt;/_url&gt;&lt;_volume&gt;46&lt;/_volume&gt;&lt;_accessed&gt;65489182&lt;/_accessed&gt;&lt;_translated_author&gt;Mei, Yu;Liang, Xiao&lt;/_translated_author&gt;&lt;/Details&gt;&lt;Extra&gt;&lt;DBUID&gt;{03752FAB-B361-4F66-989B-C711D9502F78}&lt;/DBUID&gt;&lt;/Extra&gt;&lt;/Item&gt;&lt;/References&gt;&lt;/Group&gt;&lt;/Citation&gt;_x000a_"/>
    <w:docVar w:name="NE.Ref{C74DC53F-2E1B-4A0B-9504-8BD8ABC6BBAC}" w:val=" ADDIN NE.Ref.{C74DC53F-2E1B-4A0B-9504-8BD8ABC6BBAC}&lt;Citation&gt;&lt;Group&gt;&lt;References&gt;&lt;Item&gt;&lt;ID&gt;547&lt;/ID&gt;&lt;UID&gt;{409552AB-A01F-4EB4-8B53-7BBC3C5E74CC}&lt;/UID&gt;&lt;Title&gt;名优茶采摘末端执行器关键技术研究进展&lt;/Title&gt;&lt;Template&gt;Journal Article&lt;/Template&gt;&lt;Star&gt;0&lt;/Star&gt;&lt;Tag&gt;0&lt;/Tag&gt;&lt;Author&gt;张智浩; 朱立学; 林桂潮; 张世昂; 官金炫&lt;/Author&gt;&lt;Year&gt;2022&lt;/Year&gt;&lt;Details&gt;&lt;_author_aff&gt;仲恺农业工程学院机电工程学院;&lt;/_author_aff&gt;&lt;_cited_count&gt;3&lt;/_cited_count&gt;&lt;_date&gt;2022-06-28&lt;/_date&gt;&lt;_issue&gt;03&lt;/_issue&gt;&lt;_journal&gt;现代农业装备&lt;/_journal&gt;&lt;_keywords&gt;末端执行器;采摘机器人;名优茶;茶叶采摘&lt;/_keywords&gt;&lt;_pages&gt;7-12&lt;/_pages&gt;&lt;_url&gt;https://kns.cnki.net/kcms2/article/abstract?v=kHMw6kznbprct9MddwxUUKtqinBBmyYcG-Beud1oqdwYqwNZUJk62Tse19tgVYAoZ4f7hsH87DxQ7Mfzej7MOhJirMS8LohEqFhSgXkAiRrF6HSJf5kQgABJsDMQtb_jeVYTCqBPTUhO5gAHuzBzN6KOVHim33zzltLRTbgIxJFLieZ3jCTPpeA4vBlFkOr6f7WNWrwWXMI=&amp;amp;uniplatform=NZKPT&amp;amp;language=CHS&lt;/_url&gt;&lt;_volume&gt;43&lt;/_volume&gt;&lt;_created&gt;65514269&lt;/_created&gt;&lt;_modified&gt;65514293&lt;/_modified&gt;&lt;_db_updated&gt;CNKI - Reference&lt;/_db_updated&gt;&lt;_accessed&gt;65514293&lt;/_accessed&gt;&lt;_tertiary_title&gt;Modern Agricultural Equipment&lt;/_tertiary_title&gt;&lt;_translated_author&gt;Zhang, Zhi hao;Zhu, Li xue;Lin, Gui chao;Zhang, Shi&amp;apos;ang;Guan, Jin xuan&lt;/_translated_author&gt;&lt;/Details&gt;&lt;Extra&gt;&lt;DBUID&gt;{03752FAB-B361-4F66-989B-C711D9502F78}&lt;/DBUID&gt;&lt;/Extra&gt;&lt;/Item&gt;&lt;/References&gt;&lt;/Group&gt;&lt;Group&gt;&lt;References&gt;&lt;Item&gt;&lt;ID&gt;545&lt;/ID&gt;&lt;UID&gt;{C23B9641-660B-4B3F-84FB-EFE5948336D5}&lt;/UID&gt;&lt;Title&gt;我国名优绿茶机械化采摘的意义与实现路径&lt;/Title&gt;&lt;Template&gt;Journal Article&lt;/Template&gt;&lt;Star&gt;0&lt;/Star&gt;&lt;Tag&gt;0&lt;/Tag&gt;&lt;Author&gt;陆德彪; 尹军峰&lt;/Author&gt;&lt;Year&gt;2018&lt;/Year&gt;&lt;Details&gt;&lt;_author_aff&gt;浙江省农业厅;中国农业科学院茶叶研究所;&lt;/_author_aff&gt;&lt;_cited_count&gt;25&lt;/_cited_count&gt;&lt;_date&gt;2018-01-15&lt;/_date&gt;&lt;_issue&gt;01&lt;/_issue&gt;&lt;_journal&gt;中国茶叶&lt;/_journal&gt;&lt;_keywords&gt;名优绿茶;采摘;机械化;路径&lt;/_keywords&gt;&lt;_pages&gt;1-4&lt;/_pages&gt;&lt;_url&gt;https://kns.cnki.net/kcms2/article/abstract?v=kHMw6kznbprbHQrZH090aDZh96y3W0wFo1XiFYIAa2ZinxXZjRWdmY3Ck9ji5HuwjDrM_jd8UbHlGeKyv4pieubHq12DYARsPt_DYKzNeS_GaBK-7MocMvpsEozY6P_2pl9cFI7kv7A8q2c_uu3EILphMvlbt7P87PxQarwlUsBut5VRlDRrpM8foLYU99l8zXQTWfcwKbw=&amp;amp;uniplatform=NZKPT&amp;amp;language=CHS&lt;/_url&gt;&lt;_volume&gt;40&lt;/_volume&gt;&lt;_created&gt;65514268&lt;/_created&gt;&lt;_modified&gt;65514268&lt;/_modified&gt;&lt;_db_updated&gt;CNKI - Reference&lt;/_db_updated&gt;&lt;_translated_author&gt;Lu, De biao;Yin, Jun feng&lt;/_translated_author&gt;&lt;/Details&gt;&lt;Extra&gt;&lt;DBUID&gt;{03752FAB-B361-4F66-989B-C711D9502F78}&lt;/DBUID&gt;&lt;/Extra&gt;&lt;/Item&gt;&lt;/References&gt;&lt;/Group&gt;&lt;Group&gt;&lt;References&gt;&lt;Item&gt;&lt;ID&gt;546&lt;/ID&gt;&lt;UID&gt;{303C850C-C0F0-4A2D-B493-0D5D0E31D3BE}&lt;/UID&gt;&lt;Title&gt;中国茶产业国际竞争力评价与发展对策&lt;/Title&gt;&lt;Template&gt;Journal Article&lt;/Template&gt;&lt;Star&gt;0&lt;/Star&gt;&lt;Tag&gt;0&lt;/Tag&gt;&lt;Author&gt;沈童菲; 王森培; 张慧; 赵颖文&lt;/Author&gt;&lt;Year&gt;2019&lt;/Year&gt;&lt;Details&gt;&lt;_author_aff&gt;西南财经大学中国西部经济研究中心;四川省社会科学院农村发展研究所;四川省农业科学院;&lt;/_author_aff&gt;&lt;_cited_count&gt;33&lt;/_cited_count&gt;&lt;_date&gt;2019-09-15&lt;/_date&gt;&lt;_issue&gt;09&lt;/_issue&gt;&lt;_journal&gt;四川农业科技&lt;/_journal&gt;&lt;_keywords&gt;茶产业;中国;发展现状;竞争力测评;对策建议&lt;/_keywords&gt;&lt;_pages&gt;5-11&lt;/_pages&gt;&lt;_url&gt;https://kns.cnki.net/kcms2/article/abstract?v=kHMw6kznbpqzlk-TGieS8PkSTDCbH3lJPonwU6tn1kvWISxNnPekmV_7CWPVRQojpeXGLi0daLCqzRsz7jkfe_mY1qFurZvPn6FKLfOkOuiGx4lTzUo3A5EoOTvZtAz1B6VpVDwjADAoF-lQ-4QajtI3mP7af-dp_Vrx6oGJ2HiYV4EHwYIihRKa6C37-yaPivP2obdFmus=&amp;amp;uniplatform=NZKPT&amp;amp;language=CHS&lt;/_url&gt;&lt;_created&gt;65514268&lt;/_created&gt;&lt;_modified&gt;65514268&lt;/_modified&gt;&lt;_db_updated&gt;CNKI - Reference&lt;/_db_updated&gt;&lt;_translated_author&gt;Shen, Tong fei;Wang, Sen pei;Zhang, Hui;Zhao, Ying wen&lt;/_translated_author&gt;&lt;/Details&gt;&lt;Extra&gt;&lt;DBUID&gt;{03752FAB-B361-4F66-989B-C711D9502F78}&lt;/DBUID&gt;&lt;/Extra&gt;&lt;/Item&gt;&lt;/References&gt;&lt;/Group&gt;&lt;/Citation&gt;_x000a_"/>
    <w:docVar w:name="NE.Ref{CAA59AE3-A430-400C-A6DE-CE0DFB23E692}" w:val=" ADDIN NE.Ref.{CAA59AE3-A430-400C-A6DE-CE0DFB23E692}&lt;Citation&gt;&lt;Group&gt;&lt;References&gt;&lt;Item&gt;&lt;ID&gt;647&lt;/ID&gt;&lt;UID&gt;{72EB0B44-C758-4155-8351-026A43770B97}&lt;/UID&gt;&lt;Title&gt;我国茶园机械化作业模式研究&lt;/Title&gt;&lt;Template&gt;Journal Article&lt;/Template&gt;&lt;Star&gt;0&lt;/Star&gt;&lt;Tag&gt;0&lt;/Tag&gt;&lt;Author&gt;韩余; 肖宏儒; 宋志禹; 丁文芹&lt;/Author&gt;&lt;Year&gt;2016&lt;/Year&gt;&lt;Details&gt;&lt;_accessed&gt;65582436&lt;/_accessed&gt;&lt;_author_aff&gt;农业部南京农业机械化研究所;&lt;/_author_aff&gt;&lt;_cited_count&gt;26&lt;/_cited_count&gt;&lt;_collection_scope&gt;PKU;CSCD&lt;/_collection_scope&gt;&lt;_created&gt;65489663&lt;/_created&gt;&lt;_date&gt;2016-06-20&lt;/_date&gt;&lt;_db_updated&gt;CNKI - Reference&lt;/_db_updated&gt;&lt;_issue&gt;03&lt;/_issue&gt;&lt;_journal&gt;中国农业科技导报&lt;/_journal&gt;&lt;_keywords&gt;茶园机械;茶园分类;技术模式&lt;/_keywords&gt;&lt;_modified&gt;65582436&lt;/_modified&gt;&lt;_pages&gt;74-81&lt;/_pages&gt;&lt;_tertiary_title&gt;Journal of Agricultural Science and Technology&lt;/_tertiary_title&gt;&lt;_translated_title&gt;Research on mechanization technology mode of tea plantation and management&lt;/_translated_title&gt;&lt;_url&gt;https://link.cnki.net/doi/10.13304/j.nykjdb.2015.549&lt;/_url&gt;&lt;_volume&gt;18&lt;/_volume&gt;&lt;_translated_author&gt;Han, Yu;Xiao, Hong ru;Song, Zhi yu;Ding, Wen qin&lt;/_translated_author&gt;&lt;/Details&gt;&lt;Extra&gt;&lt;DBUID&gt;{03752FAB-B361-4F66-989B-C711D9502F78}&lt;/DBUID&gt;&lt;/Extra&gt;&lt;/Item&gt;&lt;/References&gt;&lt;/Group&gt;&lt;/Citation&gt;_x000a_"/>
    <w:docVar w:name="NE.Ref{CBB4DB6B-F39E-46FD-A7C5-2CABF64BC25B}" w:val=" ADDIN NE.Ref.{CBB4DB6B-F39E-46FD-A7C5-2CABF64BC25B}&lt;Citation&gt;&lt;Group&gt;&lt;References&gt;&lt;Item&gt;&lt;ID&gt;657&lt;/ID&gt;&lt;UID&gt;{5154771E-6A16-49E6-A81F-2013DB1DF65C}&lt;/UID&gt;&lt;Title&gt;茶鲜叶嫩梢捏切组合式采摘器设计与试验&lt;/Title&gt;&lt;Template&gt;Journal Article&lt;/Template&gt;&lt;Star&gt;0&lt;/Star&gt;&lt;Tag&gt;0&lt;/Tag&gt;&lt;Author&gt;罗坤; 吴正敏; 曹成茂; 秦宽; 张雪晨; 钟华&lt;/Author&gt;&lt;Year&gt;2022&lt;/Year&gt;&lt;Details&gt;&lt;_accessed&gt;65582449&lt;/_accessed&gt;&lt;_author_aff&gt;安徽农业大学工学院;茶树生物学与资源利用国家重点实验室;安徽农业大学茶与食品科技学院;&lt;/_author_aff&gt;&lt;_cited_count&gt;15&lt;/_cited_count&gt;&lt;_created&gt;65489725&lt;/_created&gt;&lt;_date&gt;2022-07-08&lt;/_date&gt;&lt;_db_updated&gt;CNKI - Reference&lt;/_db_updated&gt;&lt;_issue&gt;13&lt;/_issue&gt;&lt;_journal&gt;农业工程学报&lt;/_journal&gt;&lt;_keywords&gt;设计;茶叶机械;试验;名优茶采摘;组合式;采摘器&lt;/_keywords&gt;&lt;_modified&gt;65582449&lt;/_modified&gt;&lt;_pages&gt;1-9&lt;/_pages&gt;&lt;_translated_title&gt;Design and experiment of the combined pinch and cut picker for tea fresh leaf tips&lt;/_translated_title&gt;&lt;_url&gt;https://kns.cnki.net/kcms2/article/abstract?v=WONwD37cfzSY9e4NCvPWY57PMQKuXJc7UFCaCT9CzuDVj2Og4JqjJjfqXPJkszDt7vpmlG4Lhx1wKcYZwK7jZlDSQPWCWACoO2sJhcW0EGhPp4cO7MsXkkMm4QNxjUheV9Iney0KqZfJQmOMfrIaFzqbMbdOCi_f&amp;amp;uniplatform=NZKPT&amp;amp;language=CHS&lt;/_url&gt;&lt;_volume&gt;38&lt;/_volume&gt;&lt;_translated_author&gt;Luo, Kun;Wu, Zheng min;Cao, Cheng mao;Qin, Kuan;Zhang, Xue chen;Zhong, Hua&lt;/_translated_author&gt;&lt;/Details&gt;&lt;Extra&gt;&lt;DBUID&gt;{03752FAB-B361-4F66-989B-C711D9502F78}&lt;/DBUID&gt;&lt;/Extra&gt;&lt;/Item&gt;&lt;/References&gt;&lt;/Group&gt;&lt;/Citation&gt;_x000a_"/>
    <w:docVar w:name="NE.Ref{CC81657C-7320-4FB4-82BB-B1927AFB6AFA}" w:val=" ADDIN NE.Ref.{CC81657C-7320-4FB4-82BB-B1927AFB6AFA}&lt;Citation&gt;&lt;Group&gt;&lt;References&gt;&lt;Item&gt;&lt;ID&gt;5&lt;/ID&gt;&lt;UID&gt;{CA2827D4-BBF9-479C-B0DA-679C6B110B5E}&lt;/UID&gt;&lt;Title&gt;仿蛇嘴咬合式柑橘采摘末端执行器设计与实验&lt;/Title&gt;&lt;Template&gt;Journal Article&lt;/Template&gt;&lt;Star&gt;1&lt;/Star&gt;&lt;Tag&gt;0&lt;/Tag&gt;&lt;Author&gt;王毅; 许洪斌; 张茂; 马冀桐; 刘波; 何宇&lt;/Author&gt;&lt;Year&gt;2018&lt;/Year&gt;&lt;Details&gt;&lt;_accessed&gt;65859772&lt;/_accessed&gt;&lt;_author_adr&gt;重庆大学机械工程学院;重庆理工大学机械工程学院;&lt;/_author_adr&gt;&lt;_cited_count&gt;53&lt;/_cited_count&gt;&lt;_created&gt;65846102&lt;/_created&gt;&lt;_db_provider&gt;CNKI&lt;/_db_provider&gt;&lt;_db_updated&gt;CNKI - Reference&lt;/_db_updated&gt;&lt;_isbn&gt;1000-1298&lt;/_isbn&gt;&lt;_issue&gt;10&lt;/_issue&gt;&lt;_journal&gt;农业机械学报&lt;/_journal&gt;&lt;_keywords&gt;柑橘;采摘机器人;末端执行器;仿生学;咬合式;果柄倾角&lt;/_keywords&gt;&lt;_modified&gt;65863930&lt;/_modified&gt;&lt;_pages&gt;54-64&lt;/_pages&gt;&lt;_url&gt;https://link.cnki.net/urlid/11.1964.S.20180712.1750.010&lt;/_url&gt;&lt;_volume&gt;49&lt;/_volume&gt;&lt;_translated_author&gt;Wang, Yi;Xu, Hong bin;Zhang, Mao;Ma, Ji tong;Liu, Bo;He, Yu&lt;/_translated_author&gt;&lt;/Details&gt;&lt;Extra&gt;&lt;DBUID&gt;{82593FD4-14DD-4AC9-B72C-AB1B5D98EEC1}&lt;/DBUID&gt;&lt;/Extra&gt;&lt;/Item&gt;&lt;/References&gt;&lt;/Group&gt;&lt;/Citation&gt;_x000a_"/>
    <w:docVar w:name="NE.Ref{CE62DD26-6B54-49DB-B596-BE44ECB33DEE}" w:val=" ADDIN NE.Ref.{CE62DD26-6B54-49DB-B596-BE44ECB33DEE}&lt;Citation&gt;&lt;Group&gt;&lt;References&gt;&lt;Item&gt;&lt;ID&gt;588&lt;/ID&gt;&lt;UID&gt;{BDDDB684-B02C-4FE9-9D4D-F11D61FBABFF}&lt;/UID&gt;&lt;Title&gt;我国茶叶机械化采摘技术研究现状与发展趋势&lt;/Title&gt;&lt;Template&gt;Journal Article&lt;/Template&gt;&lt;Star&gt;0&lt;/Star&gt;&lt;Tag&gt;0&lt;/Tag&gt;&lt;Author&gt;黄藩; 王云; 熊元元; 刘飞; 张厅; 李春华&lt;/Author&gt;&lt;Year&gt;2019&lt;/Year&gt;&lt;Details&gt;&lt;_author_aff&gt;四川省农业科学院茶叶研究所;&lt;/_author_aff&gt;&lt;_cited_count&gt;33&lt;/_cited_count&gt;&lt;_collection_scope&gt;PKU&lt;/_collection_scope&gt;&lt;_created&gt;65476816&lt;/_created&gt;&lt;_date&gt;2019-06-25&lt;/_date&gt;&lt;_db_updated&gt;CNKI - Reference&lt;/_db_updated&gt;&lt;_issue&gt;12&lt;/_issue&gt;&lt;_journal&gt;江苏农业科学&lt;/_journal&gt;&lt;_keywords&gt;茶叶;机采技术;存在问题;发展趋势&lt;/_keywords&gt;&lt;_modified&gt;65476816&lt;/_modified&gt;&lt;_pages&gt;48-51&lt;/_pages&gt;&lt;_url&gt;https://link.cnki.net/doi/10.15889/j.issn.1002-1302.2019.12.009&lt;/_url&gt;&lt;_volume&gt;47&lt;/_volume&gt;&lt;_translated_author&gt;Huang, Fan;Wang, Yun;Xiong, Yuan yuan;Liu, Fei;Zhang, Ting;Li, Chun hua&lt;/_translated_author&gt;&lt;/Details&gt;&lt;Extra&gt;&lt;DBUID&gt;{03752FAB-B361-4F66-989B-C711D9502F78}&lt;/DBUID&gt;&lt;/Extra&gt;&lt;/Item&gt;&lt;/References&gt;&lt;/Group&gt;&lt;/Citation&gt;_x000a_"/>
    <w:docVar w:name="NE.Ref{D21B8267-CDDE-48BC-92D4-873812C043EF}" w:val=" ADDIN NE.Ref.{D21B8267-CDDE-48BC-92D4-873812C043EF}&lt;Citation&gt;&lt;Group&gt;&lt;References&gt;&lt;Item&gt;&lt;ID&gt;58&lt;/ID&gt;&lt;UID&gt;{A571F1D1-A6A8-4B88-AEA6-799A2A6E4DBC}&lt;/UID&gt;&lt;Title&gt;基于气动无损夹持控制的番茄采摘末端执行器设计与试验&lt;/Title&gt;&lt;Template&gt;Journal Article&lt;/Template&gt;&lt;Star&gt;0&lt;/Star&gt;&lt;Tag&gt;0&lt;/Tag&gt;&lt;Author&gt;陈子文; 杨明金; 李云伍; 杨玲&lt;/Author&gt;&lt;Year&gt;2021&lt;/Year&gt;&lt;Details&gt;&lt;_accessed&gt;66032532&lt;/_accessed&gt;&lt;_author_adr&gt;西南大学工程技术学院;&lt;/_author_adr&gt;&lt;_created&gt;66029246&lt;/_created&gt;&lt;_db_provider&gt;CNKI&lt;/_db_provider&gt;&lt;_isbn&gt;1002-6819&lt;/_isbn&gt;&lt;_issue&gt;02&lt;/_issue&gt;&lt;_journal&gt;农业工程学报&lt;/_journal&gt;&lt;_keywords&gt;机器人;末端执行器;设计;气动系统;滑移判断&lt;/_keywords&gt;&lt;_modified&gt;66032532&lt;/_modified&gt;&lt;_pages&gt;27-35&lt;/_pages&gt;&lt;_url&gt;https://kns.cnki.net/kcms2/article/abstract?v=Qc2UN8NgW0tBDTo4y8Yl12xgHXA6pA287sktUOYPGhrDooyTMxINbL7gLWWi7n1d6bKqAPCtRiCWeC6Bo0qHti-mHoL_bVHTuBsTvaQWrRkoKmoF0gOsxZ-2XsBIX6HQHb_8rcG7L-6mM7g_OPNiC8JM6ekW4kXNlyoWDWugroVnb2b9z1XNKt_zeVb01stUAPwVRfHIK-M=&amp;amp;uniplatform=NZKPT&amp;amp;language=CHS&lt;/_url&gt;&lt;_volume&gt;37&lt;/_volume&gt;&lt;_translated_author&gt;Chen, Zi wen;Yang, Ming jin;Li, Yun wu;Yang, Ling&lt;/_translated_author&gt;&lt;/Details&gt;&lt;Extra&gt;&lt;DBUID&gt;{82593FD4-14DD-4AC9-B72C-AB1B5D98EEC1}&lt;/DBUID&gt;&lt;/Extra&gt;&lt;/Item&gt;&lt;/References&gt;&lt;/Group&gt;&lt;/Citation&gt;_x000a_"/>
    <w:docVar w:name="NE.Ref{D3972815-AAB7-47DB-8CCE-F2C3254B42F8}" w:val=" ADDIN NE.Ref.{D3972815-AAB7-47DB-8CCE-F2C3254B42F8}&lt;Citation&gt;&lt;Group&gt;&lt;References&gt;&lt;Item&gt;&lt;ID&gt;631&lt;/ID&gt;&lt;UID&gt;{EB5A05D3-FC72-45E2-8289-2CDAEFD934A6}&lt;/UID&gt;&lt;Title&gt;基于圆柱凸轮的株距可调式取苗末端执行器设计与试验&lt;/Title&gt;&lt;Template&gt;Journal Article&lt;/Template&gt;&lt;Star&gt;0&lt;/Star&gt;&lt;Tag&gt;0&lt;/Tag&gt;&lt;Author&gt;崔永杰; 卫咏哲; 丁辛亭; 崔功佩; 何智; 王明辉&lt;/Author&gt;&lt;Year&gt;2022&lt;/Year&gt;&lt;Details&gt;&lt;_author_aff&gt;西北农林科技大学机械与电子工程学院;农业农村部农业物联网重点实验室;陕西省农业信息感知与智能服务重点实验室;&lt;/_author_aff&gt;&lt;_cited_count&gt;17&lt;/_cited_count&gt;&lt;_date&gt;2021-11-20&lt;/_date&gt;&lt;_issue&gt;01&lt;/_issue&gt;&lt;_journal&gt;农业机械学报&lt;/_journal&gt;&lt;_keywords&gt;穴盘苗;疏植移栽;末端执行器;圆柱凸轮;耦合仿真&lt;/_keywords&gt;&lt;_pages&gt;104-114+122&lt;/_pages&gt;&lt;_url&gt;https://link.cnki.net/urlid/11.1964.s.20211118.1533.008&lt;/_url&gt;&lt;_volume&gt;53&lt;/_volume&gt;&lt;_created&gt;65493451&lt;/_created&gt;&lt;_modified&gt;65493451&lt;/_modified&gt;&lt;_db_updated&gt;CNKI - Reference&lt;/_db_updated&gt;&lt;_translated_author&gt;Cui, Yong jie;Wei, Yong zhe;Ding, Xin ting;Cui, Gong pei;He, Zhi;Wang, Ming hui&lt;/_translated_author&gt;&lt;/Details&gt;&lt;Extra&gt;&lt;DBUID&gt;{03752FAB-B361-4F66-989B-C711D9502F78}&lt;/DBUID&gt;&lt;/Extra&gt;&lt;/Item&gt;&lt;/References&gt;&lt;/Group&gt;&lt;Group&gt;&lt;References&gt;&lt;Item&gt;&lt;ID&gt;633&lt;/ID&gt;&lt;UID&gt;{86E7CDFB-F633-4DC4-BC5C-3BDB661B78C2}&lt;/UID&gt;&lt;Title&gt;可调节式甘蓝钵苗取苗末端执行器设计与试验&lt;/Title&gt;&lt;Template&gt;Journal Article&lt;/Template&gt;&lt;Star&gt;0&lt;/Star&gt;&lt;Tag&gt;0&lt;/Tag&gt;&lt;Author&gt;韩豹; 申大帅; 郭畅; 刘俏; 王欣; 宋春波&lt;/Author&gt;&lt;Year&gt;2019&lt;/Year&gt;&lt;Details&gt;&lt;_author_aff&gt;东北农业大学工程学院;&lt;/_author_aff&gt;&lt;_cited_count&gt;24&lt;/_cited_count&gt;&lt;_date&gt;2019-07-03&lt;/_date&gt;&lt;_issue&gt;11&lt;/_issue&gt;&lt;_journal&gt;农业机械学报&lt;/_journal&gt;&lt;_keywords&gt;甘蓝钵苗;末端执行器;根钵完整率;穴盘&lt;/_keywords&gt;&lt;_pages&gt;111-120&lt;/_pages&gt;&lt;_url&gt;https://link.cnki.net/urlid/11.1964.s.20190701.1520.006&lt;/_url&gt;&lt;_volume&gt;50&lt;/_volume&gt;&lt;_created&gt;65493458&lt;/_created&gt;&lt;_modified&gt;65493458&lt;/_modified&gt;&lt;_db_updated&gt;CNKI - Reference&lt;/_db_updated&gt;&lt;_translated_author&gt;Han, Bao;Shen, Da shuai;Guo, Chang;Liu, Qiao;Wang, Xin;Song, Chun bo&lt;/_translated_author&gt;&lt;/Details&gt;&lt;Extra&gt;&lt;DBUID&gt;{03752FAB-B361-4F66-989B-C711D9502F78}&lt;/DBUID&gt;&lt;/Extra&gt;&lt;/Item&gt;&lt;/References&gt;&lt;/Group&gt;&lt;Group&gt;&lt;References&gt;&lt;Item&gt;&lt;ID&gt;632&lt;/ID&gt;&lt;UID&gt;{3BF957CA-0432-4CCE-B042-57572BF40FC2}&lt;/UID&gt;&lt;Title&gt;猕猴桃采摘机器人末端执行器设计与试验&lt;/Title&gt;&lt;Template&gt;Journal Article&lt;/Template&gt;&lt;Star&gt;0&lt;/Star&gt;&lt;Tag&gt;0&lt;/Tag&gt;&lt;Author&gt;傅隆生; 张发年; 槐岛芳德; 李桢; 王滨; 崔永杰&lt;/Author&gt;&lt;Year&gt;2015&lt;/Year&gt;&lt;Details&gt;&lt;_author_aff&gt;西北农林科技大学机械与电子工程学院;中国科学院沈阳自动化研究所;宫崎大学农学部;&lt;/_author_aff&gt;&lt;_cited_count&gt;156&lt;/_cited_count&gt;&lt;_date&gt;2015-01-14&lt;/_date&gt;&lt;_issue&gt;03&lt;/_issue&gt;&lt;_journal&gt;农业机械学报&lt;/_journal&gt;&lt;_keywords&gt;猕猴桃;采摘机器人;无损采摘;末端执行器&lt;/_keywords&gt;&lt;_pages&gt;1-8&lt;/_pages&gt;&lt;_url&gt;https://link.cnki.net/urlid/11.1964.s.20150114.1808.002&lt;/_url&gt;&lt;_volume&gt;46&lt;/_volume&gt;&lt;_created&gt;65493452&lt;/_created&gt;&lt;_modified&gt;65493452&lt;/_modified&gt;&lt;_db_updated&gt;CNKI - Reference&lt;/_db_updated&gt;&lt;_translated_author&gt;Fu, Long sheng;Zhang, Fa nian;Huai, Dao fang de;Li, Zhen;Wang, Bin;Cui, Yong jie&lt;/_translated_author&gt;&lt;/Details&gt;&lt;Extra&gt;&lt;DBUID&gt;{03752FAB-B361-4F66-989B-C711D9502F78}&lt;/DBUID&gt;&lt;/Extra&gt;&lt;/Item&gt;&lt;/References&gt;&lt;/Group&gt;&lt;Group&gt;&lt;References&gt;&lt;Item&gt;&lt;ID&gt;634&lt;/ID&gt;&lt;UID&gt;{1FCF5397-82ED-4143-9EEE-3560700DEA41}&lt;/UID&gt;&lt;Title&gt;农作物茎秆的力学特性研究进展&lt;/Title&gt;&lt;Template&gt;Journal Article&lt;/Template&gt;&lt;Star&gt;0&lt;/Star&gt;&lt;Tag&gt;0&lt;/Tag&gt;&lt;Author&gt;刘庆庭; 区颖刚; 卿上乐; 王万章&lt;/Author&gt;&lt;Year&gt;2007&lt;/Year&gt;&lt;Details&gt;&lt;_author_aff&gt;华南农业大学工程学院,华南农业大学工程学院,湖南工程学院机械系,河南农业大学机电工程学院 副教授 博士,510642广州市,教授 博士生导师,510642广州市,副教授 博士,411101湘潭市,副教授 博士,510642广州市&lt;/_author_aff&gt;&lt;_cited_count&gt;214&lt;/_cited_count&gt;&lt;_date&gt;2007-07-25&lt;/_date&gt;&lt;_issue&gt;07&lt;/_issue&gt;&lt;_journal&gt;农业机械学报&lt;/_journal&gt;&lt;_keywords&gt;农作物;茎秆;力学特性&lt;/_keywords&gt;&lt;_pages&gt;172-176&lt;/_pages&gt;&lt;_url&gt;https://kns.cnki.net/kcms2/article/abstract?v=9UjK0-enmQhVZ11pnSOC1reZ1m1l-mwHJqRro5mpJqqCegJNkbaa-E52QX5Rt1TjfJabg0fj7DSOVX5PDReaHtPiosMt2erq5jAR7v94lSSaPX5-NVtyDTKnj-yxiNxxcgL0yeYUvxPK_JrAg1QrZQ==&amp;amp;uniplatform=NZKPT&amp;amp;language=CHS&lt;/_url&gt;&lt;_created&gt;65494142&lt;/_created&gt;&lt;_modified&gt;65494142&lt;/_modified&gt;&lt;_db_updated&gt;CNKI - Reference&lt;/_db_updated&gt;&lt;_translated_author&gt;Liu, Qing ting;Qu, Ying gang;Qing, Shang le;Wang, Wan zhang&lt;/_translated_author&gt;&lt;/Details&gt;&lt;Extra&gt;&lt;DBUID&gt;{03752FAB-B361-4F66-989B-C711D9502F78}&lt;/DBUID&gt;&lt;/Extra&gt;&lt;/Item&gt;&lt;/References&gt;&lt;/Group&gt;&lt;/Citation&gt;_x000a_"/>
    <w:docVar w:name="NE.Ref{D3F852E7-5A6B-4AA5-9595-1C965F346D61}" w:val=" ADDIN NE.Ref.{D3F852E7-5A6B-4AA5-9595-1C965F346D61}&lt;Citation&gt;&lt;Group&gt;&lt;References&gt;&lt;Item&gt;&lt;ID&gt;4&lt;/ID&gt;&lt;UID&gt;{D7FF778B-CEA6-4ABA-8A14-BAB64EA8618B}&lt;/UID&gt;&lt;Title&gt;猕猴桃采摘机器人末端执行器设计&lt;/Title&gt;&lt;Template&gt;Journal Article&lt;/Template&gt;&lt;Star&gt;0&lt;/Star&gt;&lt;Tag&gt;0&lt;/Tag&gt;&lt;Author&gt;陈军; 王虎; 蒋浩然; 高浩; 雷王利; 党革荣&lt;/Author&gt;&lt;Year&gt;2012&lt;/Year&gt;&lt;Details&gt;&lt;_author_adr&gt;西北农林科技大学机械与电子工程学院;&lt;/_author_adr&gt;&lt;_cited_count&gt;89&lt;/_cited_count&gt;&lt;_created&gt;65846101&lt;/_created&gt;&lt;_db_provider&gt;CNKI&lt;/_db_provider&gt;&lt;_db_updated&gt;CNKI - Reference&lt;/_db_updated&gt;&lt;_isbn&gt;1000-1298&lt;/_isbn&gt;&lt;_issue&gt;10&lt;/_issue&gt;&lt;_journal&gt;农业机械学报&lt;/_journal&gt;&lt;_keywords&gt;猕猴桃;采摘机器人;末端执行器;设计&lt;/_keywords&gt;&lt;_modified&gt;65846101&lt;/_modified&gt;&lt;_pages&gt;151-154+199&lt;/_pages&gt;&lt;_url&gt;https://kns.cnki.net/kcms2/article/abstract?v=wUXT8w3WHHpMSQFDuxfkj3A-r1hLuDLlo5ch28L7BEmNQkL2dhP_xOA1RCkimeH12gXTTl-EKP31FV99_Vmc8vtb1sXQ2vFEs2wtrnYgNSUU-jNbRSHIvMZJRZskuSzlUxOXDa7w4TSAMW2Zdkj8MVM1FaaXIdHVfuOf6yLj5UeLTrHUH8VNkZhc08Oqb45n3T_HywRTE2Q=&amp;amp;uniplatform=NZKPT&amp;amp;language=CHS&lt;/_url&gt;&lt;_volume&gt;43&lt;/_volume&gt;&lt;_translated_author&gt;Chen, Jun;Wang, Hu;Jiang, Hao ran;Gao, Hao;Lei, Wang li;Dang, Ge rong&lt;/_translated_author&gt;&lt;/Details&gt;&lt;Extra&gt;&lt;DBUID&gt;{82593FD4-14DD-4AC9-B72C-AB1B5D98EEC1}&lt;/DBUID&gt;&lt;/Extra&gt;&lt;/Item&gt;&lt;/References&gt;&lt;/Group&gt;&lt;/Citation&gt;_x000a_"/>
    <w:docVar w:name="NE.Ref{D4977D70-777D-4299-AE0A-51E2B8D7479B}" w:val=" ADDIN NE.Ref.{D4977D70-777D-4299-AE0A-51E2B8D7479B}&lt;Citation&gt;&lt;Group&gt;&lt;References&gt;&lt;Item&gt;&lt;ID&gt;7&lt;/ID&gt;&lt;UID&gt;{5C5D34B7-3B96-444B-88BA-600A825279BC}&lt;/UID&gt;&lt;Title&gt;夹剪一体的荔枝采摘末端执行器设计与性能试验&lt;/Title&gt;&lt;Template&gt;Journal Article&lt;/Template&gt;&lt;Star&gt;1&lt;/Star&gt;&lt;Tag&gt;0&lt;/Tag&gt;&lt;Author&gt;陈燕; 蒋志林; 李嘉威; 王佳盛; 刘威威; 邹湘军&lt;/Author&gt;&lt;Year&gt;2018&lt;/Year&gt;&lt;Details&gt;&lt;_accessed&gt;66029210&lt;/_accessed&gt;&lt;_author_adr&gt;华南农业大学工程学院;&lt;/_author_adr&gt;&lt;_cited_count&gt;76&lt;/_cited_count&gt;&lt;_created&gt;65846114&lt;/_created&gt;&lt;_db_provider&gt;CNKI&lt;/_db_provider&gt;&lt;_db_updated&gt;CNKI - Reference&lt;/_db_updated&gt;&lt;_isbn&gt;1000-1298&lt;/_isbn&gt;&lt;_issue&gt;01&lt;/_issue&gt;&lt;_journal&gt;农业机械学报&lt;/_journal&gt;&lt;_keywords&gt;荔枝串果;采摘;末端执行器;夹剪一体;力学模型;性能试验&lt;/_keywords&gt;&lt;_modified&gt;65863931&lt;/_modified&gt;&lt;_pages&gt;35-41&lt;/_pages&gt;&lt;_url&gt;https://link.cnki.net/urlid/11.1964.S.20171114.1720.002&lt;/_url&gt;&lt;_volume&gt;49&lt;/_volume&gt;&lt;_translated_author&gt;Chen, Yan;Jiang, Zhi lin;Li, Jia wei;Wang, Jia sheng;Liu, Wei wei;Zou, Xiang jun&lt;/_translated_author&gt;&lt;/Details&gt;&lt;Extra&gt;&lt;DBUID&gt;{82593FD4-14DD-4AC9-B72C-AB1B5D98EEC1}&lt;/DBUID&gt;&lt;/Extra&gt;&lt;/Item&gt;&lt;/References&gt;&lt;/Group&gt;&lt;/Citation&gt;_x000a_"/>
    <w:docVar w:name="NE.Ref{D4BB07E1-0960-4BB5-A218-4E09DA980F4F}" w:val=" ADDIN NE.Ref.{D4BB07E1-0960-4BB5-A218-4E09DA980F4F}&lt;Citation&gt;&lt;Group&gt;&lt;References&gt;&lt;Item&gt;&lt;ID&gt;596&lt;/ID&gt;&lt;UID&gt;{DE5AC465-9A62-4A3D-B9BA-B9A600C29FF8}&lt;/UID&gt;&lt;Title&gt;名优茶采摘机器人的系统设计与试验&lt;/Title&gt;&lt;Template&gt;Journal Article&lt;/Template&gt;&lt;Star&gt;0&lt;/Star&gt;&lt;Tag&gt;0&lt;/Tag&gt;&lt;Author&gt;周宇杰; 吴强; 贺磊盈; 赵润茂; 贾江鸣; 陈建能; 武传宇&lt;/Author&gt;&lt;Year&gt;2022&lt;/Year&gt;&lt;Details&gt;&lt;_author_aff&gt;浙江理工大学机械与自动控制学院;浙江省种植装备技术重点实验室;&lt;/_author_aff&gt;&lt;_cited_count&gt;16&lt;/_cited_count&gt;&lt;_created&gt;65476821&lt;/_created&gt;&lt;_date&gt;2022-10-05&lt;/_date&gt;&lt;_db_updated&gt;CNKI - Reference&lt;/_db_updated&gt;&lt;_issue&gt;19&lt;/_issue&gt;&lt;_journal&gt;机械工程学报&lt;/_journal&gt;&lt;_keywords&gt;采摘机器人;名优茶;3P-Delta机械臂;Bézier曲线;滑模控制;系统集成&lt;/_keywords&gt;&lt;_modified&gt;65476821&lt;/_modified&gt;&lt;_pages&gt;12-23&lt;/_pages&gt;&lt;_url&gt;https://kns.cnki.net/kcms2/article/abstract?v=RkYMyaebi8X2xdBz4t3LZ-UP-jMpn94xSfbGHWzXSLVTVLdSYs0KOSH9vnb_nPHRH5yDkhYEEw4RpFzV2Ojp3dnce8cQqap94W5ibeGp2HVClrNOTRjAyVW_VS7HRYCLYoZYrh9g0CeaM7puMWyTMrHxdzmTrdpS&amp;amp;uniplatform=NZKPT&amp;amp;language=CHS&lt;/_url&gt;&lt;_volume&gt;58&lt;/_volume&gt;&lt;_translated_author&gt;Zhou, Yu jie;Wu, Qiang;He, Lei ying;Zhao, Run mao;Jia, Jiang ming;Chen, Jian neng;Wu, Chuan yu&lt;/_translated_author&gt;&lt;/Details&gt;&lt;Extra&gt;&lt;DBUID&gt;{03752FAB-B361-4F66-989B-C711D9502F78}&lt;/DBUID&gt;&lt;/Extra&gt;&lt;/Item&gt;&lt;/References&gt;&lt;/Group&gt;&lt;/Citation&gt;_x000a_"/>
    <w:docVar w:name="NE.Ref{D7D41DE9-8127-4A1C-AE9D-1DDBAB267565}" w:val=" ADDIN NE.Ref.{D7D41DE9-8127-4A1C-AE9D-1DDBAB267565}&lt;Citation&gt;&lt;Group&gt;&lt;References&gt;&lt;Item&gt;&lt;ID&gt;550&lt;/ID&gt;&lt;UID&gt;{6BCD65C1-A976-4091-B7B4-694D2D552184}&lt;/UID&gt;&lt;Title&gt;一种基于L-函数的非单调自适应信赖域算法&lt;/Title&gt;&lt;Template&gt;Journal Article&lt;/Template&gt;&lt;Star&gt;0&lt;/Star&gt;&lt;Tag&gt;0&lt;/Tag&gt;&lt;Author&gt;张杰; 朱子旋; 芮绍平; 曾柔&lt;/Author&gt;&lt;Year&gt;2023&lt;/Year&gt;&lt;Details&gt;&lt;_author_aff&gt;淮北师范大学数学科学学院;&lt;/_author_aff&gt;&lt;_date&gt;2023-08-10&lt;/_date&gt;&lt;_issue&gt;04&lt;/_issue&gt;&lt;_journal&gt;山西大同大学学报(自然科学版)&lt;/_journal&gt;&lt;_keywords&gt;无约束优化;信赖域算法;自适应策略;全局收敛性&lt;/_keywords&gt;&lt;_pages&gt;25-28&lt;/_pages&gt;&lt;_url&gt;https://kns.cnki.net/kcms2/article/abstract?v=kHMw6kznbprrapi3dL-u_ePo-7VKD44wGUJcTnT93eWfGaVxzYnpbGCHAg3AkM5BDmVJghIPq9CUJf02B9Rxq9iuFRapODo2hoNg6pgHXELnuQ1DU-a3UM-2FDZwXfuyY3SegFo3IVwKxVpRN9_jvz1KUiY5IIGJRZqJauTi2s55PcLemxG6Q2N4Y6iUdxPyUMd-IW-rH4k=&amp;amp;uniplatform=NZKPT&amp;amp;language=CHS&lt;/_url&gt;&lt;_volume&gt;39&lt;/_volume&gt;&lt;_created&gt;65514273&lt;/_created&gt;&lt;_modified&gt;65514322&lt;/_modified&gt;&lt;_db_updated&gt;CNKI - Reference&lt;/_db_updated&gt;&lt;_accessed&gt;65514320&lt;/_accessed&gt;&lt;_translated_title&gt;ANon-monotone Adaptive Trust Region Algorithm Based on L -funetion&lt;/_translated_title&gt;&lt;_tertiary_title&gt;Journal of Shanxi Datong University(Natural Science Edition)&lt;/_tertiary_title&gt;&lt;_translated_author&gt;Zhang, Jie;Zhu, Zi xuan;Rui, Shao ping;Ceng, Rou&lt;/_translated_author&gt;&lt;/Details&gt;&lt;Extra&gt;&lt;DBUID&gt;{03752FAB-B361-4F66-989B-C711D9502F78}&lt;/DBUID&gt;&lt;/Extra&gt;&lt;/Item&gt;&lt;/References&gt;&lt;/Group&gt;&lt;/Citation&gt;_x000a_"/>
    <w:docVar w:name="NE.Ref{D9A7708F-9196-42B7-843B-9E8B29F0CE90}" w:val=" ADDIN NE.Ref.{D9A7708F-9196-42B7-843B-9E8B29F0CE90}&lt;Citation&gt;&lt;Group&gt;&lt;References&gt;&lt;Item&gt;&lt;ID&gt;629&lt;/ID&gt;&lt;UID&gt;{8517F39C-A1B7-4805-B95E-9023FE7B6E0F}&lt;/UID&gt;&lt;Title&gt;茶叶嫩梢采摘末端执行器的设计研究&lt;/Title&gt;&lt;Template&gt;Journal Article&lt;/Template&gt;&lt;Star&gt;0&lt;/Star&gt;&lt;Tag&gt;0&lt;/Tag&gt;&lt;Author&gt;许丽佳; 刘琦; 代建武; 陈小虎&lt;/Author&gt;&lt;Year&gt;2021&lt;/Year&gt;&lt;Details&gt;&lt;_accessed&gt;65581707&lt;/_accessed&gt;&lt;_author_aff&gt;四川农业大学机电学院;华中科技大学电子信息与通信学院;&lt;/_author_aff&gt;&lt;_cited_count&gt;11&lt;/_cited_count&gt;&lt;_collection_scope&gt;PKU;CSCD&lt;/_collection_scope&gt;&lt;_created&gt;65489862&lt;/_created&gt;&lt;_date&gt;2021-10-13&lt;/_date&gt;&lt;_db_updated&gt;CNKI - Reference&lt;/_db_updated&gt;&lt;_issue&gt;05&lt;/_issue&gt;&lt;_journal&gt;茶叶科学&lt;/_journal&gt;&lt;_keywords&gt;茶叶嫩梢;采摘机械手;末端执行器;运动学仿真&lt;/_keywords&gt;&lt;_modified&gt;65579899&lt;/_modified&gt;&lt;_pages&gt;705-716&lt;/_pages&gt;&lt;_tertiary_title&gt;Journal of Tea Science&lt;/_tertiary_title&gt;&lt;_translated_title&gt;Design of End Effector for Picking Tea Shoots&lt;/_translated_title&gt;&lt;_url&gt;https://link.cnki.net/doi/10.13305/j.cnki.jts.2021.05.006&lt;/_url&gt;&lt;_volume&gt;41&lt;/_volume&gt;&lt;_translated_author&gt;Xu, Li jia;Liu, Qi;Dai, Jian wu;Chen, Xiao hu&lt;/_translated_author&gt;&lt;/Details&gt;&lt;Extra&gt;&lt;DBUID&gt;{03752FAB-B361-4F66-989B-C711D9502F78}&lt;/DBUID&gt;&lt;/Extra&gt;&lt;/Item&gt;&lt;/References&gt;&lt;/Group&gt;&lt;/Citation&gt;_x000a_"/>
    <w:docVar w:name="NE.Ref{DC756A5F-A711-4BC3-AD1A-0295BDEDE501}" w:val=" ADDIN NE.Ref.{DC756A5F-A711-4BC3-AD1A-0295BDEDE501}&lt;Citation&gt;&lt;Group&gt;&lt;References&gt;&lt;Item&gt;&lt;ID&gt;613&lt;/ID&gt;&lt;UID&gt;{E8591F11-7793-451E-963A-DE26A999D18E}&lt;/UID&gt;&lt;Title&gt;茶叶智能采摘技术研究进展与展望&lt;/Title&gt;&lt;Template&gt;Journal Article&lt;/Template&gt;&lt;Star&gt;0&lt;/Star&gt;&lt;Tag&gt;0&lt;/Tag&gt;&lt;Author&gt;李杨; 董春旺; 陈建能; 贾江鸣&lt;/Author&gt;&lt;Year&gt;2022&lt;/Year&gt;&lt;Details&gt;&lt;_author_aff&gt;中国农业科学院茶叶研究所;浙江理工大学机械与自动控制学院;&lt;/_author_aff&gt;&lt;_cited_count&gt;13&lt;/_cited_count&gt;&lt;_date&gt;2022-07-15&lt;/_date&gt;&lt;_issue&gt;07&lt;/_issue&gt;&lt;_journal&gt;中国茶叶&lt;/_journal&gt;&lt;_keywords&gt;采茶机;智能识别;末端采摘执行器;茶叶&lt;/_keywords&gt;&lt;_pages&gt;1-9&lt;/_pages&gt;&lt;_url&gt;https://kns.cnki.net/kcms2/article/abstract?v=WONwD37cfzTFZl1cI8cqAKJt8i61M9PFM4FvZxtktYbV84ukomlysEHLqt-ta-BgPx4m-zqFAO4eTcYRASA1zovNGZms-puAFcFUL_gMwnaawMib8-mQaRoa7xqN7sOvcYbzj6nUzpMQRewNkdZsAJtmBUyUV43u&amp;amp;uniplatform=NZKPT&amp;amp;language=CHS&lt;/_url&gt;&lt;_volume&gt;44&lt;/_volume&gt;&lt;_created&gt;65489655&lt;/_created&gt;&lt;_modified&gt;65489681&lt;/_modified&gt;&lt;_db_updated&gt;CNKI - Reference&lt;/_db_updated&gt;&lt;_accessed&gt;65489668&lt;/_accessed&gt;&lt;_translated_title&gt;Research Progress and Prospect of Intelligent Tea Picking Technology&lt;/_translated_title&gt;&lt;_translated_author&gt;Li, Yang;Dong, Chun wang;Chen, Jian neng;Jia, Jiang ming&lt;/_translated_author&gt;&lt;/Details&gt;&lt;Extra&gt;&lt;DBUID&gt;{03752FAB-B361-4F66-989B-C711D9502F78}&lt;/DBUID&gt;&lt;/Extra&gt;&lt;/Item&gt;&lt;/References&gt;&lt;/Group&gt;&lt;Group&gt;&lt;References&gt;&lt;Item&gt;&lt;ID&gt;612&lt;/ID&gt;&lt;UID&gt;{0F1AAFC0-FF17-4DEA-90D7-831C62A9F414}&lt;/UID&gt;&lt;Title&gt;名优茶采摘末端执行器关键技术研究进展&lt;/Title&gt;&lt;Template&gt;Journal Article&lt;/Template&gt;&lt;Star&gt;0&lt;/Star&gt;&lt;Tag&gt;0&lt;/Tag&gt;&lt;Author&gt;张智浩; 朱立学; 林桂潮; 张世昂; 官金炫&lt;/Author&gt;&lt;Year&gt;2022&lt;/Year&gt;&lt;Details&gt;&lt;_author_aff&gt;仲恺农业工程学院机电工程学院;&lt;/_author_aff&gt;&lt;_cited_count&gt;3&lt;/_cited_count&gt;&lt;_date&gt;2022-06-28&lt;/_date&gt;&lt;_issue&gt;03&lt;/_issue&gt;&lt;_journal&gt;现代农业装备&lt;/_journal&gt;&lt;_keywords&gt;末端执行器;采摘机器人;名优茶;茶叶采摘&lt;/_keywords&gt;&lt;_pages&gt;7-12&lt;/_pages&gt;&lt;_url&gt;https://kns.cnki.net/kcms2/article/abstract?v=WONwD37cfzT0BZEzC_O0rhAMbP_uvGulwugHvA8Kpm7Pt91fAmX8IwB4P1zha5nOZFicAT92TR4mThst6Etb0NVUD5YLHiOhusfOOZmzfHHBpJ6urIFf9cT5YQkaMlDOtw7vEcYLue6ufYSlgwDUy1aDY3p9PwNm&amp;amp;uniplatform=NZKPT&amp;amp;language=CHS&lt;/_url&gt;&lt;_volume&gt;43&lt;/_volume&gt;&lt;_created&gt;65489654&lt;/_created&gt;&lt;_modified&gt;65489681&lt;/_modified&gt;&lt;_db_updated&gt;CNKI - Reference&lt;/_db_updated&gt;&lt;_accessed&gt;65489668&lt;/_accessed&gt;&lt;_translated_title&gt;Research Progress on Key Technologies of the Famous Tea Picking End Effectors&lt;/_translated_title&gt;&lt;_translated_author&gt;Zhang, Zhi hao;Zhu, Li xue;Lin, Gui chao;Zhang, Shi&amp;apos;ang;Guan, Jin xuan&lt;/_translated_author&gt;&lt;/Details&gt;&lt;Extra&gt;&lt;DBUID&gt;{03752FAB-B361-4F66-989B-C711D9502F78}&lt;/DBUID&gt;&lt;/Extra&gt;&lt;/Item&gt;&lt;/References&gt;&lt;/Group&gt;&lt;/Citation&gt;_x000a_"/>
    <w:docVar w:name="NE.Ref{DC85A1A1-2F47-45E5-92A3-040FF37813BE}" w:val=" ADDIN NE.Ref.{DC85A1A1-2F47-45E5-92A3-040FF37813BE}&lt;Citation&gt;&lt;Group&gt;&lt;References&gt;&lt;Item&gt;&lt;ID&gt;586&lt;/ID&gt;&lt;UID&gt;{A79428B9-8E1F-4FE0-A320-DACA0EA4CF33}&lt;/UID&gt;&lt;Title&gt;关于松阳茶叶采摘用工荒问题的探讨&lt;/Title&gt;&lt;Template&gt;Journal Article&lt;/Template&gt;&lt;Star&gt;1&lt;/Star&gt;&lt;Tag&gt;0&lt;/Tag&gt;&lt;Author&gt;郑得林; 钱园凤; 周为; 徐松富; 孙宝龙&lt;/Author&gt;&lt;Year&gt;2017&lt;/Year&gt;&lt;Details&gt;&lt;_author_aff&gt;浙江松阳县新兴镇农业技术综合服务站;松阳县农业局;&lt;/_author_aff&gt;&lt;_cited_count&gt;8&lt;/_cited_count&gt;&lt;_date&gt;2017-06-15&lt;/_date&gt;&lt;_issue&gt;06&lt;/_issue&gt;&lt;_journal&gt;中国茶叶&lt;/_journal&gt;&lt;_pages&gt;12-13&lt;/_pages&gt;&lt;_url&gt;https://kns.cnki.net/kcms2/article/abstract?v=m22VhQxdXyfPaPU_o1WelmXvf1LL5RWyOhnAA2XBv7_w_kFiV5-ut0jf-My27-ueK_MiAoYz05m4hjAVj2S3cjvOk77lBKlIgKp53L-brYuLE0pCrdsuKNaCJuNnw9u49MBOcb-CBi-zN69Y0nxuZUQDNq4Ge_GB&amp;amp;uniplatform=NZKPT&amp;amp;language=CHS&lt;/_url&gt;&lt;_volume&gt;39&lt;/_volume&gt;&lt;_created&gt;65474667&lt;/_created&gt;&lt;_modified&gt;65474670&lt;/_modified&gt;&lt;_db_updated&gt;CNKI - Reference&lt;/_db_updated&gt;&lt;_translated_author&gt;Zheng, De lin;Qian, Yuan feng;Zhou, Wei;Xu, Song fu;Sun, Bao long&lt;/_translated_author&gt;&lt;/Details&gt;&lt;Extra&gt;&lt;DBUID&gt;{03752FAB-B361-4F66-989B-C711D9502F78}&lt;/DBUID&gt;&lt;/Extra&gt;&lt;/Item&gt;&lt;/References&gt;&lt;/Group&gt;&lt;/Citation&gt;_x000a_"/>
    <w:docVar w:name="NE.Ref{DEFDCBA6-4AFD-42CE-8328-EE4DA98B47FF}" w:val=" ADDIN NE.Ref.{DEFDCBA6-4AFD-42CE-8328-EE4DA98B47FF}"/>
    <w:docVar w:name="NE.Ref{DF57FA1A-8DEB-4DC7-ADA5-B8542F273C82}" w:val=" ADDIN NE.Ref.{DF57FA1A-8DEB-4DC7-ADA5-B8542F273C82}&lt;Citation&gt;&lt;Group&gt;&lt;References&gt;&lt;Item&gt;&lt;ID&gt;590&lt;/ID&gt;&lt;UID&gt;{3CD770AA-1531-4588-BE44-B8E0DE312F59}&lt;/UID&gt;&lt;Title&gt;名优茶采摘末端执行器关键技术研究进展&lt;/Title&gt;&lt;Template&gt;Journal Article&lt;/Template&gt;&lt;Star&gt;0&lt;/Star&gt;&lt;Tag&gt;0&lt;/Tag&gt;&lt;Author&gt;张智浩; 朱立学; 林桂潮; 张世昂; 官金炫&lt;/Author&gt;&lt;Year&gt;2022&lt;/Year&gt;&lt;Details&gt;&lt;_author_aff&gt;仲恺农业工程学院机电工程学院;&lt;/_author_aff&gt;&lt;_cited_count&gt;3&lt;/_cited_count&gt;&lt;_created&gt;65476817&lt;/_created&gt;&lt;_date&gt;2022-06-28&lt;/_date&gt;&lt;_db_updated&gt;CNKI - Reference&lt;/_db_updated&gt;&lt;_issue&gt;03&lt;/_issue&gt;&lt;_journal&gt;现代农业装备&lt;/_journal&gt;&lt;_keywords&gt;末端执行器;采摘机器人;名优茶;茶叶采摘&lt;/_keywords&gt;&lt;_modified&gt;65476818&lt;/_modified&gt;&lt;_pages&gt;7-12&lt;/_pages&gt;&lt;_url&gt;https://kns.cnki.net/kcms2/article/abstract?v=RkYMyaebi8W7TbvUQ-MjCf_yY-qJZ8k0XUwnhkUTPROEE4KGpeTv8PNf-2ANU0aigRhrocd62L8Cp-fviAe1Md7I6OGXRP8fg-mRsdvZLUOJi5F4r0VS5tfprp5bfFJjy7Zw8byHb8PQ34rh2fHCQ39u6ak_CTjH&amp;amp;uniplatform=NZKPT&amp;amp;language=CHS&lt;/_url&gt;&lt;_volume&gt;43&lt;/_volume&gt;&lt;_translated_author&gt;Zhang, Zhi hao;Zhu, Li xue;Lin, Gui chao;Zhang, Shi&amp;apos;ang;Guan, Jin xuan&lt;/_translated_author&gt;&lt;/Details&gt;&lt;Extra&gt;&lt;DBUID&gt;{03752FAB-B361-4F66-989B-C711D9502F78}&lt;/DBUID&gt;&lt;/Extra&gt;&lt;/Item&gt;&lt;/References&gt;&lt;/Group&gt;&lt;/Citation&gt;_x000a_"/>
    <w:docVar w:name="NE.Ref{E07B9EB5-4DEC-4382-BF0D-62964379104A}" w:val=" ADDIN NE.Ref.{E07B9EB5-4DEC-4382-BF0D-62964379104A}&lt;Citation&gt;&lt;Group&gt;&lt;References&gt;&lt;Item&gt;&lt;ID&gt;590&lt;/ID&gt;&lt;UID&gt;{3CD770AA-1531-4588-BE44-B8E0DE312F59}&lt;/UID&gt;&lt;Title&gt;名优茶采摘末端执行器关键技术研究进展&lt;/Title&gt;&lt;Template&gt;Journal Article&lt;/Template&gt;&lt;Star&gt;0&lt;/Star&gt;&lt;Tag&gt;0&lt;/Tag&gt;&lt;Author&gt;张智浩; 朱立学; 林桂潮; 张世昂; 官金炫&lt;/Author&gt;&lt;Year&gt;2022&lt;/Year&gt;&lt;Details&gt;&lt;_author_aff&gt;仲恺农业工程学院机电工程学院;&lt;/_author_aff&gt;&lt;_cited_count&gt;3&lt;/_cited_count&gt;&lt;_created&gt;65476817&lt;/_created&gt;&lt;_date&gt;2022-06-28&lt;/_date&gt;&lt;_db_updated&gt;CNKI - Reference&lt;/_db_updated&gt;&lt;_issue&gt;03&lt;/_issue&gt;&lt;_journal&gt;现代农业装备&lt;/_journal&gt;&lt;_keywords&gt;末端执行器;采摘机器人;名优茶;茶叶采摘&lt;/_keywords&gt;&lt;_modified&gt;65476818&lt;/_modified&gt;&lt;_pages&gt;7-12&lt;/_pages&gt;&lt;_url&gt;https://kns.cnki.net/kcms2/article/abstract?v=RkYMyaebi8W7TbvUQ-MjCf_yY-qJZ8k0XUwnhkUTPROEE4KGpeTv8PNf-2ANU0aigRhrocd62L8Cp-fviAe1Md7I6OGXRP8fg-mRsdvZLUOJi5F4r0VS5tfprp5bfFJjy7Zw8byHb8PQ34rh2fHCQ39u6ak_CTjH&amp;amp;uniplatform=NZKPT&amp;amp;language=CHS&lt;/_url&gt;&lt;_volume&gt;43&lt;/_volume&gt;&lt;_translated_author&gt;Zhang, Zhi hao;Zhu, Li xue;Lin, Gui chao;Zhang, Shi&amp;apos;ang;Guan, Jin xuan&lt;/_translated_author&gt;&lt;/Details&gt;&lt;Extra/&gt;&lt;/Item&gt;&lt;/References&gt;&lt;/Group&gt;&lt;Group&gt;&lt;References&gt;&lt;Item&gt;&lt;ID&gt;611&lt;/ID&gt;&lt;UID&gt;{B69FE663-6185-4264-BED7-F22E36E308CD}&lt;/UID&gt;&lt;Title&gt;我国名优绿茶机械化采摘的意义与实现路径&lt;/Title&gt;&lt;Template&gt;Journal Article&lt;/Template&gt;&lt;Star&gt;0&lt;/Star&gt;&lt;Tag&gt;0&lt;/Tag&gt;&lt;Author&gt;陆德彪; 尹军峰&lt;/Author&gt;&lt;Year&gt;2018&lt;/Year&gt;&lt;Details&gt;&lt;_author_aff&gt;浙江省农业厅;中国农业科学院茶叶研究所;&lt;/_author_aff&gt;&lt;_cited_count&gt;25&lt;/_cited_count&gt;&lt;_created&gt;65489649&lt;/_created&gt;&lt;_date&gt;2018-01-15&lt;/_date&gt;&lt;_db_updated&gt;CNKI - Reference&lt;/_db_updated&gt;&lt;_issue&gt;01&lt;/_issue&gt;&lt;_journal&gt;中国茶叶&lt;/_journal&gt;&lt;_keywords&gt;名优绿茶;采摘;机械化;路径&lt;/_keywords&gt;&lt;_modified&gt;65489668&lt;/_modified&gt;&lt;_pages&gt;1-4&lt;/_pages&gt;&lt;_url&gt;https://kns.cnki.net/kcms2/article/abstract?v=WONwD37cfzSTgmQyUxf9MQDC6AI2xvOViDNlJERilBTSh_Q99nxFBUEFR5_OgeCAsP3orF-L1tW1jHFzpI-LKwr9ymmQHzby_5t4RBswq2Gt48_t_Cwk3zwuNwJas9HORA4vyTLgIU7Wz2wrLYBL3sHTHnqy4685&amp;amp;uniplatform=NZKPT&amp;amp;language=CHS&lt;/_url&gt;&lt;_volume&gt;40&lt;/_volume&gt;&lt;_translated_author&gt;Lu, De biao;Yin, Jun feng&lt;/_translated_author&gt;&lt;/Details&gt;&lt;Extra/&gt;&lt;/Item&gt;&lt;/References&gt;&lt;/Group&gt;&lt;Group&gt;&lt;References&gt;&lt;Item&gt;&lt;ID&gt;609&lt;/ID&gt;&lt;UID&gt;{187DFA91-57D9-48CE-8000-EA64D742FB58}&lt;/UID&gt;&lt;Title&gt;中国茶产业国际竞争力评价与发展对策&lt;/Title&gt;&lt;Template&gt;Journal Article&lt;/Template&gt;&lt;Star&gt;0&lt;/Star&gt;&lt;Tag&gt;0&lt;/Tag&gt;&lt;Author&gt;沈童菲; 王森培; 张慧; 赵颖文&lt;/Author&gt;&lt;Year&gt;2019&lt;/Year&gt;&lt;Details&gt;&lt;_accessed&gt;65489243&lt;/_accessed&gt;&lt;_author_aff&gt;西南财经大学中国西部经济研究中心;四川省社会科学院农村发展研究所;四川省农业科学院;&lt;/_author_aff&gt;&lt;_cited_count&gt;32&lt;/_cited_count&gt;&lt;_created&gt;65489243&lt;/_created&gt;&lt;_date&gt;2019-09-15&lt;/_date&gt;&lt;_db_updated&gt;CNKI - Reference&lt;/_db_updated&gt;&lt;_issue&gt;09&lt;/_issue&gt;&lt;_journal&gt;四川农业科技&lt;/_journal&gt;&lt;_keywords&gt;茶产业;中国;发展现状;竞争力测评;对策建议&lt;/_keywords&gt;&lt;_modified&gt;65489668&lt;/_modified&gt;&lt;_pages&gt;5-11&lt;/_pages&gt;&lt;_url&gt;https://kns.cnki.net/kcms2/article/abstract?v=WONwD37cfzRO_swLf-87B4qwy5JIITZnzdj9reZ9vddKj0TLMSKOCd1kXKfdRNNT9cHgcxYQ0powrNBzCrYKcTqiUSoLT3s37EaA7fqvnf_nIAXJY-MW96Osfb5FVYaf-ColWIueImiZb72P2tz9j8gtCXSMi7sq&amp;amp;uniplatform=NZKPT&amp;amp;language=CHS&lt;/_url&gt;&lt;_translated_author&gt;Shen, Tong fei;Wang, Sen pei;Zhang, Hui;Zhao, Ying wen&lt;/_translated_author&gt;&lt;/Details&gt;&lt;Extra/&gt;&lt;/Item&gt;&lt;/References&gt;&lt;/Group&gt;&lt;/Citation&gt;_x000a_"/>
    <w:docVar w:name="NE.Ref{E1784CCB-4016-4F4D-B46C-9D229E545918}" w:val=" ADDIN NE.Ref.{E1784CCB-4016-4F4D-B46C-9D229E545918}&lt;Citation&gt;&lt;Group&gt;&lt;References&gt;&lt;Item&gt;&lt;ID&gt;2&lt;/ID&gt;&lt;UID&gt;{35982CAE-1890-4047-AEE2-73A1EE743871}&lt;/UID&gt;&lt;Title&gt;脐橙采摘机器人末端执行器设计与试验&lt;/Title&gt;&lt;Template&gt;Journal Article&lt;/Template&gt;&lt;Star&gt;0&lt;/Star&gt;&lt;Tag&gt;0&lt;/Tag&gt;&lt;Author&gt;徐丽明; 刘旭东; 张凯良; 邢洁洁; 袁全春; 陈俊威; 段壮壮; 马帅; 于畅畅&lt;/Author&gt;&lt;Year&gt;2018&lt;/Year&gt;&lt;Details&gt;&lt;_author_adr&gt;中国农业大学工学院;&lt;/_author_adr&gt;&lt;_cited_count&gt;89&lt;/_cited_count&gt;&lt;_created&gt;65846100&lt;/_created&gt;&lt;_db_provider&gt;CNKI&lt;/_db_provider&gt;&lt;_db_updated&gt;CNKI - Reference&lt;/_db_updated&gt;&lt;_isbn&gt;1002-6819&lt;/_isbn&gt;&lt;_issue&gt;12&lt;/_issue&gt;&lt;_journal&gt;农业工程学报&lt;/_journal&gt;&lt;_keywords&gt;机器人;设计;控制;脐橙;无损采摘;末端执行器&lt;/_keywords&gt;&lt;_modified&gt;65859641&lt;/_modified&gt;&lt;_pages&gt;53-61&lt;/_pages&gt;&lt;_url&gt;https://kns.cnki.net/kcms2/article/abstract?v=wUXT8w3WHHpaMhATrIuU-Dl0x_4NhNmDn_FrSqVZUGbvxMACV7DaZuWtSK8OsOpnFjWUhVDtpbPLtrizhT-zsTaX1y44sjUhtlwnJ-THoVf_Kou4TtiZ9PUEfJEQqdyPywScZlJ4yUittfQqX4nFpnf8EVGTGCI_fgCEzzfBpyj0Je1QfTgdXXpHJQZrejUpv4EAGeCHVhI=&amp;amp;uniplatform=NZKPT&amp;amp;language=CHS&lt;/_url&gt;&lt;_volume&gt;34&lt;/_volume&gt;&lt;_translated_author&gt;Xu, Li ming;Liu, Xu dong;Zhang, Kai liang;Xing, Jie jie;Yuan, Quan chun;Chen, Jun wei;Duan, Zhuang zhuang;Ma, Shuai;Yu, Chang chang&lt;/_translated_author&gt;&lt;/Details&gt;&lt;Extra&gt;&lt;DBUID&gt;{82593FD4-14DD-4AC9-B72C-AB1B5D98EEC1}&lt;/DBUID&gt;&lt;/Extra&gt;&lt;/Item&gt;&lt;/References&gt;&lt;/Group&gt;&lt;/Citation&gt;_x000a_"/>
    <w:docVar w:name="NE.Ref{E4FCA030-732B-40F0-951A-9733D53B920F}" w:val=" ADDIN NE.Ref.{E4FCA030-732B-40F0-951A-9733D53B920F}&lt;Citation&gt;&lt;Group&gt;&lt;References&gt;&lt;Item&gt;&lt;ID&gt;624&lt;/ID&gt;&lt;UID&gt;{C4239D3F-4DCB-4357-BB33-2652BD708D53}&lt;/UID&gt;&lt;Title&gt;茶鲜叶嫩梢捏切组合式采摘器设计与试验&lt;/Title&gt;&lt;Template&gt;Journal Article&lt;/Template&gt;&lt;Star&gt;0&lt;/Star&gt;&lt;Tag&gt;0&lt;/Tag&gt;&lt;Author&gt;罗坤; 吴正敏; 曹成茂; 秦宽; 张雪晨; 钟华&lt;/Author&gt;&lt;Year&gt;2022&lt;/Year&gt;&lt;Details&gt;&lt;_accessed&gt;65489775&lt;/_accessed&gt;&lt;_author_aff&gt;安徽农业大学工学院;茶树生物学与资源利用国家重点实验室;安徽农业大学茶与食品科技学院;&lt;/_author_aff&gt;&lt;_cited_count&gt;15&lt;/_cited_count&gt;&lt;_created&gt;65489725&lt;/_created&gt;&lt;_date&gt;2022-07-08&lt;/_date&gt;&lt;_db_updated&gt;CNKI - Reference&lt;/_db_updated&gt;&lt;_issue&gt;13&lt;/_issue&gt;&lt;_journal&gt;农业工程学报&lt;/_journal&gt;&lt;_keywords&gt;设计;茶叶机械;试验;名优茶采摘;组合式;采摘器&lt;/_keywords&gt;&lt;_modified&gt;65489798&lt;/_modified&gt;&lt;_pages&gt;1-9&lt;/_pages&gt;&lt;_translated_title&gt;Design and experiment of the combined pinch and cut picker for tea fresh leaf tips&lt;/_translated_title&gt;&lt;_url&gt;https://kns.cnki.net/kcms2/article/abstract?v=WONwD37cfzSY9e4NCvPWY57PMQKuXJc7UFCaCT9CzuDVj2Og4JqjJjfqXPJkszDt7vpmlG4Lhx1wKcYZwK7jZlDSQPWCWACoO2sJhcW0EGhPp4cO7MsXkkMm4QNxjUheV9Iney0KqZfJQmOMfrIaFzqbMbdOCi_f&amp;amp;uniplatform=NZKPT&amp;amp;language=CHS&lt;/_url&gt;&lt;_volume&gt;38&lt;/_volume&gt;&lt;_translated_author&gt;Luo, Kun;Wu, Zheng min;Cao, Cheng mao;Qin, Kuan;Zhang, Xue chen;Zhong, Hua&lt;/_translated_author&gt;&lt;/Details&gt;&lt;Extra&gt;&lt;DBUID&gt;{03752FAB-B361-4F66-989B-C711D9502F78}&lt;/DBUID&gt;&lt;/Extra&gt;&lt;/Item&gt;&lt;/References&gt;&lt;/Group&gt;&lt;/Citation&gt;_x000a_"/>
    <w:docVar w:name="NE.Ref{EAFCFDEC-1CD5-4A32-A4BD-D771AE1EC21D}" w:val=" ADDIN NE.Ref.{EAFCFDEC-1CD5-4A32-A4BD-D771AE1EC21D}&lt;Citation&gt;&lt;Group&gt;&lt;References&gt;&lt;Item&gt;&lt;ID&gt;661&lt;/ID&gt;&lt;UID&gt;{7620EE32-B2A5-4B24-BF05-8A4B87879B80}&lt;/UID&gt;&lt;Title&gt;茶叶嫩梢采摘末端执行器的设计研究&lt;/Title&gt;&lt;Template&gt;Journal Article&lt;/Template&gt;&lt;Star&gt;0&lt;/Star&gt;&lt;Tag&gt;0&lt;/Tag&gt;&lt;Author&gt;许丽佳; 刘琦; 代建武; 陈小虎&lt;/Author&gt;&lt;Year&gt;2021&lt;/Year&gt;&lt;Details&gt;&lt;_accessed&gt;65582455&lt;/_accessed&gt;&lt;_author_aff&gt;四川农业大学机电学院;华中科技大学电子信息与通信学院;&lt;/_author_aff&gt;&lt;_cited_count&gt;11&lt;/_cited_count&gt;&lt;_collection_scope&gt;PKU;CSCD&lt;/_collection_scope&gt;&lt;_created&gt;65489862&lt;/_created&gt;&lt;_date&gt;2021-10-13&lt;/_date&gt;&lt;_db_updated&gt;CNKI - Reference&lt;/_db_updated&gt;&lt;_issue&gt;05&lt;/_issue&gt;&lt;_journal&gt;茶叶科学&lt;/_journal&gt;&lt;_keywords&gt;茶叶嫩梢;采摘机械手;末端执行器;运动学仿真&lt;/_keywords&gt;&lt;_modified&gt;65582455&lt;/_modified&gt;&lt;_pages&gt;705-716&lt;/_pages&gt;&lt;_tertiary_title&gt;Journal of Tea Science&lt;/_tertiary_title&gt;&lt;_translated_title&gt; Design of end effector for picking tea shoots&lt;/_translated_title&gt;&lt;_url&gt;https://link.cnki.net/doi/10.13305/j.cnki.jts.2021.05.006&lt;/_url&gt;&lt;_volume&gt;41&lt;/_volume&gt;&lt;_translated_author&gt;Xu, Li jia;Liu, Qi;Dai, Jian wu;Chen, Xiao hu&lt;/_translated_author&gt;&lt;/Details&gt;&lt;Extra&gt;&lt;DBUID&gt;{03752FAB-B361-4F66-989B-C711D9502F78}&lt;/DBUID&gt;&lt;/Extra&gt;&lt;/Item&gt;&lt;/References&gt;&lt;/Group&gt;&lt;/Citation&gt;_x000a_"/>
    <w:docVar w:name="NE.Ref{EB232860-B8AF-4167-A673-8A5EA063B390}" w:val=" ADDIN NE.Ref.{EB232860-B8AF-4167-A673-8A5EA063B390}&lt;Citation&gt;&lt;Group&gt;&lt;References&gt;&lt;Item&gt;&lt;ID&gt;647&lt;/ID&gt;&lt;UID&gt;{72EB0B44-C758-4155-8351-026A43770B97}&lt;/UID&gt;&lt;Title&gt;我国茶园机械化作业模式研究&lt;/Title&gt;&lt;Template&gt;Journal Article&lt;/Template&gt;&lt;Star&gt;0&lt;/Star&gt;&lt;Tag&gt;0&lt;/Tag&gt;&lt;Author&gt;韩余; 肖宏儒; 宋志禹; 丁文芹&lt;/Author&gt;&lt;Year&gt;2016&lt;/Year&gt;&lt;Details&gt;&lt;_accessed&gt;65582436&lt;/_accessed&gt;&lt;_author_aff&gt;农业部南京农业机械化研究所;&lt;/_author_aff&gt;&lt;_cited_count&gt;26&lt;/_cited_count&gt;&lt;_collection_scope&gt;PKU;CSCD&lt;/_collection_scope&gt;&lt;_created&gt;65489663&lt;/_created&gt;&lt;_date&gt;2016-06-20&lt;/_date&gt;&lt;_db_updated&gt;CNKI - Reference&lt;/_db_updated&gt;&lt;_issue&gt;03&lt;/_issue&gt;&lt;_journal&gt;中国农业科技导报&lt;/_journal&gt;&lt;_keywords&gt;茶园机械;茶园分类;技术模式&lt;/_keywords&gt;&lt;_modified&gt;65582436&lt;/_modified&gt;&lt;_pages&gt;74-81&lt;/_pages&gt;&lt;_tertiary_title&gt;Journal of Agricultural Science and Technology&lt;/_tertiary_title&gt;&lt;_translated_title&gt;Research on mechanization technology mode of tea plantation and management&lt;/_translated_title&gt;&lt;_url&gt;https://link.cnki.net/doi/10.13304/j.nykjdb.2015.549&lt;/_url&gt;&lt;_volume&gt;18&lt;/_volume&gt;&lt;_translated_author&gt;Han, Yu;Xiao, Hong ru;Song, Zhi yu;Ding, Wen qin&lt;/_translated_author&gt;&lt;/Details&gt;&lt;Extra&gt;&lt;DBUID&gt;{03752FAB-B361-4F66-989B-C711D9502F78}&lt;/DBUID&gt;&lt;/Extra&gt;&lt;/Item&gt;&lt;/References&gt;&lt;/Group&gt;&lt;Group&gt;&lt;References&gt;&lt;Item&gt;&lt;ID&gt;610&lt;/ID&gt;&lt;UID&gt;{5FDD41EF-2A42-4A7C-BD0F-5A6EB6441894}&lt;/UID&gt;&lt;Title&gt;2023年我国茶叶产销及进出口形势分析&lt;/Title&gt;&lt;Template&gt;Journal Article&lt;/Template&gt;&lt;Star&gt;0&lt;/Star&gt;&lt;Tag&gt;0&lt;/Tag&gt;&lt;Author&gt;梅宇; 梁晓&lt;/Author&gt;&lt;Year&gt;2024&lt;/Year&gt;&lt;Details&gt;&lt;_accessed&gt;65582429&lt;/_accessed&gt;&lt;_author_aff&gt;中国茶叶流通协会;&lt;/_author_aff&gt;&lt;_cited_count&gt;4&lt;/_cited_count&gt;&lt;_created&gt;65489614&lt;/_created&gt;&lt;_date&gt;2024-04-15&lt;/_date&gt;&lt;_db_updated&gt;CNKI - Reference&lt;/_db_updated&gt;&lt;_issue&gt;04&lt;/_issue&gt;&lt;_journal&gt;中国茶叶&lt;/_journal&gt;&lt;_keywords&gt;茶园面积;茶叶产量;茶叶产值;内销;进出口&lt;/_keywords&gt;&lt;_modified&gt;65582431&lt;/_modified&gt;&lt;_pages&gt;18-26&lt;/_pages&gt;&lt;_tertiary_title&gt;China tea&lt;/_tertiary_title&gt;&lt;_translated_title&gt;Analysis of China&amp;apos;s tea production, sales, import and export situation in 2023&lt;/_translated_title&gt;&lt;_url&gt;https://kns.cnki.net/kcms2/article/abstract?v=WONwD37cfzTe5t3-IBh2vmQa_ikzwunmCJUuhfUWpS5v5x286k5UqSh1PIkD_LjovBV-gZJSZeMqIpsrUq9mU4_Y1ansI9pw8btGuUb3K86mD4snRfL2i3VEgGypk16cFalNw3jz2VL-bHWSWlaYTEu4lVTOviiH&amp;amp;uniplatform=NZKPT&amp;amp;language=CHS&lt;/_url&gt;&lt;_volume&gt;46&lt;/_volume&gt;&lt;_translated_author&gt;Mei, Yu;Liang, Xiao&lt;/_translated_author&gt;&lt;/Details&gt;&lt;Extra&gt;&lt;DBUID&gt;{03752FAB-B361-4F66-989B-C711D9502F78}&lt;/DBUID&gt;&lt;/Extra&gt;&lt;/Item&gt;&lt;/References&gt;&lt;/Group&gt;&lt;/Citation&gt;_x000a_"/>
    <w:docVar w:name="NE.Ref{EB8FFE7B-1DE0-4657-9874-19D2FFDC0E3F}" w:val=" ADDIN NE.Ref.{EB8FFE7B-1DE0-4657-9874-19D2FFDC0E3F}&lt;Citation&gt;&lt;Group&gt;&lt;References&gt;&lt;Item&gt;&lt;ID&gt;618&lt;/ID&gt;&lt;UID&gt;{B5AC77C7-6059-4445-A9D9-A45A8C70AB57}&lt;/UID&gt;&lt;Title&gt;剪切-收集一体式茶叶采摘末端执行器设计与试验&lt;/Title&gt;&lt;Template&gt;Journal Article&lt;/Template&gt;&lt;Star&gt;0&lt;/Star&gt;&lt;Tag&gt;0&lt;/Tag&gt;&lt;Author&gt;林桂潮; 陈定贤; 陈嘉辉; 钟凯勇; 蔡柳坚; 林帆; 郑晓鑫; 李汪珩&lt;/Author&gt;&lt;Year&gt;2023&lt;/Year&gt;&lt;Details&gt;&lt;_accessed&gt;65489716&lt;/_accessed&gt;&lt;_author_aff&gt;仲恺农业工程学院机电工程学院;&lt;/_author_aff&gt;&lt;_created&gt;65489706&lt;/_created&gt;&lt;_date&gt;2023-09-20&lt;/_date&gt;&lt;_db_updated&gt;CNKI - Reference&lt;/_db_updated&gt;&lt;_issue&gt;09&lt;/_issue&gt;&lt;_journal&gt;机电工程技术&lt;/_journal&gt;&lt;_keywords&gt;茶叶采摘机器人;末端执行器;平面连杆机构&lt;/_keywords&gt;&lt;_modified&gt;65489712&lt;/_modified&gt;&lt;_pages&gt;42-45+172&lt;/_pages&gt;&lt;_translated_title&gt;Design and Testing of a Cutting-collecting Integrated End-effector for Tea Picking&lt;/_translated_title&gt;&lt;_url&gt;https://kns.cnki.net/kcms2/article/abstract?v=WONwD37cfzRYesasq6oGXF-F0i5qj-4YZo7OpOxDcru4saEYcZhqyLPm7xl1GGJE3Bh6rjIZduXlwPMjbFFN2XNo0CR5iJLcup5x4Rs1jZfipJQOwUfKrRGeMsG0Mkf_FnQctmiaLHgwa0ZEg0dycw-3FRftC9WI&amp;amp;uniplatform=NZKPT&amp;amp;language=CHS&lt;/_url&gt;&lt;_volume&gt;52&lt;/_volume&gt;&lt;_translated_author&gt;Lin, Gui chao;Chen, Ding xian;Chen, Jia hui;Zhong, Kai yong;Cai, Liu jian;Lin, Fan;Zheng, Xiao xin;Li, Wang heng&lt;/_translated_author&gt;&lt;/Details&gt;&lt;Extra&gt;&lt;DBUID&gt;{03752FAB-B361-4F66-989B-C711D9502F78}&lt;/DBUID&gt;&lt;/Extra&gt;&lt;/Item&gt;&lt;/References&gt;&lt;/Group&gt;&lt;Group&gt;&lt;References&gt;&lt;Item&gt;&lt;ID&gt;634&lt;/ID&gt;&lt;UID&gt;{1FCF5397-82ED-4143-9EEE-3560700DEA41}&lt;/UID&gt;&lt;Title&gt;农作物茎秆的力学特性研究进展&lt;/Title&gt;&lt;Template&gt;Journal Article&lt;/Template&gt;&lt;Star&gt;0&lt;/Star&gt;&lt;Tag&gt;0&lt;/Tag&gt;&lt;Author&gt;刘庆庭; 区颖刚; 卿上乐; 王万章&lt;/Author&gt;&lt;Year&gt;2007&lt;/Year&gt;&lt;Details&gt;&lt;_accessed&gt;65494152&lt;/_accessed&gt;&lt;_author_aff&gt;华南农业大学工程学院,华南农业大学工程学院,湖南工程学院机械系,河南农业大学机电工程学院 副教授 博士,510642广州市,教授 博士生导师,510642广州市,副教授 博士,411101湘潭市,副教授 博士,510642广州市&lt;/_author_aff&gt;&lt;_cited_count&gt;214&lt;/_cited_count&gt;&lt;_created&gt;65494142&lt;/_created&gt;&lt;_date&gt;2007-07-25&lt;/_date&gt;&lt;_db_updated&gt;CNKI - Reference&lt;/_db_updated&gt;&lt;_issue&gt;07&lt;/_issue&gt;&lt;_journal&gt;农业机械学报&lt;/_journal&gt;&lt;_keywords&gt;农作物;茎秆;力学特性&lt;/_keywords&gt;&lt;_modified&gt;65494152&lt;/_modified&gt;&lt;_pages&gt;172-176&lt;/_pages&gt;&lt;_translated_title&gt;Study Progress on Mechanics Properties of Crop Stalks&lt;/_translated_title&gt;&lt;_url&gt;https://kns.cnki.net/kcms2/article/abstract?v=9UjK0-enmQhVZ11pnSOC1reZ1m1l-mwHJqRro5mpJqqCegJNkbaa-E52QX5Rt1TjfJabg0fj7DSOVX5PDReaHtPiosMt2erq5jAR7v94lSSaPX5-NVtyDTKnj-yxiNxxcgL0yeYUvxPK_JrAg1QrZQ==&amp;amp;uniplatform=NZKPT&amp;amp;language=CHS&lt;/_url&gt;&lt;_translated_author&gt;Liu, Qing ting;Qu, Ying gang;Qing, Shang le;Wang, Wan zhang&lt;/_translated_author&gt;&lt;/Details&gt;&lt;Extra&gt;&lt;DBUID&gt;{03752FAB-B361-4F66-989B-C711D9502F78}&lt;/DBUID&gt;&lt;/Extra&gt;&lt;/Item&gt;&lt;/References&gt;&lt;/Group&gt;&lt;Group&gt;&lt;References&gt;&lt;Item&gt;&lt;ID&gt;630&lt;/ID&gt;&lt;UID&gt;{8B03BF72-8EC0-4EA7-92BB-BFA8D2F6234C}&lt;/UID&gt;&lt;Title&gt;欠驱动式柑橘采摘末端执行器设计与试验&lt;/Title&gt;&lt;Template&gt;Journal Article&lt;/Template&gt;&lt;Star&gt;0&lt;/Star&gt;&lt;Tag&gt;0&lt;/Tag&gt;&lt;Author&gt;魏博; 何金银; 石阳; 蒋光利; 张宪宇; 马莹&lt;/Author&gt;&lt;Year&gt;2021&lt;/Year&gt;&lt;Details&gt;&lt;_accessed&gt;65494152&lt;/_accessed&gt;&lt;_author_aff&gt;重庆邮电大学先进制造工程学院;&lt;/_author_aff&gt;&lt;_cited_count&gt;38&lt;/_cited_count&gt;&lt;_created&gt;65493449&lt;/_created&gt;&lt;_date&gt;2021-07-13&lt;/_date&gt;&lt;_db_updated&gt;CNKI - Reference&lt;/_db_updated&gt;&lt;_issue&gt;10&lt;/_issue&gt;&lt;_journal&gt;农业机械学报&lt;/_journal&gt;&lt;_keywords&gt;采摘机器人;柑橘;末端执行器;欠驱动;柔顺控制&lt;/_keywords&gt;&lt;_modified&gt;65494153&lt;/_modified&gt;&lt;_pages&gt;120-128&lt;/_pages&gt;&lt;_translated_title&gt;Design and Experiment of Underactuated End-effector for Citrus Picking&lt;/_translated_title&gt;&lt;_url&gt;https://link.cnki.net/urlid/11.1964.S.20210712.1433.023&lt;/_url&gt;&lt;_volume&gt;52&lt;/_volume&gt;&lt;_translated_author&gt;Wei, Bo;He, Jin yin;Shi, Yang;Jiang, Guang li;Zhang, Xian yu;Ma, Ying&lt;/_translated_author&gt;&lt;/Details&gt;&lt;Extra&gt;&lt;DBUID&gt;{03752FAB-B361-4F66-989B-C711D9502F78}&lt;/DBUID&gt;&lt;/Extra&gt;&lt;/Item&gt;&lt;/References&gt;&lt;/Group&gt;&lt;/Citation&gt;_x000a_"/>
    <w:docVar w:name="NE.Ref{EFCA4581-8891-4C59-95CB-0BB54316CE26}" w:val=" ADDIN NE.Ref.{EFCA4581-8891-4C59-95CB-0BB54316CE26}&lt;Citation&gt;&lt;Group&gt;&lt;References&gt;&lt;Item&gt;&lt;ID&gt;599&lt;/ID&gt;&lt;UID&gt;{1341E6EC-CE30-41DD-864E-233837B24D01}&lt;/UID&gt;&lt;Title&gt;高档名优绿茶嫩芽识别与仿生采摘指研究&lt;/Title&gt;&lt;Template&gt;Thesis&lt;/Template&gt;&lt;Star&gt;0&lt;/Star&gt;&lt;Tag&gt;0&lt;/Tag&gt;&lt;Author&gt;郝淼&lt;/Author&gt;&lt;Year&gt;2019&lt;/Year&gt;&lt;Details&gt;&lt;_cited_count&gt;8&lt;/_cited_count&gt;&lt;_created&gt;65476838&lt;/_created&gt;&lt;_db_updated&gt;CNKI - Reference&lt;/_db_updated&gt;&lt;_keywords&gt;高档名优绿茶;智能识别;遗传算法;仿生采摘指&lt;/_keywords&gt;&lt;_modified&gt;65476838&lt;/_modified&gt;&lt;_pages&gt;58&lt;/_pages&gt;&lt;_publisher&gt;南京林业大学&lt;/_publisher&gt;&lt;_tertiary_author&gt;陈勇&lt;/_tertiary_author&gt;&lt;_url&gt;https://link.cnki.net/doi/10.27242/d.cnki.gnjlu.2019.000209&lt;/_url&gt;&lt;_volume&gt;硕士&lt;/_volume&gt;&lt;_translated_author&gt;Hao, Miao&lt;/_translated_author&gt;&lt;_translated_tertiary_author&gt;Chen, Yong&lt;/_translated_tertiary_author&gt;&lt;/Details&gt;&lt;Extra&gt;&lt;DBUID&gt;{03752FAB-B361-4F66-989B-C711D9502F78}&lt;/DBUID&gt;&lt;/Extra&gt;&lt;/Item&gt;&lt;/References&gt;&lt;/Group&gt;&lt;/Citation&gt;_x000a_"/>
    <w:docVar w:name="NE.Ref{F67D31DF-FE77-460F-872E-BD1526A986BD}" w:val=" ADDIN NE.Ref.{F67D31DF-FE77-460F-872E-BD1526A986BD}&lt;Citation&gt;&lt;Group&gt;&lt;References&gt;&lt;Item&gt;&lt;ID&gt;628&lt;/ID&gt;&lt;UID&gt;{8E2D7760-162F-46F6-8FA8-AF905EE5F670}&lt;/UID&gt;&lt;Title&gt;名优绿茶仿生采摘指研制&lt;/Title&gt;&lt;Template&gt;Journal Article&lt;/Template&gt;&lt;Star&gt;0&lt;/Star&gt;&lt;Tag&gt;0&lt;/Tag&gt;&lt;Author&gt;郝淼; 陈勇; 潘志刚; 孙烨&lt;/Author&gt;&lt;Year&gt;2018&lt;/Year&gt;&lt;Details&gt;&lt;_accessed&gt;65579900&lt;/_accessed&gt;&lt;_author_aff&gt;南京林业大学机械电子工程学院;&lt;/_author_aff&gt;&lt;_cited_count&gt;11&lt;/_cited_count&gt;&lt;_collection_scope&gt;PKU&lt;/_collection_scope&gt;&lt;_created&gt;65489856&lt;/_created&gt;&lt;_date&gt;2018-09-30&lt;/_date&gt;&lt;_db_updated&gt;CNKI - Reference&lt;/_db_updated&gt;&lt;_issue&gt;10&lt;/_issue&gt;&lt;_journal&gt;食品与机械&lt;/_journal&gt;&lt;_keywords&gt;名优绿茶;仿生采摘;遗传算法;运动学分析;气动控制&lt;/_keywords&gt;&lt;_modified&gt;65579900&lt;/_modified&gt;&lt;_pages&gt;86-90&lt;/_pages&gt;&lt;_tertiary_title&gt;Food and Machinery&lt;/_tertiary_title&gt;&lt;_translated_title&gt;Development of a bionic plucking finger for high-quality green tea&lt;/_translated_title&gt;&lt;_url&gt;https://link.cnki.net/doi/10.13652/j.issn.1003-5788.2018.10.018&lt;/_url&gt;&lt;_volume&gt;34&lt;/_volume&gt;&lt;_translated_author&gt;Hao, Miao;Chen, Yong;Pan, Zhi gang;Sun, Ye&lt;/_translated_author&gt;&lt;/Details&gt;&lt;Extra&gt;&lt;DBUID&gt;{03752FAB-B361-4F66-989B-C711D9502F78}&lt;/DBUID&gt;&lt;/Extra&gt;&lt;/Item&gt;&lt;/References&gt;&lt;/Group&gt;&lt;/Citation&gt;_x000a_"/>
    <w:docVar w:name="NE.Ref{F77087F8-F08D-47D3-B19E-97B57AFC9215}" w:val=" ADDIN NE.Ref.{F77087F8-F08D-47D3-B19E-97B57AFC9215}&lt;Citation&gt;&lt;Group&gt;&lt;References&gt;&lt;Item&gt;&lt;ID&gt;13&lt;/ID&gt;&lt;UID&gt;{8D45536C-C116-402E-A62A-CD2B6704FB97}&lt;/UID&gt;&lt;Title&gt;Kinematic design of new robot end-effectors for harvesting using deployable scissor mechanisms&lt;/Title&gt;&lt;Template&gt;Journal Article&lt;/Template&gt;&lt;Star&gt;0&lt;/Star&gt;&lt;Tag&gt;0&lt;/Tag&gt;&lt;Author&gt;Zhao, Yanqin; Jin, Yan; Jian, Yinglun; Zhao, Wen; Zhong, Xiaoling&lt;/Author&gt;&lt;Year&gt;2024&lt;/Year&gt;&lt;Details&gt;&lt;_author_adr&gt;School of Mechanical Engineering, Yangzhou University, Yangzhou 225009, China;School of Mechanical and Aerospace Engineering, Queen’s University Belfast, Belfast BT9 5AH, United Kingdom&lt;/_author_adr&gt;&lt;_db_provider&gt;CNKI&lt;/_db_provider&gt;&lt;_isbn&gt;0168-1699&lt;/_isbn&gt;&lt;_journal&gt;Computers and Electronics in Agriculture&lt;/_journal&gt;&lt;_keywords&gt;End-effector;Deployable scissor mechanism;Fruit harvesting;Harvesting efficiency;Dimensional design&lt;/_keywords&gt;&lt;_pages&gt;109039-&lt;/_pages&gt;&lt;_url&gt;https://kns.cnki.net/kcms2/article/abstract?v=wUXT8w3WHHroM1vKF4-sgPWT6kEJwRzJnI55Fdup5Afg5KgKBq8VgvnktWMQbUCctY_LE424CIOuJSlTUJQRYV2PWv05jogWUmUelYo2Iiey7W2Wx4fiQnf16-UO_Qxmi2MGYzj40G4ii4jIhOkUc6ck139KHsNgZ2zg1e4Kzg2ERfAhEWvOK5Sytl1fBGq9xyDP8QyVgdbrwyHedTZPNctEyFBkruHS8aVOwPbatVc=&amp;amp;uniplatform=NZKPT&amp;amp;language=CHS&lt;/_url&gt;&lt;_volume&gt;222&lt;/_volume&gt;&lt;_created&gt;65846127&lt;/_created&gt;&lt;_modified&gt;65846127&lt;/_modified&gt;&lt;_impact_factor&gt;   7.700&lt;/_impact_factor&gt;&lt;_social_category&gt;农业综合(1) &amp;amp; 计算机：跨学科应用(2)&lt;/_social_category&gt;&lt;_collection_scope&gt;SCIE;EI&lt;/_collection_scope&gt;&lt;/Details&gt;&lt;Extra&gt;&lt;DBUID&gt;{82593FD4-14DD-4AC9-B72C-AB1B5D98EEC1}&lt;/DBUID&gt;&lt;/Extra&gt;&lt;/Item&gt;&lt;/References&gt;&lt;/Group&gt;&lt;/Citation&gt;_x000a_"/>
    <w:docVar w:name="NE.Ref{FB6547A0-B0D6-447A-8308-23D0FA51376E}" w:val=" ADDIN NE.Ref.{FB6547A0-B0D6-447A-8308-23D0FA51376E}&lt;Citation&gt;&lt;Group&gt;&lt;References&gt;&lt;Item&gt;&lt;ID&gt;664&lt;/ID&gt;&lt;UID&gt;{4BFDEC43-8AD6-4080-AA02-02DCA5218610}&lt;/UID&gt;&lt;Title&gt;名优绿茶仿生采摘指研制&lt;/Title&gt;&lt;Template&gt;Journal Article&lt;/Template&gt;&lt;Star&gt;0&lt;/Star&gt;&lt;Tag&gt;0&lt;/Tag&gt;&lt;Author&gt;郝淼; 陈勇; 潘志刚; 孙烨&lt;/Author&gt;&lt;Year&gt;2018&lt;/Year&gt;&lt;Details&gt;&lt;_accessed&gt;65582456&lt;/_accessed&gt;&lt;_author_aff&gt;南京林业大学机械电子工程学院;&lt;/_author_aff&gt;&lt;_cited_count&gt;11&lt;/_cited_count&gt;&lt;_collection_scope&gt;PKU&lt;/_collection_scope&gt;&lt;_created&gt;65489856&lt;/_created&gt;&lt;_date&gt;2018-09-30&lt;/_date&gt;&lt;_db_updated&gt;CNKI - Reference&lt;/_db_updated&gt;&lt;_issue&gt;10&lt;/_issue&gt;&lt;_journal&gt;食品与机械&lt;/_journal&gt;&lt;_keywords&gt;名优绿茶;仿生采摘;遗传算法;运动学分析;气动控制&lt;/_keywords&gt;&lt;_modified&gt;65582456&lt;/_modified&gt;&lt;_pages&gt;86-90&lt;/_pages&gt;&lt;_tertiary_title&gt;Food and Machinery&lt;/_tertiary_title&gt;&lt;_translated_title&gt;Development of a bionic plucking finger for high-quality green tea&lt;/_translated_title&gt;&lt;_url&gt;https://link.cnki.net/doi/10.13652/j.issn.1003-5788.2018.10.018&lt;/_url&gt;&lt;_volume&gt;34&lt;/_volume&gt;&lt;_translated_author&gt;Hao, Miao;Chen, Yong;Pan, Zhi gang;Sun, Ye&lt;/_translated_author&gt;&lt;/Details&gt;&lt;Extra&gt;&lt;DBUID&gt;{03752FAB-B361-4F66-989B-C711D9502F78}&lt;/DBUID&gt;&lt;/Extra&gt;&lt;/Item&gt;&lt;/References&gt;&lt;/Group&gt;&lt;/Citation&gt;_x000a_"/>
    <w:docVar w:name="NE.Ref{FB75DFE5-D573-4F6D-BB83-6F1E1F62A631}" w:val=" ADDIN NE.Ref.{FB75DFE5-D573-4F6D-BB83-6F1E1F62A631}&lt;Citation&gt;&lt;Group&gt;&lt;References&gt;&lt;Item&gt;&lt;ID&gt;3&lt;/ID&gt;&lt;UID&gt;{C11B7F78-3936-440E-A581-EDF096099BEF}&lt;/UID&gt;&lt;Title&gt;欠驱动关节型柑橘采摘末端执行器设计与试验&lt;/Title&gt;&lt;Template&gt;Journal Article&lt;/Template&gt;&lt;Star&gt;0&lt;/Star&gt;&lt;Tag&gt;0&lt;/Tag&gt;&lt;Author&gt;虞浪; 俞高红; 吴浩宇; 孙福兴; 钱孟波&lt;/Author&gt;&lt;Year&gt;2023&lt;/Year&gt;&lt;Details&gt;&lt;_accessed&gt;65846116&lt;/_accessed&gt;&lt;_author_adr&gt;浙江农林大学光机电工程学院;浙江理工大学机械工程学院;&lt;/_author_adr&gt;&lt;_cited_count&gt;12&lt;/_cited_count&gt;&lt;_created&gt;65846100&lt;/_created&gt;&lt;_db_provider&gt;CNKI&lt;/_db_provider&gt;&lt;_db_updated&gt;CNKI - Reference&lt;/_db_updated&gt;&lt;_isbn&gt;1002-6819&lt;/_isbn&gt;&lt;_issue&gt;17&lt;/_issue&gt;&lt;_journal&gt;农业工程学报&lt;/_journal&gt;&lt;_keywords&gt;机器人;采摘;末端执行器;参数化设计;改进遗传算法;柑橘&lt;/_keywords&gt;&lt;_modified&gt;65859641&lt;/_modified&gt;&lt;_pages&gt;29-38&lt;/_pages&gt;&lt;_url&gt;https://link.cnki.net/urlid/11.2047.S.20230928.1320.004&lt;/_url&gt;&lt;_volume&gt;39&lt;/_volume&gt;&lt;_translated_author&gt;Yu, Lang;Yu, Gao hong;Wu, Hao yu;Sun, Fu xing;Qian, Meng bo&lt;/_translated_author&gt;&lt;/Details&gt;&lt;Extra&gt;&lt;DBUID&gt;{82593FD4-14DD-4AC9-B72C-AB1B5D98EEC1}&lt;/DBUID&gt;&lt;/Extra&gt;&lt;/Item&gt;&lt;/References&gt;&lt;/Group&gt;&lt;/Citation&gt;_x000a_"/>
    <w:docVar w:name="NE.Ref{FD687F51-A99F-4EF7-BE89-2E32D4F8BA64}" w:val=" ADDIN NE.Ref.{FD687F51-A99F-4EF7-BE89-2E32D4F8BA64}&lt;Citation&gt;&lt;Group&gt;&lt;References&gt;&lt;Item&gt;&lt;ID&gt;610&lt;/ID&gt;&lt;UID&gt;{5FDD41EF-2A42-4A7C-BD0F-5A6EB6441894}&lt;/UID&gt;&lt;Title&gt;2023年我国茶叶产销及进出口形势分析&lt;/Title&gt;&lt;Template&gt;Journal Article&lt;/Template&gt;&lt;Star&gt;0&lt;/Star&gt;&lt;Tag&gt;0&lt;/Tag&gt;&lt;Author&gt;梅宇; 梁晓&lt;/Author&gt;&lt;Year&gt;2024&lt;/Year&gt;&lt;Details&gt;&lt;_author_aff&gt;中国茶叶流通协会;&lt;/_author_aff&gt;&lt;_cited_count&gt;4&lt;/_cited_count&gt;&lt;_date&gt;2024-04-15&lt;/_date&gt;&lt;_issue&gt;04&lt;/_issue&gt;&lt;_journal&gt;中国茶叶&lt;/_journal&gt;&lt;_keywords&gt;茶园面积;茶叶产量;茶叶产值;内销;进出口&lt;/_keywords&gt;&lt;_pages&gt;18-26&lt;/_pages&gt;&lt;_url&gt;https://kns.cnki.net/kcms2/article/abstract?v=WONwD37cfzTe5t3-IBh2vmQa_ikzwunmCJUuhfUWpS5v5x286k5UqSh1PIkD_LjovBV-gZJSZeMqIpsrUq9mU4_Y1ansI9pw8btGuUb3K86mD4snRfL2i3VEgGypk16cFalNw3jz2VL-bHWSWlaYTEu4lVTOviiH&amp;amp;uniplatform=NZKPT&amp;amp;language=CHS&lt;/_url&gt;&lt;_volume&gt;46&lt;/_volume&gt;&lt;_created&gt;65489614&lt;/_created&gt;&lt;_modified&gt;65489615&lt;/_modified&gt;&lt;_db_updated&gt;CNKI - Reference&lt;/_db_updated&gt;&lt;_accessed&gt;65489614&lt;/_accessed&gt;&lt;_translated_title&gt;Analysis of China&amp;apos;s Tea Production, Sales, lmport and Export Situation in 2023&lt;/_translated_title&gt;&lt;_translated_author&gt;Mei, Yu;Liang, Xiao&lt;/_translated_author&gt;&lt;/Details&gt;&lt;Extra&gt;&lt;DBUID&gt;{03752FAB-B361-4F66-989B-C711D9502F78}&lt;/DBUID&gt;&lt;/Extra&gt;&lt;/Item&gt;&lt;/References&gt;&lt;/Group&gt;&lt;/Citation&gt;_x000a_"/>
    <w:docVar w:name="NE.Ref{FDBC5DB8-5EF9-49DC-B877-C27E5DB4F672}" w:val=" ADDIN NE.Ref.{FDBC5DB8-5EF9-49DC-B877-C27E5DB4F672}&lt;Citation&gt;&lt;Group&gt;&lt;References&gt;&lt;Item&gt;&lt;ID&gt;631&lt;/ID&gt;&lt;UID&gt;{EB5A05D3-FC72-45E2-8289-2CDAEFD934A6}&lt;/UID&gt;&lt;Title&gt;基于圆柱凸轮的株距可调式取苗末端执行器设计与试验&lt;/Title&gt;&lt;Template&gt;Journal Article&lt;/Template&gt;&lt;Star&gt;0&lt;/Star&gt;&lt;Tag&gt;0&lt;/Tag&gt;&lt;Author&gt;崔永杰; 卫咏哲; 丁辛亭; 崔功佩; 何智; 王明辉&lt;/Author&gt;&lt;Year&gt;2022&lt;/Year&gt;&lt;Details&gt;&lt;_author_aff&gt;西北农林科技大学机械与电子工程学院;农业农村部农业物联网重点实验室;陕西省农业信息感知与智能服务重点实验室;&lt;/_author_aff&gt;&lt;_cited_count&gt;17&lt;/_cited_count&gt;&lt;_date&gt;2021-11-20&lt;/_date&gt;&lt;_issue&gt;01&lt;/_issue&gt;&lt;_journal&gt;农业机械学报&lt;/_journal&gt;&lt;_keywords&gt;穴盘苗;疏植移栽;末端执行器;圆柱凸轮;耦合仿真&lt;/_keywords&gt;&lt;_pages&gt;104-114+122&lt;/_pages&gt;&lt;_url&gt;https://link.cnki.net/urlid/11.1964.s.20211118.1533.008&lt;/_url&gt;&lt;_volume&gt;53&lt;/_volume&gt;&lt;_created&gt;65493451&lt;/_created&gt;&lt;_modified&gt;65493451&lt;/_modified&gt;&lt;_db_updated&gt;CNKI - Reference&lt;/_db_updated&gt;&lt;_translated_author&gt;Cui, Yong jie;Wei, Yong zhe;Ding, Xin ting;Cui, Gong pei;He, Zhi;Wang, Ming hui&lt;/_translated_author&gt;&lt;/Details&gt;&lt;Extra&gt;&lt;DBUID&gt;{03752FAB-B361-4F66-989B-C711D9502F78}&lt;/DBUID&gt;&lt;/Extra&gt;&lt;/Item&gt;&lt;/References&gt;&lt;/Group&gt;&lt;Group&gt;&lt;References&gt;&lt;Item&gt;&lt;ID&gt;633&lt;/ID&gt;&lt;UID&gt;{86E7CDFB-F633-4DC4-BC5C-3BDB661B78C2}&lt;/UID&gt;&lt;Title&gt;可调节式甘蓝钵苗取苗末端执行器设计与试验&lt;/Title&gt;&lt;Template&gt;Journal Article&lt;/Template&gt;&lt;Star&gt;0&lt;/Star&gt;&lt;Tag&gt;0&lt;/Tag&gt;&lt;Author&gt;韩豹; 申大帅; 郭畅; 刘俏; 王欣; 宋春波&lt;/Author&gt;&lt;Year&gt;2019&lt;/Year&gt;&lt;Details&gt;&lt;_author_aff&gt;东北农业大学工程学院;&lt;/_author_aff&gt;&lt;_cited_count&gt;24&lt;/_cited_count&gt;&lt;_date&gt;2019-07-03&lt;/_date&gt;&lt;_issue&gt;11&lt;/_issue&gt;&lt;_journal&gt;农业机械学报&lt;/_journal&gt;&lt;_keywords&gt;甘蓝钵苗;末端执行器;根钵完整率;穴盘&lt;/_keywords&gt;&lt;_pages&gt;111-120&lt;/_pages&gt;&lt;_url&gt;https://link.cnki.net/urlid/11.1964.s.20190701.1520.006&lt;/_url&gt;&lt;_volume&gt;50&lt;/_volume&gt;&lt;_created&gt;65493458&lt;/_created&gt;&lt;_modified&gt;65493458&lt;/_modified&gt;&lt;_db_updated&gt;CNKI - Reference&lt;/_db_updated&gt;&lt;_translated_author&gt;Han, Bao;Shen, Da shuai;Guo, Chang;Liu, Qiao;Wang, Xin;Song, Chun bo&lt;/_translated_author&gt;&lt;/Details&gt;&lt;Extra&gt;&lt;DBUID&gt;{03752FAB-B361-4F66-989B-C711D9502F78}&lt;/DBUID&gt;&lt;/Extra&gt;&lt;/Item&gt;&lt;/References&gt;&lt;/Group&gt;&lt;Group&gt;&lt;References&gt;&lt;Item&gt;&lt;ID&gt;632&lt;/ID&gt;&lt;UID&gt;{3BF957CA-0432-4CCE-B042-57572BF40FC2}&lt;/UID&gt;&lt;Title&gt;猕猴桃采摘机器人末端执行器设计与试验&lt;/Title&gt;&lt;Template&gt;Journal Article&lt;/Template&gt;&lt;Star&gt;0&lt;/Star&gt;&lt;Tag&gt;0&lt;/Tag&gt;&lt;Author&gt;傅隆生; 张发年; 槐岛芳德; 李桢; 王滨; 崔永杰&lt;/Author&gt;&lt;Year&gt;2015&lt;/Year&gt;&lt;Details&gt;&lt;_author_aff&gt;西北农林科技大学机械与电子工程学院;中国科学院沈阳自动化研究所;宫崎大学农学部;&lt;/_author_aff&gt;&lt;_cited_count&gt;156&lt;/_cited_count&gt;&lt;_date&gt;2015-01-14&lt;/_date&gt;&lt;_issue&gt;03&lt;/_issue&gt;&lt;_journal&gt;农业机械学报&lt;/_journal&gt;&lt;_keywords&gt;猕猴桃;采摘机器人;无损采摘;末端执行器&lt;/_keywords&gt;&lt;_pages&gt;1-8&lt;/_pages&gt;&lt;_url&gt;https://link.cnki.net/urlid/11.1964.s.20150114.1808.002&lt;/_url&gt;&lt;_volume&gt;46&lt;/_volume&gt;&lt;_created&gt;65493452&lt;/_created&gt;&lt;_modified&gt;65493452&lt;/_modified&gt;&lt;_db_updated&gt;CNKI - Reference&lt;/_db_updated&gt;&lt;_translated_author&gt;Fu, Long sheng;Zhang, Fa nian;Huai, Dao fang de;Li, Zhen;Wang, Bin;Cui, Yong jie&lt;/_translated_author&gt;&lt;/Details&gt;&lt;Extra&gt;&lt;DBUID&gt;{03752FAB-B361-4F66-989B-C711D9502F78}&lt;/DBUID&gt;&lt;/Extra&gt;&lt;/Item&gt;&lt;/References&gt;&lt;/Group&gt;&lt;/Citation&gt;_x000a_"/>
    <w:docVar w:name="NE.Ref{FE0EF453-C748-4B03-939A-32A8E8CCCA04}" w:val=" ADDIN NE.Ref.{FE0EF453-C748-4B03-939A-32A8E8CCCA04}&lt;Citation&gt;&lt;Group&gt;&lt;References&gt;&lt;Item&gt;&lt;ID&gt;636&lt;/ID&gt;&lt;UID&gt;{A78BCFDF-0147-4AE4-89FD-187B4F98D65C}&lt;/UID&gt;&lt;Title&gt;果蔬采摘机器人末端执行器研究综述&lt;/Title&gt;&lt;Template&gt;Journal Article&lt;/Template&gt;&lt;Star&gt;0&lt;/Star&gt;&lt;Tag&gt;0&lt;/Tag&gt;&lt;Author&gt;李秦川; 胡挺; 武传宇; 胡旭东; 应义斌&lt;/Author&gt;&lt;Year&gt;2008&lt;/Year&gt;&lt;Details&gt;&lt;_accessed&gt;65494161&lt;/_accessed&gt;&lt;_author_aff&gt;浙江理工大学机电研究所,浙江理工大学机电研究所,浙江理工大学机电研究所,浙江理工大学机电研究所,浙江大学生物系统工程与食品科学学院 副教授,310018杭州市,硕士生,副教授,教授,教授,310027杭州市&lt;/_author_aff&gt;&lt;_cited_count&gt;156&lt;/_cited_count&gt;&lt;_created&gt;65494161&lt;/_created&gt;&lt;_date&gt;2008-03-25&lt;/_date&gt;&lt;_db_updated&gt;CNKI - Reference&lt;/_db_updated&gt;&lt;_issue&gt;03&lt;/_issue&gt;&lt;_journal&gt;农业机械学报&lt;/_journal&gt;&lt;_keywords&gt;采摘机器人;末端执行器;欠驱动;多指手&lt;/_keywords&gt;&lt;_modified&gt;65494161&lt;/_modified&gt;&lt;_pages&gt;175-179+186&lt;/_pages&gt;&lt;_translated_title&gt;Review of End-effectors in Fruit and Vegetable Harvesting Robot&lt;/_translated_title&gt;&lt;_url&gt;https://kns.cnki.net/kcms2/article/abstract?v=9UjK0-enmQisj8ljLsFwq5UkrPgxd4ml53cJ_Opf0wbUCdXHJkVfiWTXPZT8vDhOdLII1WgKVkXlORP1zI0eOEtfiZrseEJsZgBFTVuFhxt1W82TEBdU3jsA7fhMPd3Kcgj95IRir1ZY6LEjva-ZfQ==&amp;amp;uniplatform=NZKPT&amp;amp;language=CHS&lt;/_url&gt;&lt;_translated_author&gt;Li, Qin chuan;Hu, Ting;Wu, Chuan yu;Hu, Xu dong;Ying, Yi bin&lt;/_translated_author&gt;&lt;/Details&gt;&lt;Extra&gt;&lt;DBUID&gt;{03752FAB-B361-4F66-989B-C711D9502F78}&lt;/DBUID&gt;&lt;/Extra&gt;&lt;/Item&gt;&lt;/References&gt;&lt;/Group&gt;&lt;Group&gt;&lt;References&gt;&lt;Item&gt;&lt;ID&gt;631&lt;/ID&gt;&lt;UID&gt;{EB5A05D3-FC72-45E2-8289-2CDAEFD934A6}&lt;/UID&gt;&lt;Title&gt;基于圆柱凸轮的株距可调式取苗末端执行器设计与试验&lt;/Title&gt;&lt;Template&gt;Journal Article&lt;/Template&gt;&lt;Star&gt;0&lt;/Star&gt;&lt;Tag&gt;0&lt;/Tag&gt;&lt;Author&gt;崔永杰; 卫咏哲; 丁辛亭; 崔功佩; 何智; 王明辉&lt;/Author&gt;&lt;Year&gt;2022&lt;/Year&gt;&lt;Details&gt;&lt;_accessed&gt;65494153&lt;/_accessed&gt;&lt;_author_aff&gt;西北农林科技大学机械与电子工程学院;农业农村部农业物联网重点实验室;陕西省农业信息感知与智能服务重点实验室;&lt;/_author_aff&gt;&lt;_cited_count&gt;17&lt;/_cited_count&gt;&lt;_created&gt;65493451&lt;/_created&gt;&lt;_date&gt;2021-11-20&lt;/_date&gt;&lt;_db_updated&gt;CNKI - Reference&lt;/_db_updated&gt;&lt;_issue&gt;01&lt;/_issue&gt;&lt;_journal&gt;农业机械学报&lt;/_journal&gt;&lt;_keywords&gt;穴盘苗;疏植移栽;末端执行器;圆柱凸轮;耦合仿真&lt;/_keywords&gt;&lt;_modified&gt;65494150&lt;/_modified&gt;&lt;_pages&gt;104-114+122&lt;/_pages&gt;&lt;_translated_abstract&gt;研究範圍移動爬行是設備農業培育爬行的關鍵步驟,可為幼爬提供優良的生長環境,實現增產增收。針對移動節奏環境中,可調校株距設備自動化程度低,人工作業效率低下,易損爬傷爬等問題,本文設計了一種基於圓柱鈦輪的株距可調式取爬末端執行器,可實現不同株距之間的移動爬行作業。首先,對末端執行器整體結構進行設計,確定其工作原理;其次,通過理論分析確定圓柱鈦輪與取爬手指各關鍵參數,並分析其作業狀態下受力情況;然後,利用EDEM與Recur Dyn建立爬鈦根土復合模型,進行擬合真實單因素模擬試驗,確定後續正交試驗因素範圍;最後,搭建了研究移動爬行試驗平台,以取爬端角、入土角、取爬間距和變距速度為試驗因素,以爬鈦最大變量和移動成功率為試驗指標,進行正交試驗。在最優參數組合為取爬端角10°、入土角24°、取爬間距8 mm、變距速度5 mm/s下,選擇128輪和72輪或72輪與50輪兩種爬行要求進行驗證試驗,移動後128輪鈦體形變量平均值為(1.13±0.68) mm, 72輪鈦體形變量平均值為(1.51±0.64) mm。總移動成功率為93.33%,整機移動效率為22株/min,滿足不同研究需求,適用性強。&lt;/_translated_abstract&gt;&lt;_translated_keywords&gt;研究範圍;移動爬行;末端執行器;圓柱鈦輪;擬合真因&lt;/_translated_keywords&gt;&lt;_translated_title&gt;Design and Experiment of Adjustable Spacing End-effector Based on Cylindrical Cam&lt;/_translated_title&gt;&lt;_url&gt;https://link.cnki.net/urlid/11.1964.s.20211118.1533.008&lt;/_url&gt;&lt;_volume&gt;53&lt;/_volume&gt;&lt;_translated_author&gt;Cui, Yong jie;Wei, Yong zhe;Ding, Xin ting;Cui, Gong pei;He, Zhi;Wang, Ming hui&lt;/_translated_author&gt;&lt;/Details&gt;&lt;Extra&gt;&lt;DBUID&gt;{03752FAB-B361-4F66-989B-C711D9502F78}&lt;/DBUID&gt;&lt;/Extra&gt;&lt;/Item&gt;&lt;/References&gt;&lt;/Group&gt;&lt;Group&gt;&lt;References&gt;&lt;Item&gt;&lt;ID&gt;633&lt;/ID&gt;&lt;UID&gt;{86E7CDFB-F633-4DC4-BC5C-3BDB661B78C2}&lt;/UID&gt;&lt;Title&gt;可调节式甘蓝钵苗取苗末端执行器设计与试验&lt;/Title&gt;&lt;Template&gt;Journal Article&lt;/Template&gt;&lt;Star&gt;0&lt;/Star&gt;&lt;Tag&gt;0&lt;/Tag&gt;&lt;Author&gt;韩豹; 申大帅; 郭畅; 刘俏; 王欣; 宋春波&lt;/Author&gt;&lt;Year&gt;2019&lt;/Year&gt;&lt;Details&gt;&lt;_accessed&gt;65494154&lt;/_accessed&gt;&lt;_author_aff&gt;东北农业大学工程学院;&lt;/_author_aff&gt;&lt;_cited_count&gt;24&lt;/_cited_count&gt;&lt;_created&gt;65493458&lt;/_created&gt;&lt;_date&gt;2019-07-03&lt;/_date&gt;&lt;_db_updated&gt;CNKI - Reference&lt;/_db_updated&gt;&lt;_issue&gt;11&lt;/_issue&gt;&lt;_journal&gt;农业机械学报&lt;/_journal&gt;&lt;_keywords&gt;甘蓝钵苗;末端执行器;根钵完整率;穴盘&lt;/_keywords&gt;&lt;_modified&gt;65494153&lt;/_modified&gt;&lt;_pages&gt;111-120&lt;/_pages&gt;&lt;_translated_title&gt;Design and Experiment of Adjustable End-effector of Cabbage Seedlings&lt;/_translated_title&gt;&lt;_url&gt;https://link.cnki.net/urlid/11.1964.s.20190701.1520.006&lt;/_url&gt;&lt;_volume&gt;50&lt;/_volume&gt;&lt;_translated_author&gt;Han, Bao;Shen, Da shuai;Guo, Chang;Liu, Qiao;Wang, Xin;Song, Chun bo&lt;/_translated_author&gt;&lt;/Details&gt;&lt;Extra&gt;&lt;DBUID&gt;{03752FAB-B361-4F66-989B-C711D9502F78}&lt;/DBUID&gt;&lt;/Extra&gt;&lt;/Item&gt;&lt;/References&gt;&lt;/Group&gt;&lt;Group&gt;&lt;References&gt;&lt;Item&gt;&lt;ID&gt;632&lt;/ID&gt;&lt;UID&gt;{3BF957CA-0432-4CCE-B042-57572BF40FC2}&lt;/UID&gt;&lt;Title&gt;猕猴桃采摘机器人末端执行器设计与试验&lt;/Title&gt;&lt;Template&gt;Journal Article&lt;/Template&gt;&lt;Star&gt;0&lt;/Star&gt;&lt;Tag&gt;0&lt;/Tag&gt;&lt;Author&gt;傅隆生; 张发年; 槐岛芳德; 李桢; 王滨; 崔永杰&lt;/Author&gt;&lt;Year&gt;2015&lt;/Year&gt;&lt;Details&gt;&lt;_accessed&gt;65494151&lt;/_accessed&gt;&lt;_author_aff&gt;西北农林科技大学机械与电子工程学院;中国科学院沈阳自动化研究所;宫崎大学农学部;&lt;/_author_aff&gt;&lt;_cited_count&gt;156&lt;/_cited_count&gt;&lt;_created&gt;65493452&lt;/_created&gt;&lt;_date&gt;2015-01-14&lt;/_date&gt;&lt;_db_updated&gt;CNKI - Reference&lt;/_db_updated&gt;&lt;_issue&gt;03&lt;/_issue&gt;&lt;_journal&gt;农业机械学报&lt;/_journal&gt;&lt;_keywords&gt;猕猴桃;采摘机器人;无损采摘;末端执行器&lt;/_keywords&gt;&lt;_modified&gt;65494151&lt;/_modified&gt;&lt;_pages&gt;1-8&lt;/_pages&gt;&lt;_translated_title&gt;Development and Experiment of End-effector for Kiwifruit Harvesting Robot&lt;/_translated_title&gt;&lt;_url&gt;https://link.cnki.net/urlid/11.1964.s.20150114.1808.002&lt;/_url&gt;&lt;_volume&gt;46&lt;/_volume&gt;&lt;_translated_author&gt;Fu, Long sheng;Zhang, Fa nian;Huai, Dao fang de;Li, Zhen;Wang, Bin;Cui, Yong jie&lt;/_translated_author&gt;&lt;/Details&gt;&lt;Extra&gt;&lt;DBUID&gt;{03752FAB-B361-4F66-989B-C711D9502F78}&lt;/DBUID&gt;&lt;/Extra&gt;&lt;/Item&gt;&lt;/References&gt;&lt;/Group&gt;&lt;Group&gt;&lt;References&gt;&lt;Item&gt;&lt;ID&gt;630&lt;/ID&gt;&lt;UID&gt;{8B03BF72-8EC0-4EA7-92BB-BFA8D2F6234C}&lt;/UID&gt;&lt;Title&gt;欠驱动式柑橘采摘末端执行器设计与试验&lt;/Title&gt;&lt;Template&gt;Journal Article&lt;/Template&gt;&lt;Star&gt;0&lt;/Star&gt;&lt;Tag&gt;0&lt;/Tag&gt;&lt;Author&gt;魏博; 何金银; 石阳; 蒋光利; 张宪宇; 马莹&lt;/Author&gt;&lt;Year&gt;2021&lt;/Year&gt;&lt;Details&gt;&lt;_accessed&gt;65494152&lt;/_accessed&gt;&lt;_author_aff&gt;重庆邮电大学先进制造工程学院;&lt;/_author_aff&gt;&lt;_cited_count&gt;38&lt;/_cited_count&gt;&lt;_created&gt;65493449&lt;/_created&gt;&lt;_date&gt;2021-07-13&lt;/_date&gt;&lt;_db_updated&gt;CNKI - Reference&lt;/_db_updated&gt;&lt;_issue&gt;10&lt;/_issue&gt;&lt;_journal&gt;农业机械学报&lt;/_journal&gt;&lt;_keywords&gt;采摘机器人;柑橘;末端执行器;欠驱动;柔顺控制&lt;/_keywords&gt;&lt;_modified&gt;65494153&lt;/_modified&gt;&lt;_pages&gt;120-128&lt;/_pages&gt;&lt;_translated_title&gt;Design and Experiment of Underactuated End-effector for Citrus Picking&lt;/_translated_title&gt;&lt;_url&gt;https://link.cnki.net/urlid/11.1964.S.20210712.1433.023&lt;/_url&gt;&lt;_volume&gt;52&lt;/_volume&gt;&lt;_translated_author&gt;Wei, Bo;He, Jin yin;Shi, Yang;Jiang, Guang li;Zhang, Xian yu;Ma, Ying&lt;/_translated_author&gt;&lt;/Details&gt;&lt;Extra&gt;&lt;DBUID&gt;{03752FAB-B361-4F66-989B-C711D9502F78}&lt;/DBUID&gt;&lt;/Extra&gt;&lt;/Item&gt;&lt;/References&gt;&lt;/Group&gt;&lt;Group&gt;&lt;References&gt;&lt;Item&gt;&lt;ID&gt;640&lt;/ID&gt;&lt;UID&gt;{484690AD-92EE-488D-8951-3FE1290E128B}&lt;/UID&gt;&lt;Title&gt;子叶期钵苗补苗末端执行器设计与试验&lt;/Title&gt;&lt;Template&gt;Journal Article&lt;/Template&gt;&lt;Star&gt;0&lt;/Star&gt;&lt;Tag&gt;0&lt;/Tag&gt;&lt;Author&gt;梁喜凤; 肖玺泽; 朱宇豪; 王永维; 武传宇&lt;/Author&gt;&lt;Year&gt;2018&lt;/Year&gt;&lt;Details&gt;&lt;_author_aff&gt;浙江理工大学机械与自动控制学院;中国计量大学机电工程学院;浙江大学生物系统工程与食品科学学院;&lt;/_author_aff&gt;&lt;_cited_count&gt;22&lt;/_cited_count&gt;&lt;_date&gt;2018-05-08&lt;/_date&gt;&lt;_issue&gt;09&lt;/_issue&gt;&lt;_journal&gt;农业工程学报&lt;/_journal&gt;&lt;_keywords&gt;农业机械;移栽;试验;末端执行器;子叶期;补苗&lt;/_keywords&gt;&lt;_pages&gt;49-57&lt;/_pages&gt;&lt;_url&gt;https://kns.cnki.net/kcms2/article/abstract?v=WYPw_9jmhsKY7_nX0gXdKshZ-4OY2A89iSTVbrRV8L2lFWUMrBbjxbuai7Msk40ynVpilXwQdD4HoH0oClqc-6AMRzT9kL2LM9VgSvlbQlbIdPk_rkbpxvTSS_6OHYiHJvNszr8yWH4lZUX5ZEGlqUASDFZqjSI-&amp;amp;uniplatform=NZKPT&amp;amp;language=CHS&lt;/_url&gt;&lt;_volume&gt;34&lt;/_volume&gt;&lt;_created&gt;65495650&lt;/_created&gt;&lt;_modified&gt;65495650&lt;/_modified&gt;&lt;_db_updated&gt;CNKI - Reference&lt;/_db_updated&gt;&lt;_translated_title&gt;Design and experiment on pot-seedling supplementing end-effector for vegetables in cotyledon phase&lt;/_translated_title&gt;&lt;_translated_author&gt;Liang, Xi feng;Xiao, Xi ze;Zhu, Yu hao;Wang, Yong wei;Wu, Chuan yu&lt;/_translated_author&gt;&lt;/Details&gt;&lt;Extra&gt;&lt;DBUID&gt;{03752FAB-B361-4F66-989B-C711D9502F78}&lt;/DBUID&gt;&lt;/Extra&gt;&lt;/Item&gt;&lt;/References&gt;&lt;/Group&gt;&lt;/Citation&gt;_x000a_"/>
    <w:docVar w:name="NE.Ref{FE42C5AC-D331-4D6D-8A91-D90C1CDA9C07}" w:val=" ADDIN NE.Ref.{FE42C5AC-D331-4D6D-8A91-D90C1CDA9C07}&lt;Citation&gt;&lt;Group&gt;&lt;References&gt;&lt;Item&gt;&lt;ID&gt;41&lt;/ID&gt;&lt;UID&gt;{64267701-86FE-4F2B-A0D5-32B14477DD9F}&lt;/UID&gt;&lt;Title&gt;广东各地番石榴生产情况&lt;/Title&gt;&lt;Template&gt;Web Page&lt;/Template&gt;&lt;Star&gt;0&lt;/Star&gt;&lt;Tag&gt;0&lt;/Tag&gt;&lt;Author/&gt;&lt;Year&gt;0&lt;/Year&gt;&lt;Details&gt;&lt;_accessed&gt;65863524&lt;/_accessed&gt;&lt;_created&gt;65859755&lt;/_created&gt;&lt;_issue&gt;2025-3-21&lt;/_issue&gt;&lt;_language&gt;Chinese&lt;/_language&gt;&lt;_modified&gt;65863525&lt;/_modified&gt;&lt;_url&gt;https://stats.gd.gov.cn/&lt;/_url&gt;&lt;_volume&gt;2025&lt;/_volume&gt;&lt;/Details&gt;&lt;Extra&gt;&lt;DBUID&gt;{82593FD4-14DD-4AC9-B72C-AB1B5D98EEC1}&lt;/DBUID&gt;&lt;/Extra&gt;&lt;/Item&gt;&lt;/References&gt;&lt;/Group&gt;&lt;/Citation&gt;_x000a_"/>
    <w:docVar w:name="NE.Ref{FE460D56-187D-44C0-AF88-F4290278ED84}" w:val=" ADDIN NE.Ref.{FE460D56-187D-44C0-AF88-F4290278ED84}&lt;Citation&gt;&lt;Group&gt;&lt;References&gt;&lt;Item&gt;&lt;ID&gt;663&lt;/ID&gt;&lt;UID&gt;{503B1ADF-E1A6-4560-B0B0-D819CE047DA1}&lt;/UID&gt;&lt;Title&gt;便携式采茶机切割器运动仿真与试验&lt;/Title&gt;&lt;Template&gt;Journal Article&lt;/Template&gt;&lt;Star&gt;0&lt;/Star&gt;&lt;Tag&gt;0&lt;/Tag&gt;&lt;Author&gt;杜哲; 胡永光; 王升&lt;/Author&gt;&lt;Year&gt;2018&lt;/Year&gt;&lt;Details&gt;&lt;_accessed&gt;65582455&lt;/_accessed&gt;&lt;_author_aff&gt;江苏大学农业装备工程学院;&lt;/_author_aff&gt;&lt;_cited_count&gt;40&lt;/_cited_count&gt;&lt;_created&gt;65489713&lt;/_created&gt;&lt;_date&gt;2018-11-16&lt;/_date&gt;&lt;_db_updated&gt;CNKI - Reference&lt;/_db_updated&gt;&lt;_issue&gt;S1&lt;/_issue&gt;&lt;_journal&gt;农业机械学报&lt;/_journal&gt;&lt;_keywords&gt;切割器;便携式采茶机;运动仿真;试验&lt;/_keywords&gt;&lt;_modified&gt;65582455&lt;/_modified&gt;&lt;_pages&gt;221-226&lt;/_pages&gt;&lt;_tertiary_title&gt;Transactions of the Chinese Society for Agricultural Machinery&lt;/_tertiary_title&gt;&lt;_translated_title&gt;Simulation and experiment of reciprocating cutter kinematic of portable tea picking machine&lt;/_translated_title&gt;&lt;_url&gt;https://kns.cnki.net/kcms2/article/abstract?v=WONwD37cfzQs7_Hl3GcBY_V4A-X62W3cmm4nNFGIwUVMfM8Nw5RN9xfD0xK0mT1QE67XyYL8WN6WAuC7KeK9wf6HMnBvlVTGJ18Q11WOKCyY0o7TiKKAGIv9mKMR5gHgkUIr2If757Q5TlxeKAg--mK5Dft8EWXb&amp;amp;uniplatform=NZKPT&amp;amp;language=CHS&lt;/_url&gt;&lt;_volume&gt;49&lt;/_volume&gt;&lt;_translated_author&gt;Du, Zhe;Hu, Yong guang;Wang, Sheng&lt;/_translated_author&gt;&lt;/Details&gt;&lt;Extra&gt;&lt;DBUID&gt;{03752FAB-B361-4F66-989B-C711D9502F78}&lt;/DBUID&gt;&lt;/Extra&gt;&lt;/Item&gt;&lt;/References&gt;&lt;/Group&gt;&lt;/Citation&gt;_x000a_"/>
    <w:docVar w:name="NE.Ref{FEF9A850-769C-42BA-8D56-1E7314D39E0D}" w:val=" ADDIN NE.Ref.{FEF9A850-769C-42BA-8D56-1E7314D39E0D}&lt;Citation&gt;&lt;Group&gt;&lt;References&gt;&lt;Item&gt;&lt;ID&gt;629&lt;/ID&gt;&lt;UID&gt;{8517F39C-A1B7-4805-B95E-9023FE7B6E0F}&lt;/UID&gt;&lt;Title&gt;茶叶嫩梢采摘末端执行器的设计研究&lt;/Title&gt;&lt;Template&gt;Journal Article&lt;/Template&gt;&lt;Star&gt;0&lt;/Star&gt;&lt;Tag&gt;0&lt;/Tag&gt;&lt;Author&gt;许丽佳; 刘琦; 代建武; 陈小虎&lt;/Author&gt;&lt;Year&gt;2021&lt;/Year&gt;&lt;Details&gt;&lt;_author_aff&gt;四川农业大学机电学院;华中科技大学电子信息与通信学院;&lt;/_author_aff&gt;&lt;_cited_count&gt;11&lt;/_cited_count&gt;&lt;_date&gt;2021-10-13&lt;/_date&gt;&lt;_issue&gt;05&lt;/_issue&gt;&lt;_journal&gt;茶叶科学&lt;/_journal&gt;&lt;_keywords&gt;茶叶嫩梢;采摘机械手;末端执行器;运动学仿真&lt;/_keywords&gt;&lt;_pages&gt;705-716&lt;/_pages&gt;&lt;_url&gt;https://link.cnki.net/doi/10.13305/j.cnki.jts.2021.05.006&lt;/_url&gt;&lt;_volume&gt;41&lt;/_volume&gt;&lt;_created&gt;65489862&lt;/_created&gt;&lt;_modified&gt;65489863&lt;/_modified&gt;&lt;_db_updated&gt;CNKI - Reference&lt;/_db_updated&gt;&lt;_collection_scope&gt;PKU;CSCD&lt;/_collection_scope&gt;&lt;_accessed&gt;65489863&lt;/_accessed&gt;&lt;_translated_title&gt;Design of End Effector for Picking Tea Shoots&lt;/_translated_title&gt;&lt;_translated_author&gt;Xu, Li jia;Liu, Qi;Dai, Jian wu;Chen, Xiao hu&lt;/_translated_author&gt;&lt;/Details&gt;&lt;Extra&gt;&lt;DBUID&gt;{03752FAB-B361-4F66-989B-C711D9502F78}&lt;/DBUID&gt;&lt;/Extra&gt;&lt;/Item&gt;&lt;/References&gt;&lt;/Group&gt;&lt;/Citation&gt;_x000a_"/>
    <w:docVar w:name="ne_docsoft" w:val="MSWord"/>
    <w:docVar w:name="ne_docversion" w:val="NoteExpress 2.0"/>
    <w:docVar w:name="ne_stylename" w:val="农业工程学报"/>
  </w:docVars>
  <w:rsids>
    <w:rsidRoot w:val="00172A27"/>
    <w:rsid w:val="00004343"/>
    <w:rsid w:val="00004F85"/>
    <w:rsid w:val="0000555B"/>
    <w:rsid w:val="00012E5F"/>
    <w:rsid w:val="00023F9F"/>
    <w:rsid w:val="00025A6B"/>
    <w:rsid w:val="00027669"/>
    <w:rsid w:val="00030A76"/>
    <w:rsid w:val="00030EE3"/>
    <w:rsid w:val="00032289"/>
    <w:rsid w:val="00033248"/>
    <w:rsid w:val="00035C0C"/>
    <w:rsid w:val="0003680D"/>
    <w:rsid w:val="00037D2F"/>
    <w:rsid w:val="00040B5D"/>
    <w:rsid w:val="00046CA0"/>
    <w:rsid w:val="00052D7C"/>
    <w:rsid w:val="000536DB"/>
    <w:rsid w:val="0005432A"/>
    <w:rsid w:val="000630F5"/>
    <w:rsid w:val="00063CCF"/>
    <w:rsid w:val="0007230E"/>
    <w:rsid w:val="000726C8"/>
    <w:rsid w:val="00076D4A"/>
    <w:rsid w:val="0008074E"/>
    <w:rsid w:val="000817C3"/>
    <w:rsid w:val="00083134"/>
    <w:rsid w:val="000860A9"/>
    <w:rsid w:val="00095374"/>
    <w:rsid w:val="000973F7"/>
    <w:rsid w:val="000A0D99"/>
    <w:rsid w:val="000A1FE0"/>
    <w:rsid w:val="000A4E2B"/>
    <w:rsid w:val="000B2395"/>
    <w:rsid w:val="000B2F1E"/>
    <w:rsid w:val="000C32EB"/>
    <w:rsid w:val="000C3AEA"/>
    <w:rsid w:val="000C5BE0"/>
    <w:rsid w:val="000D2AB9"/>
    <w:rsid w:val="000D337F"/>
    <w:rsid w:val="000D3787"/>
    <w:rsid w:val="000E2A30"/>
    <w:rsid w:val="000F0A5F"/>
    <w:rsid w:val="000F1F64"/>
    <w:rsid w:val="000F7D64"/>
    <w:rsid w:val="00101250"/>
    <w:rsid w:val="001211E6"/>
    <w:rsid w:val="00124D64"/>
    <w:rsid w:val="001305E6"/>
    <w:rsid w:val="00131B67"/>
    <w:rsid w:val="0015099B"/>
    <w:rsid w:val="00151594"/>
    <w:rsid w:val="001646F0"/>
    <w:rsid w:val="0016585A"/>
    <w:rsid w:val="001669D4"/>
    <w:rsid w:val="001710ED"/>
    <w:rsid w:val="00172A27"/>
    <w:rsid w:val="001937E2"/>
    <w:rsid w:val="001A0F06"/>
    <w:rsid w:val="001A1B23"/>
    <w:rsid w:val="001A5BA5"/>
    <w:rsid w:val="001B068F"/>
    <w:rsid w:val="001B66DE"/>
    <w:rsid w:val="001B7E09"/>
    <w:rsid w:val="001C1B18"/>
    <w:rsid w:val="001C3F06"/>
    <w:rsid w:val="001C42FF"/>
    <w:rsid w:val="001C55E8"/>
    <w:rsid w:val="001D19C3"/>
    <w:rsid w:val="001D2ADC"/>
    <w:rsid w:val="001D50EC"/>
    <w:rsid w:val="0020268B"/>
    <w:rsid w:val="002027A8"/>
    <w:rsid w:val="00203D36"/>
    <w:rsid w:val="00205FAC"/>
    <w:rsid w:val="00206BA5"/>
    <w:rsid w:val="002110B6"/>
    <w:rsid w:val="00217E67"/>
    <w:rsid w:val="00220E15"/>
    <w:rsid w:val="002264FB"/>
    <w:rsid w:val="002356CB"/>
    <w:rsid w:val="00240C57"/>
    <w:rsid w:val="00241B23"/>
    <w:rsid w:val="00245594"/>
    <w:rsid w:val="0025098C"/>
    <w:rsid w:val="002511FA"/>
    <w:rsid w:val="0025379D"/>
    <w:rsid w:val="00255E4C"/>
    <w:rsid w:val="00261498"/>
    <w:rsid w:val="00267CCF"/>
    <w:rsid w:val="0027201F"/>
    <w:rsid w:val="0028073D"/>
    <w:rsid w:val="002818FD"/>
    <w:rsid w:val="00283DBE"/>
    <w:rsid w:val="002878D6"/>
    <w:rsid w:val="00287B93"/>
    <w:rsid w:val="00287E20"/>
    <w:rsid w:val="00291406"/>
    <w:rsid w:val="00294716"/>
    <w:rsid w:val="002A05A1"/>
    <w:rsid w:val="002A201C"/>
    <w:rsid w:val="002A6AB9"/>
    <w:rsid w:val="002B0C68"/>
    <w:rsid w:val="002B2F9A"/>
    <w:rsid w:val="002B5393"/>
    <w:rsid w:val="002B7AFB"/>
    <w:rsid w:val="002C30FC"/>
    <w:rsid w:val="002C44E2"/>
    <w:rsid w:val="002D0187"/>
    <w:rsid w:val="002D13F4"/>
    <w:rsid w:val="002D2B51"/>
    <w:rsid w:val="002D3B68"/>
    <w:rsid w:val="002E0A22"/>
    <w:rsid w:val="002E0F1D"/>
    <w:rsid w:val="002E339E"/>
    <w:rsid w:val="002F1CD6"/>
    <w:rsid w:val="0030163E"/>
    <w:rsid w:val="003056DE"/>
    <w:rsid w:val="0030759B"/>
    <w:rsid w:val="00307C75"/>
    <w:rsid w:val="00307DA5"/>
    <w:rsid w:val="003223FF"/>
    <w:rsid w:val="00323642"/>
    <w:rsid w:val="00327B50"/>
    <w:rsid w:val="003310C9"/>
    <w:rsid w:val="0033193D"/>
    <w:rsid w:val="0033600B"/>
    <w:rsid w:val="00337AD7"/>
    <w:rsid w:val="00337F7E"/>
    <w:rsid w:val="00364A39"/>
    <w:rsid w:val="00365117"/>
    <w:rsid w:val="003740DB"/>
    <w:rsid w:val="00374B80"/>
    <w:rsid w:val="00380310"/>
    <w:rsid w:val="00380A70"/>
    <w:rsid w:val="003826D2"/>
    <w:rsid w:val="003829DF"/>
    <w:rsid w:val="00386C14"/>
    <w:rsid w:val="003952F2"/>
    <w:rsid w:val="003A0914"/>
    <w:rsid w:val="003A0C74"/>
    <w:rsid w:val="003A1E27"/>
    <w:rsid w:val="003A5620"/>
    <w:rsid w:val="003B2A1D"/>
    <w:rsid w:val="003C468C"/>
    <w:rsid w:val="003D22B4"/>
    <w:rsid w:val="003E03E7"/>
    <w:rsid w:val="003E1B95"/>
    <w:rsid w:val="003E6E3A"/>
    <w:rsid w:val="003E73B0"/>
    <w:rsid w:val="003F26E7"/>
    <w:rsid w:val="003F3A7C"/>
    <w:rsid w:val="003F5FAC"/>
    <w:rsid w:val="003F614C"/>
    <w:rsid w:val="003F7215"/>
    <w:rsid w:val="00404DEB"/>
    <w:rsid w:val="00406B03"/>
    <w:rsid w:val="00410561"/>
    <w:rsid w:val="00411882"/>
    <w:rsid w:val="00414C77"/>
    <w:rsid w:val="0041521E"/>
    <w:rsid w:val="004213BE"/>
    <w:rsid w:val="00423742"/>
    <w:rsid w:val="00423F34"/>
    <w:rsid w:val="00423FF4"/>
    <w:rsid w:val="00426D82"/>
    <w:rsid w:val="004319CA"/>
    <w:rsid w:val="00432FF1"/>
    <w:rsid w:val="004360BB"/>
    <w:rsid w:val="00436661"/>
    <w:rsid w:val="00437532"/>
    <w:rsid w:val="00447A81"/>
    <w:rsid w:val="00461FF6"/>
    <w:rsid w:val="0047430F"/>
    <w:rsid w:val="00481283"/>
    <w:rsid w:val="004819A2"/>
    <w:rsid w:val="00483BDA"/>
    <w:rsid w:val="0048572C"/>
    <w:rsid w:val="00491063"/>
    <w:rsid w:val="004A354F"/>
    <w:rsid w:val="004A4106"/>
    <w:rsid w:val="004B0D73"/>
    <w:rsid w:val="004B48CF"/>
    <w:rsid w:val="004C1E84"/>
    <w:rsid w:val="004C2EC3"/>
    <w:rsid w:val="004C4E65"/>
    <w:rsid w:val="004C713C"/>
    <w:rsid w:val="004C732F"/>
    <w:rsid w:val="004D481D"/>
    <w:rsid w:val="004D6325"/>
    <w:rsid w:val="004D7903"/>
    <w:rsid w:val="004E0E8D"/>
    <w:rsid w:val="004E1C38"/>
    <w:rsid w:val="004E5D26"/>
    <w:rsid w:val="004E616D"/>
    <w:rsid w:val="004F1F5E"/>
    <w:rsid w:val="004F26AA"/>
    <w:rsid w:val="004F43D0"/>
    <w:rsid w:val="004F5967"/>
    <w:rsid w:val="004F6147"/>
    <w:rsid w:val="00503BC6"/>
    <w:rsid w:val="00506F62"/>
    <w:rsid w:val="00512406"/>
    <w:rsid w:val="00516377"/>
    <w:rsid w:val="005168D7"/>
    <w:rsid w:val="005207A2"/>
    <w:rsid w:val="005228F3"/>
    <w:rsid w:val="0052525D"/>
    <w:rsid w:val="00525CA1"/>
    <w:rsid w:val="0052700F"/>
    <w:rsid w:val="005329AA"/>
    <w:rsid w:val="00540718"/>
    <w:rsid w:val="00541C2B"/>
    <w:rsid w:val="00542ED7"/>
    <w:rsid w:val="005436A6"/>
    <w:rsid w:val="00553F02"/>
    <w:rsid w:val="00555903"/>
    <w:rsid w:val="00564149"/>
    <w:rsid w:val="00566195"/>
    <w:rsid w:val="00570ACF"/>
    <w:rsid w:val="005737BE"/>
    <w:rsid w:val="0058298A"/>
    <w:rsid w:val="00582D27"/>
    <w:rsid w:val="00583413"/>
    <w:rsid w:val="00585230"/>
    <w:rsid w:val="0059470E"/>
    <w:rsid w:val="00594998"/>
    <w:rsid w:val="005952ED"/>
    <w:rsid w:val="005967CC"/>
    <w:rsid w:val="005A1E59"/>
    <w:rsid w:val="005A2110"/>
    <w:rsid w:val="005A3AA2"/>
    <w:rsid w:val="005B4019"/>
    <w:rsid w:val="005C0932"/>
    <w:rsid w:val="005C7FB8"/>
    <w:rsid w:val="005D1339"/>
    <w:rsid w:val="005D709A"/>
    <w:rsid w:val="005E0D74"/>
    <w:rsid w:val="005E5739"/>
    <w:rsid w:val="005E6F1F"/>
    <w:rsid w:val="005E7FCA"/>
    <w:rsid w:val="005F271B"/>
    <w:rsid w:val="005F2D8F"/>
    <w:rsid w:val="005F37E0"/>
    <w:rsid w:val="005F4161"/>
    <w:rsid w:val="005F6498"/>
    <w:rsid w:val="0060015D"/>
    <w:rsid w:val="0060433B"/>
    <w:rsid w:val="006046E9"/>
    <w:rsid w:val="00604E08"/>
    <w:rsid w:val="0060643F"/>
    <w:rsid w:val="0060676E"/>
    <w:rsid w:val="006171D9"/>
    <w:rsid w:val="00620931"/>
    <w:rsid w:val="006226D2"/>
    <w:rsid w:val="00634EE5"/>
    <w:rsid w:val="00642399"/>
    <w:rsid w:val="00643461"/>
    <w:rsid w:val="00650BE8"/>
    <w:rsid w:val="00655121"/>
    <w:rsid w:val="00656EED"/>
    <w:rsid w:val="006570DE"/>
    <w:rsid w:val="0067282A"/>
    <w:rsid w:val="006854CB"/>
    <w:rsid w:val="00690ABE"/>
    <w:rsid w:val="00693D43"/>
    <w:rsid w:val="00694529"/>
    <w:rsid w:val="00697D61"/>
    <w:rsid w:val="006A564C"/>
    <w:rsid w:val="006A706A"/>
    <w:rsid w:val="006B181E"/>
    <w:rsid w:val="006B18E5"/>
    <w:rsid w:val="006B491F"/>
    <w:rsid w:val="006B786D"/>
    <w:rsid w:val="006C2809"/>
    <w:rsid w:val="006C3AF0"/>
    <w:rsid w:val="006C626B"/>
    <w:rsid w:val="006C75E4"/>
    <w:rsid w:val="006D2DD7"/>
    <w:rsid w:val="006D3507"/>
    <w:rsid w:val="006D70F2"/>
    <w:rsid w:val="006E15D2"/>
    <w:rsid w:val="006E2C14"/>
    <w:rsid w:val="006E2E3A"/>
    <w:rsid w:val="00704E47"/>
    <w:rsid w:val="00707610"/>
    <w:rsid w:val="00711DE3"/>
    <w:rsid w:val="00713FDC"/>
    <w:rsid w:val="00721E95"/>
    <w:rsid w:val="007335BB"/>
    <w:rsid w:val="0073445A"/>
    <w:rsid w:val="00734BF6"/>
    <w:rsid w:val="00735323"/>
    <w:rsid w:val="0073638B"/>
    <w:rsid w:val="00740CF3"/>
    <w:rsid w:val="00740ED3"/>
    <w:rsid w:val="00744563"/>
    <w:rsid w:val="007477F6"/>
    <w:rsid w:val="00752E7E"/>
    <w:rsid w:val="007532D2"/>
    <w:rsid w:val="00755D15"/>
    <w:rsid w:val="007618D0"/>
    <w:rsid w:val="00765CEE"/>
    <w:rsid w:val="00766C55"/>
    <w:rsid w:val="00766CA4"/>
    <w:rsid w:val="00785BF2"/>
    <w:rsid w:val="0079290A"/>
    <w:rsid w:val="007A239E"/>
    <w:rsid w:val="007A30FA"/>
    <w:rsid w:val="007A3151"/>
    <w:rsid w:val="007B3032"/>
    <w:rsid w:val="007B6150"/>
    <w:rsid w:val="007C18EB"/>
    <w:rsid w:val="007E14EC"/>
    <w:rsid w:val="007E50ED"/>
    <w:rsid w:val="007F0BF2"/>
    <w:rsid w:val="007F1ED3"/>
    <w:rsid w:val="007F3506"/>
    <w:rsid w:val="007F3574"/>
    <w:rsid w:val="007F362E"/>
    <w:rsid w:val="007F3CC5"/>
    <w:rsid w:val="007F4EA5"/>
    <w:rsid w:val="00800708"/>
    <w:rsid w:val="008020D4"/>
    <w:rsid w:val="008051DC"/>
    <w:rsid w:val="00805476"/>
    <w:rsid w:val="0080563F"/>
    <w:rsid w:val="00805837"/>
    <w:rsid w:val="00811114"/>
    <w:rsid w:val="00811532"/>
    <w:rsid w:val="00811B34"/>
    <w:rsid w:val="00817304"/>
    <w:rsid w:val="0082097D"/>
    <w:rsid w:val="008223AE"/>
    <w:rsid w:val="00823F11"/>
    <w:rsid w:val="00825371"/>
    <w:rsid w:val="0082736A"/>
    <w:rsid w:val="008320C7"/>
    <w:rsid w:val="00832849"/>
    <w:rsid w:val="008353D6"/>
    <w:rsid w:val="00846033"/>
    <w:rsid w:val="00854574"/>
    <w:rsid w:val="00870671"/>
    <w:rsid w:val="00872D66"/>
    <w:rsid w:val="00881D84"/>
    <w:rsid w:val="00882AEA"/>
    <w:rsid w:val="0088795F"/>
    <w:rsid w:val="0089083E"/>
    <w:rsid w:val="00891344"/>
    <w:rsid w:val="008A3E1D"/>
    <w:rsid w:val="008B26D0"/>
    <w:rsid w:val="008B3287"/>
    <w:rsid w:val="008B3A53"/>
    <w:rsid w:val="008B7AA6"/>
    <w:rsid w:val="008D085C"/>
    <w:rsid w:val="008D1E89"/>
    <w:rsid w:val="008D2491"/>
    <w:rsid w:val="008D2CE6"/>
    <w:rsid w:val="008D309F"/>
    <w:rsid w:val="008D59C2"/>
    <w:rsid w:val="008E0400"/>
    <w:rsid w:val="008E34FD"/>
    <w:rsid w:val="008F013C"/>
    <w:rsid w:val="008F275B"/>
    <w:rsid w:val="008F2DCF"/>
    <w:rsid w:val="008F30C5"/>
    <w:rsid w:val="008F4BCD"/>
    <w:rsid w:val="008F512B"/>
    <w:rsid w:val="008F64DE"/>
    <w:rsid w:val="009017E3"/>
    <w:rsid w:val="00901B1F"/>
    <w:rsid w:val="009064DE"/>
    <w:rsid w:val="009065D9"/>
    <w:rsid w:val="0090760F"/>
    <w:rsid w:val="00911642"/>
    <w:rsid w:val="00914A72"/>
    <w:rsid w:val="00916240"/>
    <w:rsid w:val="009205D3"/>
    <w:rsid w:val="00923159"/>
    <w:rsid w:val="0092546C"/>
    <w:rsid w:val="00930BFC"/>
    <w:rsid w:val="00930FAE"/>
    <w:rsid w:val="00931C53"/>
    <w:rsid w:val="00933288"/>
    <w:rsid w:val="00934C98"/>
    <w:rsid w:val="00935BD0"/>
    <w:rsid w:val="00940D9F"/>
    <w:rsid w:val="009417B5"/>
    <w:rsid w:val="00941AD7"/>
    <w:rsid w:val="00951AD6"/>
    <w:rsid w:val="00951FEE"/>
    <w:rsid w:val="00957966"/>
    <w:rsid w:val="00960069"/>
    <w:rsid w:val="00962857"/>
    <w:rsid w:val="00962C92"/>
    <w:rsid w:val="009637FF"/>
    <w:rsid w:val="009648D6"/>
    <w:rsid w:val="00975138"/>
    <w:rsid w:val="009829D3"/>
    <w:rsid w:val="00983141"/>
    <w:rsid w:val="00987D4D"/>
    <w:rsid w:val="009915CE"/>
    <w:rsid w:val="009A0539"/>
    <w:rsid w:val="009A16F6"/>
    <w:rsid w:val="009B328A"/>
    <w:rsid w:val="009B3D86"/>
    <w:rsid w:val="009B5D72"/>
    <w:rsid w:val="009B629F"/>
    <w:rsid w:val="009C18B4"/>
    <w:rsid w:val="009C3143"/>
    <w:rsid w:val="009C342C"/>
    <w:rsid w:val="009D16B2"/>
    <w:rsid w:val="009D55EE"/>
    <w:rsid w:val="009D6B4D"/>
    <w:rsid w:val="009E4799"/>
    <w:rsid w:val="009E4F60"/>
    <w:rsid w:val="009F2E6D"/>
    <w:rsid w:val="009F3DB9"/>
    <w:rsid w:val="009F587C"/>
    <w:rsid w:val="00A11996"/>
    <w:rsid w:val="00A20D6C"/>
    <w:rsid w:val="00A24F4D"/>
    <w:rsid w:val="00A27478"/>
    <w:rsid w:val="00A302EE"/>
    <w:rsid w:val="00A30CEE"/>
    <w:rsid w:val="00A33C1E"/>
    <w:rsid w:val="00A3655C"/>
    <w:rsid w:val="00A4311B"/>
    <w:rsid w:val="00A44040"/>
    <w:rsid w:val="00A44B18"/>
    <w:rsid w:val="00A5085E"/>
    <w:rsid w:val="00A51D72"/>
    <w:rsid w:val="00A52E53"/>
    <w:rsid w:val="00A56C9A"/>
    <w:rsid w:val="00A64642"/>
    <w:rsid w:val="00A66389"/>
    <w:rsid w:val="00A8307F"/>
    <w:rsid w:val="00A83C06"/>
    <w:rsid w:val="00A85205"/>
    <w:rsid w:val="00A86918"/>
    <w:rsid w:val="00A918EB"/>
    <w:rsid w:val="00A96ED7"/>
    <w:rsid w:val="00AA13AA"/>
    <w:rsid w:val="00AA17CF"/>
    <w:rsid w:val="00AB23AA"/>
    <w:rsid w:val="00AB53D4"/>
    <w:rsid w:val="00AC00E2"/>
    <w:rsid w:val="00AC19A6"/>
    <w:rsid w:val="00AC310E"/>
    <w:rsid w:val="00AC4434"/>
    <w:rsid w:val="00AC7D01"/>
    <w:rsid w:val="00AD10E6"/>
    <w:rsid w:val="00AE202A"/>
    <w:rsid w:val="00AE3274"/>
    <w:rsid w:val="00AE712E"/>
    <w:rsid w:val="00AF3053"/>
    <w:rsid w:val="00AF32D4"/>
    <w:rsid w:val="00B00521"/>
    <w:rsid w:val="00B04E39"/>
    <w:rsid w:val="00B068E0"/>
    <w:rsid w:val="00B11843"/>
    <w:rsid w:val="00B13FFA"/>
    <w:rsid w:val="00B15C42"/>
    <w:rsid w:val="00B20EB7"/>
    <w:rsid w:val="00B24333"/>
    <w:rsid w:val="00B24AB5"/>
    <w:rsid w:val="00B324F0"/>
    <w:rsid w:val="00B35CD0"/>
    <w:rsid w:val="00B35FB9"/>
    <w:rsid w:val="00B37E53"/>
    <w:rsid w:val="00B406C6"/>
    <w:rsid w:val="00B4142A"/>
    <w:rsid w:val="00B456AB"/>
    <w:rsid w:val="00B51FDB"/>
    <w:rsid w:val="00B52B9D"/>
    <w:rsid w:val="00B607EF"/>
    <w:rsid w:val="00B62C34"/>
    <w:rsid w:val="00B62C3D"/>
    <w:rsid w:val="00B64AF9"/>
    <w:rsid w:val="00B83116"/>
    <w:rsid w:val="00B84670"/>
    <w:rsid w:val="00B86FD4"/>
    <w:rsid w:val="00B91A8B"/>
    <w:rsid w:val="00B92EA4"/>
    <w:rsid w:val="00BA43CC"/>
    <w:rsid w:val="00BA4DFA"/>
    <w:rsid w:val="00BA6017"/>
    <w:rsid w:val="00BB36A5"/>
    <w:rsid w:val="00BC0C75"/>
    <w:rsid w:val="00BC1BE5"/>
    <w:rsid w:val="00BC2DA9"/>
    <w:rsid w:val="00BC54F3"/>
    <w:rsid w:val="00BD3167"/>
    <w:rsid w:val="00BD5D22"/>
    <w:rsid w:val="00BE16A3"/>
    <w:rsid w:val="00BF67C9"/>
    <w:rsid w:val="00C023A5"/>
    <w:rsid w:val="00C100ED"/>
    <w:rsid w:val="00C13F0B"/>
    <w:rsid w:val="00C17B03"/>
    <w:rsid w:val="00C22A90"/>
    <w:rsid w:val="00C27E60"/>
    <w:rsid w:val="00C329B5"/>
    <w:rsid w:val="00C332B5"/>
    <w:rsid w:val="00C34524"/>
    <w:rsid w:val="00C44420"/>
    <w:rsid w:val="00C51953"/>
    <w:rsid w:val="00C51F99"/>
    <w:rsid w:val="00C578DC"/>
    <w:rsid w:val="00C60472"/>
    <w:rsid w:val="00C722F6"/>
    <w:rsid w:val="00C8006F"/>
    <w:rsid w:val="00C80232"/>
    <w:rsid w:val="00C833D3"/>
    <w:rsid w:val="00C83B50"/>
    <w:rsid w:val="00C90F7D"/>
    <w:rsid w:val="00CA3CA3"/>
    <w:rsid w:val="00CA522C"/>
    <w:rsid w:val="00CA63C2"/>
    <w:rsid w:val="00CB018E"/>
    <w:rsid w:val="00CB1EB4"/>
    <w:rsid w:val="00CC1D78"/>
    <w:rsid w:val="00CD555C"/>
    <w:rsid w:val="00CE3812"/>
    <w:rsid w:val="00CE5170"/>
    <w:rsid w:val="00D04C16"/>
    <w:rsid w:val="00D07779"/>
    <w:rsid w:val="00D1695A"/>
    <w:rsid w:val="00D243D8"/>
    <w:rsid w:val="00D24788"/>
    <w:rsid w:val="00D27AA5"/>
    <w:rsid w:val="00D303DE"/>
    <w:rsid w:val="00D30C00"/>
    <w:rsid w:val="00D31E80"/>
    <w:rsid w:val="00D37B04"/>
    <w:rsid w:val="00D4413D"/>
    <w:rsid w:val="00D44514"/>
    <w:rsid w:val="00D455E4"/>
    <w:rsid w:val="00D45917"/>
    <w:rsid w:val="00D45EE6"/>
    <w:rsid w:val="00D46B98"/>
    <w:rsid w:val="00D476D3"/>
    <w:rsid w:val="00D53C81"/>
    <w:rsid w:val="00D54011"/>
    <w:rsid w:val="00D5489E"/>
    <w:rsid w:val="00D6159A"/>
    <w:rsid w:val="00D676AB"/>
    <w:rsid w:val="00D70F58"/>
    <w:rsid w:val="00D74305"/>
    <w:rsid w:val="00D907CB"/>
    <w:rsid w:val="00D92D47"/>
    <w:rsid w:val="00D93025"/>
    <w:rsid w:val="00D95694"/>
    <w:rsid w:val="00D96D0B"/>
    <w:rsid w:val="00D97B12"/>
    <w:rsid w:val="00D97EDF"/>
    <w:rsid w:val="00DA61E0"/>
    <w:rsid w:val="00DA75F8"/>
    <w:rsid w:val="00DC3BF8"/>
    <w:rsid w:val="00DC524A"/>
    <w:rsid w:val="00DC647A"/>
    <w:rsid w:val="00DD509E"/>
    <w:rsid w:val="00DE0D53"/>
    <w:rsid w:val="00DF751C"/>
    <w:rsid w:val="00DF789A"/>
    <w:rsid w:val="00E06AE4"/>
    <w:rsid w:val="00E14885"/>
    <w:rsid w:val="00E177F5"/>
    <w:rsid w:val="00E22BB3"/>
    <w:rsid w:val="00E24D9A"/>
    <w:rsid w:val="00E30275"/>
    <w:rsid w:val="00E33D3E"/>
    <w:rsid w:val="00E36E7E"/>
    <w:rsid w:val="00E4053D"/>
    <w:rsid w:val="00E414D9"/>
    <w:rsid w:val="00E41D09"/>
    <w:rsid w:val="00E4244B"/>
    <w:rsid w:val="00E430CD"/>
    <w:rsid w:val="00E55E5E"/>
    <w:rsid w:val="00E709AA"/>
    <w:rsid w:val="00E73346"/>
    <w:rsid w:val="00E80D6B"/>
    <w:rsid w:val="00E80FA6"/>
    <w:rsid w:val="00E81C71"/>
    <w:rsid w:val="00E8213D"/>
    <w:rsid w:val="00E84814"/>
    <w:rsid w:val="00E852D5"/>
    <w:rsid w:val="00E900BB"/>
    <w:rsid w:val="00E95ACB"/>
    <w:rsid w:val="00E9697D"/>
    <w:rsid w:val="00EA10D2"/>
    <w:rsid w:val="00EA6225"/>
    <w:rsid w:val="00EA64FD"/>
    <w:rsid w:val="00EA793C"/>
    <w:rsid w:val="00EB0B50"/>
    <w:rsid w:val="00EB0DFB"/>
    <w:rsid w:val="00EC1BDF"/>
    <w:rsid w:val="00EC4E16"/>
    <w:rsid w:val="00ED0BF1"/>
    <w:rsid w:val="00ED1473"/>
    <w:rsid w:val="00ED22EE"/>
    <w:rsid w:val="00ED3389"/>
    <w:rsid w:val="00ED5F49"/>
    <w:rsid w:val="00EE02F6"/>
    <w:rsid w:val="00EE2206"/>
    <w:rsid w:val="00EE2C38"/>
    <w:rsid w:val="00EF0409"/>
    <w:rsid w:val="00EF7269"/>
    <w:rsid w:val="00EF7FA8"/>
    <w:rsid w:val="00F03F48"/>
    <w:rsid w:val="00F057FA"/>
    <w:rsid w:val="00F162DC"/>
    <w:rsid w:val="00F20235"/>
    <w:rsid w:val="00F20CBB"/>
    <w:rsid w:val="00F225E1"/>
    <w:rsid w:val="00F23137"/>
    <w:rsid w:val="00F34C85"/>
    <w:rsid w:val="00F36AB1"/>
    <w:rsid w:val="00F41BB9"/>
    <w:rsid w:val="00F47A30"/>
    <w:rsid w:val="00F518CB"/>
    <w:rsid w:val="00F54E9F"/>
    <w:rsid w:val="00F704B4"/>
    <w:rsid w:val="00F724FF"/>
    <w:rsid w:val="00F739CE"/>
    <w:rsid w:val="00F8034B"/>
    <w:rsid w:val="00F82068"/>
    <w:rsid w:val="00F82293"/>
    <w:rsid w:val="00F82E6C"/>
    <w:rsid w:val="00F874B8"/>
    <w:rsid w:val="00F90C47"/>
    <w:rsid w:val="00F96DAA"/>
    <w:rsid w:val="00F976B0"/>
    <w:rsid w:val="00FA0F7E"/>
    <w:rsid w:val="00FA1AAB"/>
    <w:rsid w:val="00FA2E14"/>
    <w:rsid w:val="00FA3F5E"/>
    <w:rsid w:val="00FA53B3"/>
    <w:rsid w:val="00FA5E18"/>
    <w:rsid w:val="00FA6772"/>
    <w:rsid w:val="00FA768D"/>
    <w:rsid w:val="00FC6664"/>
    <w:rsid w:val="00FE685C"/>
    <w:rsid w:val="00FE6B72"/>
    <w:rsid w:val="00FF1EE5"/>
    <w:rsid w:val="00FF7220"/>
    <w:rsid w:val="01047986"/>
    <w:rsid w:val="010827C0"/>
    <w:rsid w:val="010A321A"/>
    <w:rsid w:val="010A353B"/>
    <w:rsid w:val="010C0502"/>
    <w:rsid w:val="010F3B4F"/>
    <w:rsid w:val="01101675"/>
    <w:rsid w:val="011C626C"/>
    <w:rsid w:val="01205D5C"/>
    <w:rsid w:val="01243E88"/>
    <w:rsid w:val="0125366D"/>
    <w:rsid w:val="01255120"/>
    <w:rsid w:val="012A0989"/>
    <w:rsid w:val="013A0F32"/>
    <w:rsid w:val="013C107F"/>
    <w:rsid w:val="013D4B60"/>
    <w:rsid w:val="01434138"/>
    <w:rsid w:val="014D0B1B"/>
    <w:rsid w:val="01541EA9"/>
    <w:rsid w:val="01590127"/>
    <w:rsid w:val="01635C49"/>
    <w:rsid w:val="01722C8D"/>
    <w:rsid w:val="017240DE"/>
    <w:rsid w:val="01963781"/>
    <w:rsid w:val="0196601E"/>
    <w:rsid w:val="01973B44"/>
    <w:rsid w:val="019D115B"/>
    <w:rsid w:val="01A0313A"/>
    <w:rsid w:val="01A0640D"/>
    <w:rsid w:val="01AF5332"/>
    <w:rsid w:val="01AF70E0"/>
    <w:rsid w:val="01B14C06"/>
    <w:rsid w:val="01B44181"/>
    <w:rsid w:val="01B62F5C"/>
    <w:rsid w:val="01C963F3"/>
    <w:rsid w:val="01D34B7C"/>
    <w:rsid w:val="01E943A0"/>
    <w:rsid w:val="01F33470"/>
    <w:rsid w:val="01F66ABD"/>
    <w:rsid w:val="01F82835"/>
    <w:rsid w:val="01FA65AD"/>
    <w:rsid w:val="02021905"/>
    <w:rsid w:val="020B6A0C"/>
    <w:rsid w:val="020C4532"/>
    <w:rsid w:val="02193FEC"/>
    <w:rsid w:val="02203B3A"/>
    <w:rsid w:val="022655F4"/>
    <w:rsid w:val="022C6982"/>
    <w:rsid w:val="023615AF"/>
    <w:rsid w:val="02654FC5"/>
    <w:rsid w:val="026B3007"/>
    <w:rsid w:val="026B74AB"/>
    <w:rsid w:val="026D3223"/>
    <w:rsid w:val="026E2AF7"/>
    <w:rsid w:val="026E6F9B"/>
    <w:rsid w:val="0286060F"/>
    <w:rsid w:val="029B5C85"/>
    <w:rsid w:val="02A429BD"/>
    <w:rsid w:val="02AD361F"/>
    <w:rsid w:val="02B726F0"/>
    <w:rsid w:val="02B9266D"/>
    <w:rsid w:val="02B96468"/>
    <w:rsid w:val="02BA21E0"/>
    <w:rsid w:val="02C170CB"/>
    <w:rsid w:val="02C31095"/>
    <w:rsid w:val="02C72207"/>
    <w:rsid w:val="02D54924"/>
    <w:rsid w:val="02F4124E"/>
    <w:rsid w:val="02FB306D"/>
    <w:rsid w:val="030668C0"/>
    <w:rsid w:val="031810A6"/>
    <w:rsid w:val="031C69F7"/>
    <w:rsid w:val="03223DDD"/>
    <w:rsid w:val="032327D8"/>
    <w:rsid w:val="032B09E8"/>
    <w:rsid w:val="03340AC7"/>
    <w:rsid w:val="035241C7"/>
    <w:rsid w:val="0361265C"/>
    <w:rsid w:val="036363D4"/>
    <w:rsid w:val="036F4D79"/>
    <w:rsid w:val="037B196F"/>
    <w:rsid w:val="03800D34"/>
    <w:rsid w:val="03836A76"/>
    <w:rsid w:val="03A5079A"/>
    <w:rsid w:val="03AC38D7"/>
    <w:rsid w:val="03B64756"/>
    <w:rsid w:val="03BF7149"/>
    <w:rsid w:val="03E017D2"/>
    <w:rsid w:val="03E07A24"/>
    <w:rsid w:val="03EC461B"/>
    <w:rsid w:val="03F4527E"/>
    <w:rsid w:val="04096F7B"/>
    <w:rsid w:val="040A2CF3"/>
    <w:rsid w:val="040C0819"/>
    <w:rsid w:val="040C25C7"/>
    <w:rsid w:val="040C7261"/>
    <w:rsid w:val="04115E30"/>
    <w:rsid w:val="04155920"/>
    <w:rsid w:val="041A3623"/>
    <w:rsid w:val="043B2EAD"/>
    <w:rsid w:val="04455AD9"/>
    <w:rsid w:val="04477AA3"/>
    <w:rsid w:val="044B1342"/>
    <w:rsid w:val="044D4DC4"/>
    <w:rsid w:val="045B70AB"/>
    <w:rsid w:val="04602913"/>
    <w:rsid w:val="04614531"/>
    <w:rsid w:val="046C12B8"/>
    <w:rsid w:val="047B14FB"/>
    <w:rsid w:val="048760F2"/>
    <w:rsid w:val="04BF763A"/>
    <w:rsid w:val="04D37589"/>
    <w:rsid w:val="04D806FC"/>
    <w:rsid w:val="04F27A0F"/>
    <w:rsid w:val="04F76DD4"/>
    <w:rsid w:val="05143E2A"/>
    <w:rsid w:val="05163529"/>
    <w:rsid w:val="051931EE"/>
    <w:rsid w:val="051F457C"/>
    <w:rsid w:val="05257DE5"/>
    <w:rsid w:val="052D6C99"/>
    <w:rsid w:val="053310B5"/>
    <w:rsid w:val="053F077B"/>
    <w:rsid w:val="05483AD3"/>
    <w:rsid w:val="054C2C19"/>
    <w:rsid w:val="054E5890"/>
    <w:rsid w:val="055C132D"/>
    <w:rsid w:val="055C757F"/>
    <w:rsid w:val="05720B50"/>
    <w:rsid w:val="057E12A3"/>
    <w:rsid w:val="0580326D"/>
    <w:rsid w:val="05922FA0"/>
    <w:rsid w:val="05A827C4"/>
    <w:rsid w:val="05AF3B52"/>
    <w:rsid w:val="05B13C4F"/>
    <w:rsid w:val="05B44CC5"/>
    <w:rsid w:val="05C50C80"/>
    <w:rsid w:val="05C869C2"/>
    <w:rsid w:val="05EA6938"/>
    <w:rsid w:val="05EF03F3"/>
    <w:rsid w:val="05EF21A1"/>
    <w:rsid w:val="05FE0636"/>
    <w:rsid w:val="06015749"/>
    <w:rsid w:val="06141C07"/>
    <w:rsid w:val="061816F7"/>
    <w:rsid w:val="061834A6"/>
    <w:rsid w:val="061D76FA"/>
    <w:rsid w:val="06287461"/>
    <w:rsid w:val="062956B3"/>
    <w:rsid w:val="06400C4E"/>
    <w:rsid w:val="065763C9"/>
    <w:rsid w:val="066B5CCB"/>
    <w:rsid w:val="06712BB6"/>
    <w:rsid w:val="067601CC"/>
    <w:rsid w:val="0685574C"/>
    <w:rsid w:val="06874187"/>
    <w:rsid w:val="068B677B"/>
    <w:rsid w:val="068C7C4C"/>
    <w:rsid w:val="069A210C"/>
    <w:rsid w:val="06A967F3"/>
    <w:rsid w:val="06B17456"/>
    <w:rsid w:val="06B34F7C"/>
    <w:rsid w:val="06BA7F39"/>
    <w:rsid w:val="06BB2083"/>
    <w:rsid w:val="06BD5DFB"/>
    <w:rsid w:val="06BE6A91"/>
    <w:rsid w:val="06C33D3B"/>
    <w:rsid w:val="06CB676A"/>
    <w:rsid w:val="06D303C0"/>
    <w:rsid w:val="06E577B0"/>
    <w:rsid w:val="06F7755F"/>
    <w:rsid w:val="06FA0DFD"/>
    <w:rsid w:val="070000D4"/>
    <w:rsid w:val="070E6657"/>
    <w:rsid w:val="071C5217"/>
    <w:rsid w:val="07202197"/>
    <w:rsid w:val="07261BF2"/>
    <w:rsid w:val="072A2FCD"/>
    <w:rsid w:val="072B7208"/>
    <w:rsid w:val="07465DF0"/>
    <w:rsid w:val="075A7AEE"/>
    <w:rsid w:val="0765096C"/>
    <w:rsid w:val="076619FA"/>
    <w:rsid w:val="07683FB9"/>
    <w:rsid w:val="07697D31"/>
    <w:rsid w:val="0774295E"/>
    <w:rsid w:val="07794418"/>
    <w:rsid w:val="077E32FE"/>
    <w:rsid w:val="07AA0D3A"/>
    <w:rsid w:val="07AF7E3A"/>
    <w:rsid w:val="07B471FE"/>
    <w:rsid w:val="07BA233A"/>
    <w:rsid w:val="07C66F31"/>
    <w:rsid w:val="07C84A57"/>
    <w:rsid w:val="07E04497"/>
    <w:rsid w:val="07E62D33"/>
    <w:rsid w:val="07F67816"/>
    <w:rsid w:val="07F817E1"/>
    <w:rsid w:val="080D74CB"/>
    <w:rsid w:val="081128A2"/>
    <w:rsid w:val="08193505"/>
    <w:rsid w:val="084A1910"/>
    <w:rsid w:val="08624EAC"/>
    <w:rsid w:val="0869175B"/>
    <w:rsid w:val="086E1AA3"/>
    <w:rsid w:val="08781868"/>
    <w:rsid w:val="087D3A94"/>
    <w:rsid w:val="087F5A5E"/>
    <w:rsid w:val="08836BD0"/>
    <w:rsid w:val="088E7A4F"/>
    <w:rsid w:val="08955281"/>
    <w:rsid w:val="08C43471"/>
    <w:rsid w:val="08CB0CA3"/>
    <w:rsid w:val="08CC67C9"/>
    <w:rsid w:val="08E12275"/>
    <w:rsid w:val="09012917"/>
    <w:rsid w:val="090317AC"/>
    <w:rsid w:val="09093579"/>
    <w:rsid w:val="0911242E"/>
    <w:rsid w:val="091A12E3"/>
    <w:rsid w:val="091A60A4"/>
    <w:rsid w:val="091D7025"/>
    <w:rsid w:val="09287EA3"/>
    <w:rsid w:val="092B34F0"/>
    <w:rsid w:val="09442803"/>
    <w:rsid w:val="094602C1"/>
    <w:rsid w:val="0955056D"/>
    <w:rsid w:val="095A3DD5"/>
    <w:rsid w:val="0966277A"/>
    <w:rsid w:val="09664528"/>
    <w:rsid w:val="09864BCA"/>
    <w:rsid w:val="098F1CD1"/>
    <w:rsid w:val="09976DD7"/>
    <w:rsid w:val="09A0594F"/>
    <w:rsid w:val="09AA18C7"/>
    <w:rsid w:val="09AD3309"/>
    <w:rsid w:val="09AF2373"/>
    <w:rsid w:val="09C64E32"/>
    <w:rsid w:val="09C676BC"/>
    <w:rsid w:val="09CF031F"/>
    <w:rsid w:val="09CF47C3"/>
    <w:rsid w:val="09DE0562"/>
    <w:rsid w:val="09E35FBD"/>
    <w:rsid w:val="09EA6F07"/>
    <w:rsid w:val="09F67FE5"/>
    <w:rsid w:val="0A051F93"/>
    <w:rsid w:val="0A053D41"/>
    <w:rsid w:val="0A0A1357"/>
    <w:rsid w:val="0A0F2E11"/>
    <w:rsid w:val="0A334D52"/>
    <w:rsid w:val="0A417B14"/>
    <w:rsid w:val="0A560A40"/>
    <w:rsid w:val="0A60366D"/>
    <w:rsid w:val="0A634F0B"/>
    <w:rsid w:val="0A636CB9"/>
    <w:rsid w:val="0A6A0048"/>
    <w:rsid w:val="0A71587A"/>
    <w:rsid w:val="0A8F6E7E"/>
    <w:rsid w:val="0A92134D"/>
    <w:rsid w:val="0A981059"/>
    <w:rsid w:val="0A99092D"/>
    <w:rsid w:val="0A9C4A9B"/>
    <w:rsid w:val="0AA55524"/>
    <w:rsid w:val="0AA7304A"/>
    <w:rsid w:val="0AAA48E8"/>
    <w:rsid w:val="0AB1659F"/>
    <w:rsid w:val="0AB67731"/>
    <w:rsid w:val="0AD876A7"/>
    <w:rsid w:val="0AD96F7B"/>
    <w:rsid w:val="0ADF27E4"/>
    <w:rsid w:val="0AE05CC8"/>
    <w:rsid w:val="0AE41BA8"/>
    <w:rsid w:val="0AE4604C"/>
    <w:rsid w:val="0AE528B4"/>
    <w:rsid w:val="0AF64433"/>
    <w:rsid w:val="0AF81AF7"/>
    <w:rsid w:val="0AF938ED"/>
    <w:rsid w:val="0B016BFE"/>
    <w:rsid w:val="0B077F8D"/>
    <w:rsid w:val="0B21747F"/>
    <w:rsid w:val="0B3118E9"/>
    <w:rsid w:val="0B3C7C36"/>
    <w:rsid w:val="0B460AB5"/>
    <w:rsid w:val="0B464611"/>
    <w:rsid w:val="0B4C2B18"/>
    <w:rsid w:val="0B4F5282"/>
    <w:rsid w:val="0B50509B"/>
    <w:rsid w:val="0B52745A"/>
    <w:rsid w:val="0B6B051B"/>
    <w:rsid w:val="0B6E7BBE"/>
    <w:rsid w:val="0B7C0033"/>
    <w:rsid w:val="0B7E389C"/>
    <w:rsid w:val="0B7F5D75"/>
    <w:rsid w:val="0B81389B"/>
    <w:rsid w:val="0B9A2BAF"/>
    <w:rsid w:val="0B9A495D"/>
    <w:rsid w:val="0B9F3D21"/>
    <w:rsid w:val="0BA05A8A"/>
    <w:rsid w:val="0BB35A1E"/>
    <w:rsid w:val="0BC7245A"/>
    <w:rsid w:val="0BD25EA5"/>
    <w:rsid w:val="0BDC31C7"/>
    <w:rsid w:val="0C006EB6"/>
    <w:rsid w:val="0C04484A"/>
    <w:rsid w:val="0C061FF2"/>
    <w:rsid w:val="0C2B1A59"/>
    <w:rsid w:val="0C2E0560"/>
    <w:rsid w:val="0C2F32F7"/>
    <w:rsid w:val="0C3721AC"/>
    <w:rsid w:val="0C3E353A"/>
    <w:rsid w:val="0C3E79DE"/>
    <w:rsid w:val="0C4274CE"/>
    <w:rsid w:val="0C436DA2"/>
    <w:rsid w:val="0C4A65F8"/>
    <w:rsid w:val="0C4D617B"/>
    <w:rsid w:val="0C550884"/>
    <w:rsid w:val="0C5B571D"/>
    <w:rsid w:val="0C6805B7"/>
    <w:rsid w:val="0C7B02EA"/>
    <w:rsid w:val="0C886EAB"/>
    <w:rsid w:val="0C8A677F"/>
    <w:rsid w:val="0C937D2A"/>
    <w:rsid w:val="0C9413AC"/>
    <w:rsid w:val="0CA27F6D"/>
    <w:rsid w:val="0CBD0903"/>
    <w:rsid w:val="0CC06645"/>
    <w:rsid w:val="0CC779D3"/>
    <w:rsid w:val="0CCE0D62"/>
    <w:rsid w:val="0CEA5470"/>
    <w:rsid w:val="0CF47D26"/>
    <w:rsid w:val="0CF54541"/>
    <w:rsid w:val="0CF602B9"/>
    <w:rsid w:val="0CFD33F5"/>
    <w:rsid w:val="0D077DD0"/>
    <w:rsid w:val="0D0A63B0"/>
    <w:rsid w:val="0D0B5B12"/>
    <w:rsid w:val="0D0C3638"/>
    <w:rsid w:val="0D0F4ED6"/>
    <w:rsid w:val="0D227363"/>
    <w:rsid w:val="0D277EA4"/>
    <w:rsid w:val="0D3249B2"/>
    <w:rsid w:val="0D3861DB"/>
    <w:rsid w:val="0D3A1F53"/>
    <w:rsid w:val="0D4B4161"/>
    <w:rsid w:val="0D501777"/>
    <w:rsid w:val="0D5374B9"/>
    <w:rsid w:val="0D5B011C"/>
    <w:rsid w:val="0D5D26C8"/>
    <w:rsid w:val="0D6330A7"/>
    <w:rsid w:val="0D6B4803"/>
    <w:rsid w:val="0D761386"/>
    <w:rsid w:val="0D7731A8"/>
    <w:rsid w:val="0D7D0092"/>
    <w:rsid w:val="0D8026E5"/>
    <w:rsid w:val="0D837D9E"/>
    <w:rsid w:val="0D951880"/>
    <w:rsid w:val="0DA90E87"/>
    <w:rsid w:val="0DB5782C"/>
    <w:rsid w:val="0DC21F49"/>
    <w:rsid w:val="0DC363ED"/>
    <w:rsid w:val="0DD521DE"/>
    <w:rsid w:val="0DDF0D4D"/>
    <w:rsid w:val="0DED346A"/>
    <w:rsid w:val="0E060087"/>
    <w:rsid w:val="0E1529C0"/>
    <w:rsid w:val="0E39220B"/>
    <w:rsid w:val="0E39496E"/>
    <w:rsid w:val="0E4817A8"/>
    <w:rsid w:val="0E5928AD"/>
    <w:rsid w:val="0E6574A4"/>
    <w:rsid w:val="0E6B438E"/>
    <w:rsid w:val="0E6E3480"/>
    <w:rsid w:val="0E707BF7"/>
    <w:rsid w:val="0E772D33"/>
    <w:rsid w:val="0E8518F4"/>
    <w:rsid w:val="0E902251"/>
    <w:rsid w:val="0E9C0022"/>
    <w:rsid w:val="0EB8161F"/>
    <w:rsid w:val="0EBA1FCC"/>
    <w:rsid w:val="0EC20452"/>
    <w:rsid w:val="0ECD6DF7"/>
    <w:rsid w:val="0ED62150"/>
    <w:rsid w:val="0F00541F"/>
    <w:rsid w:val="0F024CF3"/>
    <w:rsid w:val="0F056591"/>
    <w:rsid w:val="0F1A19E5"/>
    <w:rsid w:val="0F1D7D7F"/>
    <w:rsid w:val="0F227143"/>
    <w:rsid w:val="0F242EBB"/>
    <w:rsid w:val="0F4075C9"/>
    <w:rsid w:val="0F4446C6"/>
    <w:rsid w:val="0F4E1CE6"/>
    <w:rsid w:val="0F7200CA"/>
    <w:rsid w:val="0F76123D"/>
    <w:rsid w:val="0F7A6F7F"/>
    <w:rsid w:val="0F81030D"/>
    <w:rsid w:val="0F9D2C6D"/>
    <w:rsid w:val="0FB12275"/>
    <w:rsid w:val="0FB129CD"/>
    <w:rsid w:val="0FC14BAE"/>
    <w:rsid w:val="0FCB1378"/>
    <w:rsid w:val="0FCE2E27"/>
    <w:rsid w:val="0FD46404"/>
    <w:rsid w:val="0FDA17CC"/>
    <w:rsid w:val="0FDE2597"/>
    <w:rsid w:val="0FE10DAC"/>
    <w:rsid w:val="0FF763C2"/>
    <w:rsid w:val="0FFB6A43"/>
    <w:rsid w:val="100449D5"/>
    <w:rsid w:val="10156CA8"/>
    <w:rsid w:val="10247753"/>
    <w:rsid w:val="102E38C6"/>
    <w:rsid w:val="104135F9"/>
    <w:rsid w:val="104973AF"/>
    <w:rsid w:val="10572E1C"/>
    <w:rsid w:val="106C2D6C"/>
    <w:rsid w:val="106D2640"/>
    <w:rsid w:val="106D43EE"/>
    <w:rsid w:val="107C119C"/>
    <w:rsid w:val="10831E63"/>
    <w:rsid w:val="1092421A"/>
    <w:rsid w:val="109951E3"/>
    <w:rsid w:val="109A0F5B"/>
    <w:rsid w:val="109C4CD3"/>
    <w:rsid w:val="10A87B1C"/>
    <w:rsid w:val="10AA73F0"/>
    <w:rsid w:val="10B244F7"/>
    <w:rsid w:val="10B65D95"/>
    <w:rsid w:val="10B9383C"/>
    <w:rsid w:val="10BC5375"/>
    <w:rsid w:val="10CF32FA"/>
    <w:rsid w:val="10D206F5"/>
    <w:rsid w:val="10E24EFD"/>
    <w:rsid w:val="10E32902"/>
    <w:rsid w:val="10EA3C90"/>
    <w:rsid w:val="10EE19D3"/>
    <w:rsid w:val="10F530D6"/>
    <w:rsid w:val="10FF7000"/>
    <w:rsid w:val="110A1792"/>
    <w:rsid w:val="110A60E1"/>
    <w:rsid w:val="110E4FD8"/>
    <w:rsid w:val="111E1B8C"/>
    <w:rsid w:val="11252483"/>
    <w:rsid w:val="112C24FB"/>
    <w:rsid w:val="113114B2"/>
    <w:rsid w:val="11423ACC"/>
    <w:rsid w:val="11531836"/>
    <w:rsid w:val="115563A0"/>
    <w:rsid w:val="116369AF"/>
    <w:rsid w:val="116A5D17"/>
    <w:rsid w:val="116F23E8"/>
    <w:rsid w:val="117143B2"/>
    <w:rsid w:val="117479FE"/>
    <w:rsid w:val="118539B9"/>
    <w:rsid w:val="119201CD"/>
    <w:rsid w:val="119F0F1F"/>
    <w:rsid w:val="11A65EF9"/>
    <w:rsid w:val="11A96108"/>
    <w:rsid w:val="11B60016"/>
    <w:rsid w:val="11B76268"/>
    <w:rsid w:val="11C31E52"/>
    <w:rsid w:val="11C444E1"/>
    <w:rsid w:val="11CE5360"/>
    <w:rsid w:val="11D02E86"/>
    <w:rsid w:val="11DC7A7D"/>
    <w:rsid w:val="11DE5560"/>
    <w:rsid w:val="11F1104F"/>
    <w:rsid w:val="11F8418B"/>
    <w:rsid w:val="11FC3C7B"/>
    <w:rsid w:val="11FF42A8"/>
    <w:rsid w:val="120E1C01"/>
    <w:rsid w:val="12103BCB"/>
    <w:rsid w:val="12142B76"/>
    <w:rsid w:val="121511E1"/>
    <w:rsid w:val="12176D07"/>
    <w:rsid w:val="12257498"/>
    <w:rsid w:val="122907E8"/>
    <w:rsid w:val="122E5DFF"/>
    <w:rsid w:val="123553DF"/>
    <w:rsid w:val="123B6EE8"/>
    <w:rsid w:val="123F625E"/>
    <w:rsid w:val="12463148"/>
    <w:rsid w:val="12751C80"/>
    <w:rsid w:val="1277225B"/>
    <w:rsid w:val="127777A6"/>
    <w:rsid w:val="12802AFE"/>
    <w:rsid w:val="12816876"/>
    <w:rsid w:val="12850115"/>
    <w:rsid w:val="12A367ED"/>
    <w:rsid w:val="12B207DE"/>
    <w:rsid w:val="12BA7692"/>
    <w:rsid w:val="12CA1FCB"/>
    <w:rsid w:val="12CA20DA"/>
    <w:rsid w:val="12CF1390"/>
    <w:rsid w:val="12D04177"/>
    <w:rsid w:val="12D07198"/>
    <w:rsid w:val="12F62DC0"/>
    <w:rsid w:val="130C6140"/>
    <w:rsid w:val="13223BB5"/>
    <w:rsid w:val="1323348A"/>
    <w:rsid w:val="13337B71"/>
    <w:rsid w:val="134A0A16"/>
    <w:rsid w:val="13573133"/>
    <w:rsid w:val="135B70C7"/>
    <w:rsid w:val="13655850"/>
    <w:rsid w:val="137F2DB6"/>
    <w:rsid w:val="138008DC"/>
    <w:rsid w:val="138959E3"/>
    <w:rsid w:val="13897791"/>
    <w:rsid w:val="13946135"/>
    <w:rsid w:val="13A4281C"/>
    <w:rsid w:val="13D053C0"/>
    <w:rsid w:val="13E76BAD"/>
    <w:rsid w:val="13ED41C3"/>
    <w:rsid w:val="140212F1"/>
    <w:rsid w:val="14096B23"/>
    <w:rsid w:val="140F196A"/>
    <w:rsid w:val="141622AE"/>
    <w:rsid w:val="141F1A80"/>
    <w:rsid w:val="14291C62"/>
    <w:rsid w:val="142D2812"/>
    <w:rsid w:val="143040B0"/>
    <w:rsid w:val="14363F8E"/>
    <w:rsid w:val="145772FE"/>
    <w:rsid w:val="145A2EDB"/>
    <w:rsid w:val="14624025"/>
    <w:rsid w:val="14661880"/>
    <w:rsid w:val="146D2C0E"/>
    <w:rsid w:val="146E4BD8"/>
    <w:rsid w:val="148443FC"/>
    <w:rsid w:val="148F7029"/>
    <w:rsid w:val="14952165"/>
    <w:rsid w:val="14A16D5C"/>
    <w:rsid w:val="14A30D26"/>
    <w:rsid w:val="14AD74AF"/>
    <w:rsid w:val="14BB6070"/>
    <w:rsid w:val="14E07884"/>
    <w:rsid w:val="14E11B08"/>
    <w:rsid w:val="14EB7FD7"/>
    <w:rsid w:val="14F60FB2"/>
    <w:rsid w:val="14F74BCE"/>
    <w:rsid w:val="15121A08"/>
    <w:rsid w:val="152754B3"/>
    <w:rsid w:val="152A4FA3"/>
    <w:rsid w:val="153454B8"/>
    <w:rsid w:val="153674A4"/>
    <w:rsid w:val="15431BC1"/>
    <w:rsid w:val="15496F89"/>
    <w:rsid w:val="155E69FB"/>
    <w:rsid w:val="15660197"/>
    <w:rsid w:val="156C55BC"/>
    <w:rsid w:val="15875F52"/>
    <w:rsid w:val="15916827"/>
    <w:rsid w:val="15922537"/>
    <w:rsid w:val="15943274"/>
    <w:rsid w:val="15A36452"/>
    <w:rsid w:val="15A563D8"/>
    <w:rsid w:val="15AF54A9"/>
    <w:rsid w:val="15B36D47"/>
    <w:rsid w:val="15BD1974"/>
    <w:rsid w:val="15C301DF"/>
    <w:rsid w:val="15D171CD"/>
    <w:rsid w:val="15D5735F"/>
    <w:rsid w:val="15D60C87"/>
    <w:rsid w:val="15E433A4"/>
    <w:rsid w:val="15FD6214"/>
    <w:rsid w:val="160457F4"/>
    <w:rsid w:val="161B48EC"/>
    <w:rsid w:val="16295093"/>
    <w:rsid w:val="162B2D81"/>
    <w:rsid w:val="163836F0"/>
    <w:rsid w:val="163C6D3C"/>
    <w:rsid w:val="163D0D06"/>
    <w:rsid w:val="16423B4D"/>
    <w:rsid w:val="16454738"/>
    <w:rsid w:val="16534086"/>
    <w:rsid w:val="165A5414"/>
    <w:rsid w:val="165D6CB3"/>
    <w:rsid w:val="16702E8A"/>
    <w:rsid w:val="1670662E"/>
    <w:rsid w:val="1675224E"/>
    <w:rsid w:val="16797F90"/>
    <w:rsid w:val="16922E00"/>
    <w:rsid w:val="169C77DB"/>
    <w:rsid w:val="169F1079"/>
    <w:rsid w:val="16A24B17"/>
    <w:rsid w:val="16A668AC"/>
    <w:rsid w:val="16A7425A"/>
    <w:rsid w:val="16B70AB9"/>
    <w:rsid w:val="16B9079E"/>
    <w:rsid w:val="16C23ECA"/>
    <w:rsid w:val="16D01B7A"/>
    <w:rsid w:val="16E83E16"/>
    <w:rsid w:val="16F615E1"/>
    <w:rsid w:val="17035AAC"/>
    <w:rsid w:val="1703785A"/>
    <w:rsid w:val="17164A9B"/>
    <w:rsid w:val="171750B3"/>
    <w:rsid w:val="171B1048"/>
    <w:rsid w:val="174165D4"/>
    <w:rsid w:val="174762AE"/>
    <w:rsid w:val="17480346"/>
    <w:rsid w:val="17555BDC"/>
    <w:rsid w:val="175E0F34"/>
    <w:rsid w:val="17602EFE"/>
    <w:rsid w:val="17680005"/>
    <w:rsid w:val="17742506"/>
    <w:rsid w:val="17793FC0"/>
    <w:rsid w:val="178A4698"/>
    <w:rsid w:val="178F191C"/>
    <w:rsid w:val="17946704"/>
    <w:rsid w:val="17AA4179"/>
    <w:rsid w:val="17AB1198"/>
    <w:rsid w:val="17C4348D"/>
    <w:rsid w:val="17C52D61"/>
    <w:rsid w:val="17CA0378"/>
    <w:rsid w:val="17CD1C16"/>
    <w:rsid w:val="17DA4A5F"/>
    <w:rsid w:val="17EE050A"/>
    <w:rsid w:val="17F24B42"/>
    <w:rsid w:val="17F51899"/>
    <w:rsid w:val="1807337A"/>
    <w:rsid w:val="18100480"/>
    <w:rsid w:val="18185587"/>
    <w:rsid w:val="181900BF"/>
    <w:rsid w:val="181B0BD3"/>
    <w:rsid w:val="1825554C"/>
    <w:rsid w:val="18255B2F"/>
    <w:rsid w:val="183234D9"/>
    <w:rsid w:val="18383533"/>
    <w:rsid w:val="18463EA2"/>
    <w:rsid w:val="185365BF"/>
    <w:rsid w:val="185C36C6"/>
    <w:rsid w:val="185F31B6"/>
    <w:rsid w:val="186314A8"/>
    <w:rsid w:val="186D7E13"/>
    <w:rsid w:val="18780E6A"/>
    <w:rsid w:val="18925339"/>
    <w:rsid w:val="189C7F66"/>
    <w:rsid w:val="18A230A3"/>
    <w:rsid w:val="18A64941"/>
    <w:rsid w:val="18AF5EEB"/>
    <w:rsid w:val="18B76B4E"/>
    <w:rsid w:val="18D771F0"/>
    <w:rsid w:val="18D92F68"/>
    <w:rsid w:val="18DC4807"/>
    <w:rsid w:val="18FA4C8D"/>
    <w:rsid w:val="18FE4FFE"/>
    <w:rsid w:val="18FF22A3"/>
    <w:rsid w:val="19011516"/>
    <w:rsid w:val="190170E1"/>
    <w:rsid w:val="19050AC6"/>
    <w:rsid w:val="19055189"/>
    <w:rsid w:val="190873AA"/>
    <w:rsid w:val="19157D18"/>
    <w:rsid w:val="1917583F"/>
    <w:rsid w:val="192561AE"/>
    <w:rsid w:val="192A37C4"/>
    <w:rsid w:val="192B4E46"/>
    <w:rsid w:val="192C753C"/>
    <w:rsid w:val="193258B9"/>
    <w:rsid w:val="1934019F"/>
    <w:rsid w:val="19362169"/>
    <w:rsid w:val="194128BC"/>
    <w:rsid w:val="194849D3"/>
    <w:rsid w:val="19566367"/>
    <w:rsid w:val="1958241D"/>
    <w:rsid w:val="19597C05"/>
    <w:rsid w:val="195E346D"/>
    <w:rsid w:val="19600F94"/>
    <w:rsid w:val="197242FB"/>
    <w:rsid w:val="1990114D"/>
    <w:rsid w:val="199B021E"/>
    <w:rsid w:val="199B52F9"/>
    <w:rsid w:val="199C5A2A"/>
    <w:rsid w:val="199E1ABC"/>
    <w:rsid w:val="19A03A86"/>
    <w:rsid w:val="19A74E14"/>
    <w:rsid w:val="19AA66B3"/>
    <w:rsid w:val="19AD656C"/>
    <w:rsid w:val="19C01A32"/>
    <w:rsid w:val="19C239FC"/>
    <w:rsid w:val="19CF6119"/>
    <w:rsid w:val="19E219A9"/>
    <w:rsid w:val="19E318F9"/>
    <w:rsid w:val="19E40B44"/>
    <w:rsid w:val="19EF40C6"/>
    <w:rsid w:val="19FE255B"/>
    <w:rsid w:val="1A085187"/>
    <w:rsid w:val="1A18361C"/>
    <w:rsid w:val="1A18407F"/>
    <w:rsid w:val="1A1B135F"/>
    <w:rsid w:val="1A1C5BA1"/>
    <w:rsid w:val="1A22449B"/>
    <w:rsid w:val="1A277D03"/>
    <w:rsid w:val="1A2F003B"/>
    <w:rsid w:val="1A451613"/>
    <w:rsid w:val="1A5B175B"/>
    <w:rsid w:val="1A734CF7"/>
    <w:rsid w:val="1A75281D"/>
    <w:rsid w:val="1A7C004F"/>
    <w:rsid w:val="1A7F18ED"/>
    <w:rsid w:val="1A884757"/>
    <w:rsid w:val="1AA43102"/>
    <w:rsid w:val="1AB31597"/>
    <w:rsid w:val="1ABC48F0"/>
    <w:rsid w:val="1ABD5F72"/>
    <w:rsid w:val="1ACE017F"/>
    <w:rsid w:val="1AD31C39"/>
    <w:rsid w:val="1ADD03C2"/>
    <w:rsid w:val="1ADD2ED7"/>
    <w:rsid w:val="1AE6196C"/>
    <w:rsid w:val="1AEB2ADF"/>
    <w:rsid w:val="1AEB6F83"/>
    <w:rsid w:val="1AF24BE0"/>
    <w:rsid w:val="1AFC4CEC"/>
    <w:rsid w:val="1AFC6A9A"/>
    <w:rsid w:val="1B003AD9"/>
    <w:rsid w:val="1B0A0C80"/>
    <w:rsid w:val="1B165C0F"/>
    <w:rsid w:val="1B1C0EEA"/>
    <w:rsid w:val="1B244243"/>
    <w:rsid w:val="1B370FEF"/>
    <w:rsid w:val="1B385EE5"/>
    <w:rsid w:val="1B395F40"/>
    <w:rsid w:val="1B4D19EC"/>
    <w:rsid w:val="1B4F12C0"/>
    <w:rsid w:val="1B6328CC"/>
    <w:rsid w:val="1B6D3E49"/>
    <w:rsid w:val="1B6F3710"/>
    <w:rsid w:val="1B8076CB"/>
    <w:rsid w:val="1B8847D2"/>
    <w:rsid w:val="1B8A054A"/>
    <w:rsid w:val="1B8D7E84"/>
    <w:rsid w:val="1B8F3DB2"/>
    <w:rsid w:val="1B925650"/>
    <w:rsid w:val="1B9C027D"/>
    <w:rsid w:val="1BA035D3"/>
    <w:rsid w:val="1BA3160C"/>
    <w:rsid w:val="1BA34284"/>
    <w:rsid w:val="1BB47375"/>
    <w:rsid w:val="1BBE1FA1"/>
    <w:rsid w:val="1BCC0B62"/>
    <w:rsid w:val="1BD73063"/>
    <w:rsid w:val="1BE063BC"/>
    <w:rsid w:val="1BE42510"/>
    <w:rsid w:val="1BE964F4"/>
    <w:rsid w:val="1BF706FA"/>
    <w:rsid w:val="1C0320AA"/>
    <w:rsid w:val="1C0A51E7"/>
    <w:rsid w:val="1C2344FA"/>
    <w:rsid w:val="1C2C33AF"/>
    <w:rsid w:val="1C2D1D0B"/>
    <w:rsid w:val="1C316C17"/>
    <w:rsid w:val="1C331EB6"/>
    <w:rsid w:val="1C387FA6"/>
    <w:rsid w:val="1C4F52EF"/>
    <w:rsid w:val="1C550F17"/>
    <w:rsid w:val="1C56042C"/>
    <w:rsid w:val="1C5A616E"/>
    <w:rsid w:val="1C5B5A42"/>
    <w:rsid w:val="1C640D9B"/>
    <w:rsid w:val="1C651DCF"/>
    <w:rsid w:val="1C674A6D"/>
    <w:rsid w:val="1C6A2EE2"/>
    <w:rsid w:val="1C6A3ED7"/>
    <w:rsid w:val="1C760ACE"/>
    <w:rsid w:val="1C7A05BE"/>
    <w:rsid w:val="1C883DA6"/>
    <w:rsid w:val="1C890801"/>
    <w:rsid w:val="1CA052F9"/>
    <w:rsid w:val="1CA92C52"/>
    <w:rsid w:val="1CBF2475"/>
    <w:rsid w:val="1CC655B2"/>
    <w:rsid w:val="1CCE7842"/>
    <w:rsid w:val="1CD61D06"/>
    <w:rsid w:val="1CE04199"/>
    <w:rsid w:val="1CFF6D16"/>
    <w:rsid w:val="1D0165EA"/>
    <w:rsid w:val="1D0B1D15"/>
    <w:rsid w:val="1D0D1432"/>
    <w:rsid w:val="1D2624F4"/>
    <w:rsid w:val="1D2F75FB"/>
    <w:rsid w:val="1D305121"/>
    <w:rsid w:val="1D322C47"/>
    <w:rsid w:val="1D383FD6"/>
    <w:rsid w:val="1D466424"/>
    <w:rsid w:val="1D491D3F"/>
    <w:rsid w:val="1D5030CD"/>
    <w:rsid w:val="1D5801D4"/>
    <w:rsid w:val="1D5C0BD9"/>
    <w:rsid w:val="1D5C5F16"/>
    <w:rsid w:val="1D6372A4"/>
    <w:rsid w:val="1D7201F6"/>
    <w:rsid w:val="1D7768AC"/>
    <w:rsid w:val="1DAB29F9"/>
    <w:rsid w:val="1DAB3EE4"/>
    <w:rsid w:val="1DB00010"/>
    <w:rsid w:val="1DC064A5"/>
    <w:rsid w:val="1DC1221D"/>
    <w:rsid w:val="1DC75A85"/>
    <w:rsid w:val="1DED3012"/>
    <w:rsid w:val="1DEF28E6"/>
    <w:rsid w:val="1DF3687A"/>
    <w:rsid w:val="1DF443A0"/>
    <w:rsid w:val="1E01086B"/>
    <w:rsid w:val="1E0D5462"/>
    <w:rsid w:val="1E4C5F8A"/>
    <w:rsid w:val="1E5170FD"/>
    <w:rsid w:val="1E522E75"/>
    <w:rsid w:val="1E57048B"/>
    <w:rsid w:val="1E635082"/>
    <w:rsid w:val="1E652BA8"/>
    <w:rsid w:val="1E6817F9"/>
    <w:rsid w:val="1E696B3C"/>
    <w:rsid w:val="1E7554E1"/>
    <w:rsid w:val="1E894AE9"/>
    <w:rsid w:val="1EB9506A"/>
    <w:rsid w:val="1ED41ADC"/>
    <w:rsid w:val="1ED55F80"/>
    <w:rsid w:val="1EDD3086"/>
    <w:rsid w:val="1EDF0BAD"/>
    <w:rsid w:val="1EF65EF6"/>
    <w:rsid w:val="1F071EB1"/>
    <w:rsid w:val="1F354A92"/>
    <w:rsid w:val="1F3D3B25"/>
    <w:rsid w:val="1F4C3235"/>
    <w:rsid w:val="1F4D3D68"/>
    <w:rsid w:val="1F6B68E4"/>
    <w:rsid w:val="1F75506D"/>
    <w:rsid w:val="1F896D6A"/>
    <w:rsid w:val="1F8B275C"/>
    <w:rsid w:val="1F95570F"/>
    <w:rsid w:val="1F9A0F77"/>
    <w:rsid w:val="1F9A2D26"/>
    <w:rsid w:val="1FA12306"/>
    <w:rsid w:val="1FB7230C"/>
    <w:rsid w:val="1FB8489F"/>
    <w:rsid w:val="1FBB5151"/>
    <w:rsid w:val="1FDB2A52"/>
    <w:rsid w:val="1FDC333E"/>
    <w:rsid w:val="1FEA6FFE"/>
    <w:rsid w:val="1FF34441"/>
    <w:rsid w:val="1FF561AE"/>
    <w:rsid w:val="1FF6798A"/>
    <w:rsid w:val="1FFE5062"/>
    <w:rsid w:val="20000DDB"/>
    <w:rsid w:val="201C198C"/>
    <w:rsid w:val="20210D51"/>
    <w:rsid w:val="20280331"/>
    <w:rsid w:val="202F433E"/>
    <w:rsid w:val="203E3020"/>
    <w:rsid w:val="204D7D98"/>
    <w:rsid w:val="205353A6"/>
    <w:rsid w:val="20573CF5"/>
    <w:rsid w:val="20586E69"/>
    <w:rsid w:val="20765541"/>
    <w:rsid w:val="20784E15"/>
    <w:rsid w:val="20887022"/>
    <w:rsid w:val="208D2162"/>
    <w:rsid w:val="208F03B0"/>
    <w:rsid w:val="20987265"/>
    <w:rsid w:val="20A91472"/>
    <w:rsid w:val="20AA6F98"/>
    <w:rsid w:val="20B83463"/>
    <w:rsid w:val="20BD316F"/>
    <w:rsid w:val="20C22534"/>
    <w:rsid w:val="20DB683A"/>
    <w:rsid w:val="20E57FD0"/>
    <w:rsid w:val="20ED20DF"/>
    <w:rsid w:val="20EE157B"/>
    <w:rsid w:val="20F052F3"/>
    <w:rsid w:val="20FB77F4"/>
    <w:rsid w:val="2100305C"/>
    <w:rsid w:val="211B1C44"/>
    <w:rsid w:val="211F7986"/>
    <w:rsid w:val="21254871"/>
    <w:rsid w:val="21294361"/>
    <w:rsid w:val="212D20A3"/>
    <w:rsid w:val="212E3725"/>
    <w:rsid w:val="21354AB4"/>
    <w:rsid w:val="21380A48"/>
    <w:rsid w:val="215018EE"/>
    <w:rsid w:val="21514F11"/>
    <w:rsid w:val="215757C2"/>
    <w:rsid w:val="21642211"/>
    <w:rsid w:val="21717AB6"/>
    <w:rsid w:val="218617B3"/>
    <w:rsid w:val="218E2416"/>
    <w:rsid w:val="218E68BA"/>
    <w:rsid w:val="219C3F27"/>
    <w:rsid w:val="219C4B33"/>
    <w:rsid w:val="219C7A82"/>
    <w:rsid w:val="21A63705"/>
    <w:rsid w:val="21B77BBF"/>
    <w:rsid w:val="21BE2CFB"/>
    <w:rsid w:val="21CA5B44"/>
    <w:rsid w:val="21D20555"/>
    <w:rsid w:val="21D70261"/>
    <w:rsid w:val="21E604A4"/>
    <w:rsid w:val="22001566"/>
    <w:rsid w:val="220969A9"/>
    <w:rsid w:val="222114DC"/>
    <w:rsid w:val="222608A0"/>
    <w:rsid w:val="22287087"/>
    <w:rsid w:val="222B5EB7"/>
    <w:rsid w:val="22317971"/>
    <w:rsid w:val="223C1E72"/>
    <w:rsid w:val="224F7DF7"/>
    <w:rsid w:val="22602004"/>
    <w:rsid w:val="226513C9"/>
    <w:rsid w:val="226F0499"/>
    <w:rsid w:val="22737F8A"/>
    <w:rsid w:val="22820D4B"/>
    <w:rsid w:val="22833F45"/>
    <w:rsid w:val="228C2DF9"/>
    <w:rsid w:val="22947F00"/>
    <w:rsid w:val="22C610B8"/>
    <w:rsid w:val="22CA56D0"/>
    <w:rsid w:val="22DE117B"/>
    <w:rsid w:val="22E5233E"/>
    <w:rsid w:val="22EE5862"/>
    <w:rsid w:val="22F4274D"/>
    <w:rsid w:val="22F56BF1"/>
    <w:rsid w:val="230230BC"/>
    <w:rsid w:val="230A4E08"/>
    <w:rsid w:val="230C7A96"/>
    <w:rsid w:val="2318643B"/>
    <w:rsid w:val="2320592D"/>
    <w:rsid w:val="232B092B"/>
    <w:rsid w:val="2339045D"/>
    <w:rsid w:val="234026DC"/>
    <w:rsid w:val="234D0572"/>
    <w:rsid w:val="23503E27"/>
    <w:rsid w:val="2351194D"/>
    <w:rsid w:val="2357459F"/>
    <w:rsid w:val="235C6C70"/>
    <w:rsid w:val="235F0836"/>
    <w:rsid w:val="237D0994"/>
    <w:rsid w:val="23977A27"/>
    <w:rsid w:val="239A1546"/>
    <w:rsid w:val="23A75A11"/>
    <w:rsid w:val="23B56380"/>
    <w:rsid w:val="23B720F8"/>
    <w:rsid w:val="23BE0880"/>
    <w:rsid w:val="23C2284B"/>
    <w:rsid w:val="23DA7B95"/>
    <w:rsid w:val="23E46C65"/>
    <w:rsid w:val="23F07BFB"/>
    <w:rsid w:val="23F32A04"/>
    <w:rsid w:val="23F644A5"/>
    <w:rsid w:val="23F76998"/>
    <w:rsid w:val="240115C5"/>
    <w:rsid w:val="24084702"/>
    <w:rsid w:val="2412732E"/>
    <w:rsid w:val="241906BD"/>
    <w:rsid w:val="241C1F5B"/>
    <w:rsid w:val="24390D5F"/>
    <w:rsid w:val="2443398C"/>
    <w:rsid w:val="244E1F2B"/>
    <w:rsid w:val="24561911"/>
    <w:rsid w:val="2460453E"/>
    <w:rsid w:val="248D2E59"/>
    <w:rsid w:val="24912949"/>
    <w:rsid w:val="24AD52A9"/>
    <w:rsid w:val="24B97FD8"/>
    <w:rsid w:val="24C04FDC"/>
    <w:rsid w:val="24C20D54"/>
    <w:rsid w:val="24CC1BD3"/>
    <w:rsid w:val="24CF6FCD"/>
    <w:rsid w:val="24D32F62"/>
    <w:rsid w:val="24D93505"/>
    <w:rsid w:val="24E231A5"/>
    <w:rsid w:val="24E567F1"/>
    <w:rsid w:val="24E64AEF"/>
    <w:rsid w:val="24E72569"/>
    <w:rsid w:val="24EF141E"/>
    <w:rsid w:val="24F609FE"/>
    <w:rsid w:val="24F66C50"/>
    <w:rsid w:val="24FB7DC2"/>
    <w:rsid w:val="24FE78B3"/>
    <w:rsid w:val="2503311B"/>
    <w:rsid w:val="251B0465"/>
    <w:rsid w:val="252512E3"/>
    <w:rsid w:val="253B4663"/>
    <w:rsid w:val="254E27C7"/>
    <w:rsid w:val="254F010E"/>
    <w:rsid w:val="25560511"/>
    <w:rsid w:val="255676EF"/>
    <w:rsid w:val="256838D4"/>
    <w:rsid w:val="25761B3F"/>
    <w:rsid w:val="25781413"/>
    <w:rsid w:val="257A162F"/>
    <w:rsid w:val="258424AE"/>
    <w:rsid w:val="259124D5"/>
    <w:rsid w:val="25A93CC2"/>
    <w:rsid w:val="25B368EF"/>
    <w:rsid w:val="25B763DF"/>
    <w:rsid w:val="25C64874"/>
    <w:rsid w:val="25DA20CE"/>
    <w:rsid w:val="25DA3E7C"/>
    <w:rsid w:val="25DD24AB"/>
    <w:rsid w:val="25E371D4"/>
    <w:rsid w:val="25E92311"/>
    <w:rsid w:val="25EA2CC2"/>
    <w:rsid w:val="25F506FA"/>
    <w:rsid w:val="26040EF9"/>
    <w:rsid w:val="26084E8D"/>
    <w:rsid w:val="26094761"/>
    <w:rsid w:val="26143832"/>
    <w:rsid w:val="26190E48"/>
    <w:rsid w:val="26193268"/>
    <w:rsid w:val="2624159B"/>
    <w:rsid w:val="262A2531"/>
    <w:rsid w:val="262B0B7B"/>
    <w:rsid w:val="263C0693"/>
    <w:rsid w:val="263C1D5C"/>
    <w:rsid w:val="26415CA9"/>
    <w:rsid w:val="264D0AF2"/>
    <w:rsid w:val="26527EB6"/>
    <w:rsid w:val="26590ACC"/>
    <w:rsid w:val="265956E8"/>
    <w:rsid w:val="26642F09"/>
    <w:rsid w:val="26773DC1"/>
    <w:rsid w:val="26881B2A"/>
    <w:rsid w:val="268A0EDE"/>
    <w:rsid w:val="268A58A2"/>
    <w:rsid w:val="26920BFA"/>
    <w:rsid w:val="26924756"/>
    <w:rsid w:val="26995AE5"/>
    <w:rsid w:val="26A61FB0"/>
    <w:rsid w:val="26B66697"/>
    <w:rsid w:val="26BC6188"/>
    <w:rsid w:val="26BC7A25"/>
    <w:rsid w:val="26BE379D"/>
    <w:rsid w:val="26C80178"/>
    <w:rsid w:val="26D57D33"/>
    <w:rsid w:val="26DB60FD"/>
    <w:rsid w:val="26E75774"/>
    <w:rsid w:val="26EE1123"/>
    <w:rsid w:val="26EF3957"/>
    <w:rsid w:val="26F23447"/>
    <w:rsid w:val="26F45411"/>
    <w:rsid w:val="26FE3B9A"/>
    <w:rsid w:val="270513CC"/>
    <w:rsid w:val="27082C6B"/>
    <w:rsid w:val="271D6716"/>
    <w:rsid w:val="271E248E"/>
    <w:rsid w:val="27225ADA"/>
    <w:rsid w:val="27321C4E"/>
    <w:rsid w:val="27330032"/>
    <w:rsid w:val="27391076"/>
    <w:rsid w:val="273F48DE"/>
    <w:rsid w:val="27475541"/>
    <w:rsid w:val="27561C28"/>
    <w:rsid w:val="2769195B"/>
    <w:rsid w:val="276F4A98"/>
    <w:rsid w:val="277406A3"/>
    <w:rsid w:val="278A3680"/>
    <w:rsid w:val="27982240"/>
    <w:rsid w:val="27A504B9"/>
    <w:rsid w:val="27B23302"/>
    <w:rsid w:val="27B34984"/>
    <w:rsid w:val="27C457EA"/>
    <w:rsid w:val="27C50CF8"/>
    <w:rsid w:val="27CF123F"/>
    <w:rsid w:val="27D17500"/>
    <w:rsid w:val="27D668C5"/>
    <w:rsid w:val="27FA0805"/>
    <w:rsid w:val="280653FC"/>
    <w:rsid w:val="28074CD0"/>
    <w:rsid w:val="2809708E"/>
    <w:rsid w:val="28101DD7"/>
    <w:rsid w:val="281F026C"/>
    <w:rsid w:val="282A31F1"/>
    <w:rsid w:val="28355CE1"/>
    <w:rsid w:val="283A50A6"/>
    <w:rsid w:val="285223EF"/>
    <w:rsid w:val="286B1703"/>
    <w:rsid w:val="287405B8"/>
    <w:rsid w:val="287C56BE"/>
    <w:rsid w:val="287E6456"/>
    <w:rsid w:val="28AA3FD9"/>
    <w:rsid w:val="28AD3ACA"/>
    <w:rsid w:val="28DE3C83"/>
    <w:rsid w:val="28FE2577"/>
    <w:rsid w:val="2903193C"/>
    <w:rsid w:val="2907645A"/>
    <w:rsid w:val="2916166F"/>
    <w:rsid w:val="29300521"/>
    <w:rsid w:val="293E0BC6"/>
    <w:rsid w:val="294206B6"/>
    <w:rsid w:val="29581C87"/>
    <w:rsid w:val="29591CD4"/>
    <w:rsid w:val="296543A4"/>
    <w:rsid w:val="298E7457"/>
    <w:rsid w:val="29934A6D"/>
    <w:rsid w:val="29AC5B2F"/>
    <w:rsid w:val="29B4657B"/>
    <w:rsid w:val="29BA1263"/>
    <w:rsid w:val="29C07132"/>
    <w:rsid w:val="29D07A70"/>
    <w:rsid w:val="29D54FEB"/>
    <w:rsid w:val="29D62BAC"/>
    <w:rsid w:val="29D9792A"/>
    <w:rsid w:val="29E51041"/>
    <w:rsid w:val="2A063491"/>
    <w:rsid w:val="2A1A6F3D"/>
    <w:rsid w:val="2A351FC9"/>
    <w:rsid w:val="2A4B5348"/>
    <w:rsid w:val="2A4C2BDF"/>
    <w:rsid w:val="2A5A37DD"/>
    <w:rsid w:val="2A6603D4"/>
    <w:rsid w:val="2A704E98"/>
    <w:rsid w:val="2A726D79"/>
    <w:rsid w:val="2A842608"/>
    <w:rsid w:val="2A8940C2"/>
    <w:rsid w:val="2A9F1DCA"/>
    <w:rsid w:val="2AB81D65"/>
    <w:rsid w:val="2AC03E85"/>
    <w:rsid w:val="2AC5334C"/>
    <w:rsid w:val="2AC944BF"/>
    <w:rsid w:val="2ACB3B45"/>
    <w:rsid w:val="2AD21530"/>
    <w:rsid w:val="2ADC41F2"/>
    <w:rsid w:val="2AE477E4"/>
    <w:rsid w:val="2AEF3F25"/>
    <w:rsid w:val="2AFE23BA"/>
    <w:rsid w:val="2B1A4D1A"/>
    <w:rsid w:val="2B2A7653"/>
    <w:rsid w:val="2B2C049C"/>
    <w:rsid w:val="2B2F6A18"/>
    <w:rsid w:val="2B361B54"/>
    <w:rsid w:val="2B4A7790"/>
    <w:rsid w:val="2B4C75CA"/>
    <w:rsid w:val="2B522706"/>
    <w:rsid w:val="2B5E773F"/>
    <w:rsid w:val="2B6568DD"/>
    <w:rsid w:val="2B667F60"/>
    <w:rsid w:val="2B6F32B8"/>
    <w:rsid w:val="2B794137"/>
    <w:rsid w:val="2B844FB6"/>
    <w:rsid w:val="2B856638"/>
    <w:rsid w:val="2B8C79C6"/>
    <w:rsid w:val="2B980035"/>
    <w:rsid w:val="2BB218E8"/>
    <w:rsid w:val="2BB313F7"/>
    <w:rsid w:val="2BB46F1D"/>
    <w:rsid w:val="2BB92785"/>
    <w:rsid w:val="2BBE65D0"/>
    <w:rsid w:val="2BD13751"/>
    <w:rsid w:val="2BD17ACF"/>
    <w:rsid w:val="2BD9047F"/>
    <w:rsid w:val="2BDD6E85"/>
    <w:rsid w:val="2BEC4909"/>
    <w:rsid w:val="2BF65788"/>
    <w:rsid w:val="2C0334E2"/>
    <w:rsid w:val="2C0C5FE6"/>
    <w:rsid w:val="2C0C6D59"/>
    <w:rsid w:val="2C1005F7"/>
    <w:rsid w:val="2C2E3173"/>
    <w:rsid w:val="2C3979F2"/>
    <w:rsid w:val="2C3F0EDD"/>
    <w:rsid w:val="2C56006A"/>
    <w:rsid w:val="2C581F9E"/>
    <w:rsid w:val="2C6E531E"/>
    <w:rsid w:val="2C732BFC"/>
    <w:rsid w:val="2C752B50"/>
    <w:rsid w:val="2C7C3514"/>
    <w:rsid w:val="2C820DC9"/>
    <w:rsid w:val="2C8B5ED0"/>
    <w:rsid w:val="2C8C39F6"/>
    <w:rsid w:val="2C931228"/>
    <w:rsid w:val="2C934D84"/>
    <w:rsid w:val="2C965046"/>
    <w:rsid w:val="2C9A25B7"/>
    <w:rsid w:val="2CA848D1"/>
    <w:rsid w:val="2CAB0320"/>
    <w:rsid w:val="2CB431B9"/>
    <w:rsid w:val="2CB573F1"/>
    <w:rsid w:val="2CBF47D6"/>
    <w:rsid w:val="2CD47877"/>
    <w:rsid w:val="2CDF7FCA"/>
    <w:rsid w:val="2CEB4BC0"/>
    <w:rsid w:val="2CFB7929"/>
    <w:rsid w:val="2CFE48F4"/>
    <w:rsid w:val="2CFF0401"/>
    <w:rsid w:val="2D0068BE"/>
    <w:rsid w:val="2D03015C"/>
    <w:rsid w:val="2D2154E9"/>
    <w:rsid w:val="2D332C86"/>
    <w:rsid w:val="2D391DD0"/>
    <w:rsid w:val="2D3A16A4"/>
    <w:rsid w:val="2D450775"/>
    <w:rsid w:val="2D517119"/>
    <w:rsid w:val="2D686211"/>
    <w:rsid w:val="2D7352E2"/>
    <w:rsid w:val="2D811081"/>
    <w:rsid w:val="2D8748E9"/>
    <w:rsid w:val="2D88302B"/>
    <w:rsid w:val="2D8F7C42"/>
    <w:rsid w:val="2D9C5EBB"/>
    <w:rsid w:val="2DAC0C1E"/>
    <w:rsid w:val="2DBA2F11"/>
    <w:rsid w:val="2DC25921"/>
    <w:rsid w:val="2DC31699"/>
    <w:rsid w:val="2DD45655"/>
    <w:rsid w:val="2DDB2E87"/>
    <w:rsid w:val="2DEC1103"/>
    <w:rsid w:val="2DF14458"/>
    <w:rsid w:val="2E0221C2"/>
    <w:rsid w:val="2E051CB2"/>
    <w:rsid w:val="2E102281"/>
    <w:rsid w:val="2E1867B0"/>
    <w:rsid w:val="2E20089A"/>
    <w:rsid w:val="2E3305CD"/>
    <w:rsid w:val="2E3D769E"/>
    <w:rsid w:val="2E4C37F6"/>
    <w:rsid w:val="2E532A1D"/>
    <w:rsid w:val="2E7744DC"/>
    <w:rsid w:val="2E7A26A0"/>
    <w:rsid w:val="2E8810F4"/>
    <w:rsid w:val="2E9117E4"/>
    <w:rsid w:val="2EA85955"/>
    <w:rsid w:val="2EAE40F8"/>
    <w:rsid w:val="2EAE5763"/>
    <w:rsid w:val="2EB07E70"/>
    <w:rsid w:val="2EB46EBA"/>
    <w:rsid w:val="2EBC6814"/>
    <w:rsid w:val="2ECD27D0"/>
    <w:rsid w:val="2ECE6548"/>
    <w:rsid w:val="2ECF4C5A"/>
    <w:rsid w:val="2ED753FC"/>
    <w:rsid w:val="2EDF0755"/>
    <w:rsid w:val="2EE144CD"/>
    <w:rsid w:val="2EE23DA1"/>
    <w:rsid w:val="2EE93382"/>
    <w:rsid w:val="2EF20BCD"/>
    <w:rsid w:val="2EFB3D17"/>
    <w:rsid w:val="2F000DF7"/>
    <w:rsid w:val="2F012479"/>
    <w:rsid w:val="2F0B6A77"/>
    <w:rsid w:val="2F0B779C"/>
    <w:rsid w:val="2F0F3D19"/>
    <w:rsid w:val="2F2D326E"/>
    <w:rsid w:val="2F320885"/>
    <w:rsid w:val="2F324D29"/>
    <w:rsid w:val="2F34284F"/>
    <w:rsid w:val="2F4405B8"/>
    <w:rsid w:val="2F61116A"/>
    <w:rsid w:val="2F650C5A"/>
    <w:rsid w:val="2F6D7B0F"/>
    <w:rsid w:val="2F740E9D"/>
    <w:rsid w:val="2F921E63"/>
    <w:rsid w:val="2F994DA8"/>
    <w:rsid w:val="2FA5374C"/>
    <w:rsid w:val="2FAD2601"/>
    <w:rsid w:val="2FBB2F70"/>
    <w:rsid w:val="2FBD0A96"/>
    <w:rsid w:val="2FBE036A"/>
    <w:rsid w:val="2FC166FD"/>
    <w:rsid w:val="2FD967C5"/>
    <w:rsid w:val="2FE14059"/>
    <w:rsid w:val="2FE37DD1"/>
    <w:rsid w:val="2FF81ACE"/>
    <w:rsid w:val="30112B90"/>
    <w:rsid w:val="30152A17"/>
    <w:rsid w:val="301F52AD"/>
    <w:rsid w:val="30240B15"/>
    <w:rsid w:val="30344521"/>
    <w:rsid w:val="30456BCD"/>
    <w:rsid w:val="304B42F4"/>
    <w:rsid w:val="30647164"/>
    <w:rsid w:val="30705B08"/>
    <w:rsid w:val="307750E9"/>
    <w:rsid w:val="307D6477"/>
    <w:rsid w:val="30872E52"/>
    <w:rsid w:val="30946B8D"/>
    <w:rsid w:val="309F1F4A"/>
    <w:rsid w:val="30A47560"/>
    <w:rsid w:val="30A734F4"/>
    <w:rsid w:val="30BA3477"/>
    <w:rsid w:val="30BB2AFC"/>
    <w:rsid w:val="30CB2D3F"/>
    <w:rsid w:val="30D72E30"/>
    <w:rsid w:val="30EF15BD"/>
    <w:rsid w:val="30F304E8"/>
    <w:rsid w:val="310972F2"/>
    <w:rsid w:val="310A77EA"/>
    <w:rsid w:val="310D15A9"/>
    <w:rsid w:val="310D77FB"/>
    <w:rsid w:val="312564F4"/>
    <w:rsid w:val="3138414C"/>
    <w:rsid w:val="3139239E"/>
    <w:rsid w:val="313B4368"/>
    <w:rsid w:val="31612F97"/>
    <w:rsid w:val="3180757A"/>
    <w:rsid w:val="31886E82"/>
    <w:rsid w:val="319677F1"/>
    <w:rsid w:val="3199108F"/>
    <w:rsid w:val="31A31F0E"/>
    <w:rsid w:val="31AC6CE9"/>
    <w:rsid w:val="31BC6B2B"/>
    <w:rsid w:val="31BE4652"/>
    <w:rsid w:val="31C3610C"/>
    <w:rsid w:val="31D64091"/>
    <w:rsid w:val="31D75713"/>
    <w:rsid w:val="31DB16A7"/>
    <w:rsid w:val="31E2724D"/>
    <w:rsid w:val="31E61058"/>
    <w:rsid w:val="31ED1C9A"/>
    <w:rsid w:val="31ED3189"/>
    <w:rsid w:val="31FD5849"/>
    <w:rsid w:val="31FE0EF2"/>
    <w:rsid w:val="31FE5396"/>
    <w:rsid w:val="31FE63E8"/>
    <w:rsid w:val="3207249C"/>
    <w:rsid w:val="32075FF9"/>
    <w:rsid w:val="3225784A"/>
    <w:rsid w:val="32270449"/>
    <w:rsid w:val="32342B66"/>
    <w:rsid w:val="325944FC"/>
    <w:rsid w:val="325A081E"/>
    <w:rsid w:val="3273368E"/>
    <w:rsid w:val="327613D0"/>
    <w:rsid w:val="327B0795"/>
    <w:rsid w:val="328A09D8"/>
    <w:rsid w:val="328A75E6"/>
    <w:rsid w:val="328C11AC"/>
    <w:rsid w:val="32A55811"/>
    <w:rsid w:val="32AE0B6A"/>
    <w:rsid w:val="32B617CD"/>
    <w:rsid w:val="32BA306B"/>
    <w:rsid w:val="32BD0DAD"/>
    <w:rsid w:val="32D30E68"/>
    <w:rsid w:val="32D81743"/>
    <w:rsid w:val="32DA370D"/>
    <w:rsid w:val="32E672DE"/>
    <w:rsid w:val="32E86094"/>
    <w:rsid w:val="32FA3DAF"/>
    <w:rsid w:val="3307027A"/>
    <w:rsid w:val="330F2EF6"/>
    <w:rsid w:val="3310712F"/>
    <w:rsid w:val="33291F9F"/>
    <w:rsid w:val="33294694"/>
    <w:rsid w:val="332E1CAB"/>
    <w:rsid w:val="333948D8"/>
    <w:rsid w:val="3344502A"/>
    <w:rsid w:val="334B460B"/>
    <w:rsid w:val="335525CC"/>
    <w:rsid w:val="33596D28"/>
    <w:rsid w:val="336D08D2"/>
    <w:rsid w:val="33756E1A"/>
    <w:rsid w:val="337771AE"/>
    <w:rsid w:val="337E053C"/>
    <w:rsid w:val="337E22EA"/>
    <w:rsid w:val="33840179"/>
    <w:rsid w:val="33865643"/>
    <w:rsid w:val="338C7A7F"/>
    <w:rsid w:val="33A1247D"/>
    <w:rsid w:val="33A53D1B"/>
    <w:rsid w:val="33A65CE5"/>
    <w:rsid w:val="33B40C5F"/>
    <w:rsid w:val="33BC7909"/>
    <w:rsid w:val="33BE6B8B"/>
    <w:rsid w:val="33C06DA7"/>
    <w:rsid w:val="33C148CD"/>
    <w:rsid w:val="33C341A1"/>
    <w:rsid w:val="33D60378"/>
    <w:rsid w:val="33D94143"/>
    <w:rsid w:val="33DE547F"/>
    <w:rsid w:val="33DF6B01"/>
    <w:rsid w:val="33E10ACB"/>
    <w:rsid w:val="33F16F60"/>
    <w:rsid w:val="33F33AB4"/>
    <w:rsid w:val="33FE167D"/>
    <w:rsid w:val="340B78F6"/>
    <w:rsid w:val="340F5638"/>
    <w:rsid w:val="34140EA1"/>
    <w:rsid w:val="341C1B03"/>
    <w:rsid w:val="342310E4"/>
    <w:rsid w:val="3431735D"/>
    <w:rsid w:val="34337579"/>
    <w:rsid w:val="34476B80"/>
    <w:rsid w:val="346534AA"/>
    <w:rsid w:val="346F1641"/>
    <w:rsid w:val="34945B3E"/>
    <w:rsid w:val="349618B6"/>
    <w:rsid w:val="349873DC"/>
    <w:rsid w:val="349F4C0E"/>
    <w:rsid w:val="34A71D15"/>
    <w:rsid w:val="34AF1016"/>
    <w:rsid w:val="34C74165"/>
    <w:rsid w:val="34C957E7"/>
    <w:rsid w:val="34CE54F3"/>
    <w:rsid w:val="34CF1173"/>
    <w:rsid w:val="34D86970"/>
    <w:rsid w:val="34E70363"/>
    <w:rsid w:val="34EA5143"/>
    <w:rsid w:val="34EF0FC6"/>
    <w:rsid w:val="34F07218"/>
    <w:rsid w:val="34FA62E8"/>
    <w:rsid w:val="3509652C"/>
    <w:rsid w:val="350B4052"/>
    <w:rsid w:val="35213875"/>
    <w:rsid w:val="35245113"/>
    <w:rsid w:val="352B23F4"/>
    <w:rsid w:val="35417A73"/>
    <w:rsid w:val="35472BB0"/>
    <w:rsid w:val="356A304A"/>
    <w:rsid w:val="3579545F"/>
    <w:rsid w:val="357A4D33"/>
    <w:rsid w:val="357D65D2"/>
    <w:rsid w:val="35887450"/>
    <w:rsid w:val="35906305"/>
    <w:rsid w:val="35A10512"/>
    <w:rsid w:val="35A324DC"/>
    <w:rsid w:val="35A95619"/>
    <w:rsid w:val="35AB5F30"/>
    <w:rsid w:val="35C27027"/>
    <w:rsid w:val="35C35372"/>
    <w:rsid w:val="35C97A69"/>
    <w:rsid w:val="35CC3248"/>
    <w:rsid w:val="35D22DC1"/>
    <w:rsid w:val="35FA1FB3"/>
    <w:rsid w:val="36062A6B"/>
    <w:rsid w:val="36113FC2"/>
    <w:rsid w:val="361231BE"/>
    <w:rsid w:val="36140CE4"/>
    <w:rsid w:val="361433DA"/>
    <w:rsid w:val="361A73C3"/>
    <w:rsid w:val="364F6D4C"/>
    <w:rsid w:val="3656754F"/>
    <w:rsid w:val="3659703F"/>
    <w:rsid w:val="366C392B"/>
    <w:rsid w:val="368045CB"/>
    <w:rsid w:val="3681431A"/>
    <w:rsid w:val="36835E6A"/>
    <w:rsid w:val="36A07411"/>
    <w:rsid w:val="36A302BA"/>
    <w:rsid w:val="36CE17DB"/>
    <w:rsid w:val="36D45B38"/>
    <w:rsid w:val="36D668E1"/>
    <w:rsid w:val="36DF7544"/>
    <w:rsid w:val="37081803"/>
    <w:rsid w:val="37092813"/>
    <w:rsid w:val="370C2303"/>
    <w:rsid w:val="370E607B"/>
    <w:rsid w:val="370E7E29"/>
    <w:rsid w:val="37134E69"/>
    <w:rsid w:val="371B60A2"/>
    <w:rsid w:val="37370578"/>
    <w:rsid w:val="37377380"/>
    <w:rsid w:val="37386C54"/>
    <w:rsid w:val="374455F9"/>
    <w:rsid w:val="37557806"/>
    <w:rsid w:val="37645C9B"/>
    <w:rsid w:val="3765585A"/>
    <w:rsid w:val="37682591"/>
    <w:rsid w:val="3779138E"/>
    <w:rsid w:val="377D0B0B"/>
    <w:rsid w:val="378325C5"/>
    <w:rsid w:val="378E0F6A"/>
    <w:rsid w:val="378E1E6B"/>
    <w:rsid w:val="37977E1F"/>
    <w:rsid w:val="379A16BD"/>
    <w:rsid w:val="37B00EE0"/>
    <w:rsid w:val="37B3277F"/>
    <w:rsid w:val="37B42BA7"/>
    <w:rsid w:val="37BB5904"/>
    <w:rsid w:val="37BC33CE"/>
    <w:rsid w:val="37BF1123"/>
    <w:rsid w:val="37C2178A"/>
    <w:rsid w:val="37C36E66"/>
    <w:rsid w:val="37CB1876"/>
    <w:rsid w:val="37CB5D1A"/>
    <w:rsid w:val="37CE20FD"/>
    <w:rsid w:val="37D537FE"/>
    <w:rsid w:val="37D83F93"/>
    <w:rsid w:val="37DA5B7C"/>
    <w:rsid w:val="37DA5F8B"/>
    <w:rsid w:val="37DC7264"/>
    <w:rsid w:val="37EF7C5B"/>
    <w:rsid w:val="38044D88"/>
    <w:rsid w:val="38060B00"/>
    <w:rsid w:val="38123949"/>
    <w:rsid w:val="382D0783"/>
    <w:rsid w:val="383218F5"/>
    <w:rsid w:val="38341B11"/>
    <w:rsid w:val="38404012"/>
    <w:rsid w:val="384358B1"/>
    <w:rsid w:val="38455ACD"/>
    <w:rsid w:val="384635F3"/>
    <w:rsid w:val="38521F98"/>
    <w:rsid w:val="38523D46"/>
    <w:rsid w:val="38553C40"/>
    <w:rsid w:val="38591578"/>
    <w:rsid w:val="385E6B8E"/>
    <w:rsid w:val="387D5266"/>
    <w:rsid w:val="387E4B3B"/>
    <w:rsid w:val="387F1B3D"/>
    <w:rsid w:val="388B569F"/>
    <w:rsid w:val="388C54AA"/>
    <w:rsid w:val="389265DF"/>
    <w:rsid w:val="38926838"/>
    <w:rsid w:val="389425B0"/>
    <w:rsid w:val="38A10829"/>
    <w:rsid w:val="38A345A1"/>
    <w:rsid w:val="38A42ACA"/>
    <w:rsid w:val="38A546D9"/>
    <w:rsid w:val="38AA3B82"/>
    <w:rsid w:val="38AC78FA"/>
    <w:rsid w:val="38BD1B07"/>
    <w:rsid w:val="38C369F1"/>
    <w:rsid w:val="38C509BB"/>
    <w:rsid w:val="38CC7F9C"/>
    <w:rsid w:val="38D26C34"/>
    <w:rsid w:val="38D33919"/>
    <w:rsid w:val="38D806EF"/>
    <w:rsid w:val="38E56968"/>
    <w:rsid w:val="38E726E0"/>
    <w:rsid w:val="390C65EA"/>
    <w:rsid w:val="3911775D"/>
    <w:rsid w:val="392A5822"/>
    <w:rsid w:val="393F42CA"/>
    <w:rsid w:val="39535FC7"/>
    <w:rsid w:val="397D4DF2"/>
    <w:rsid w:val="398048E2"/>
    <w:rsid w:val="39822409"/>
    <w:rsid w:val="39861EF9"/>
    <w:rsid w:val="3986639D"/>
    <w:rsid w:val="398A2F10"/>
    <w:rsid w:val="39902D77"/>
    <w:rsid w:val="39921550"/>
    <w:rsid w:val="39957106"/>
    <w:rsid w:val="399A59A4"/>
    <w:rsid w:val="39A22AAB"/>
    <w:rsid w:val="39A405D1"/>
    <w:rsid w:val="39B12CEE"/>
    <w:rsid w:val="39B8407C"/>
    <w:rsid w:val="39BD7145"/>
    <w:rsid w:val="39C40F3C"/>
    <w:rsid w:val="39D067C4"/>
    <w:rsid w:val="39EB4452"/>
    <w:rsid w:val="3A10210A"/>
    <w:rsid w:val="3A155D47"/>
    <w:rsid w:val="3A190FBF"/>
    <w:rsid w:val="3A192844"/>
    <w:rsid w:val="3A1C0AAF"/>
    <w:rsid w:val="3A2A4F7A"/>
    <w:rsid w:val="3A347BA7"/>
    <w:rsid w:val="3A37441E"/>
    <w:rsid w:val="3A3A0F35"/>
    <w:rsid w:val="3A40479E"/>
    <w:rsid w:val="3A571AE7"/>
    <w:rsid w:val="3A6046A1"/>
    <w:rsid w:val="3A653F5C"/>
    <w:rsid w:val="3A687753"/>
    <w:rsid w:val="3A7307D0"/>
    <w:rsid w:val="3A742699"/>
    <w:rsid w:val="3A797CAF"/>
    <w:rsid w:val="3A9F16C7"/>
    <w:rsid w:val="3AAB598F"/>
    <w:rsid w:val="3AAD7959"/>
    <w:rsid w:val="3AB33BF5"/>
    <w:rsid w:val="3AB74334"/>
    <w:rsid w:val="3AD2116E"/>
    <w:rsid w:val="3AD849D6"/>
    <w:rsid w:val="3ADE62FE"/>
    <w:rsid w:val="3AE657AF"/>
    <w:rsid w:val="3AEC0D6E"/>
    <w:rsid w:val="3AFC4A0E"/>
    <w:rsid w:val="3B01249B"/>
    <w:rsid w:val="3B0E664A"/>
    <w:rsid w:val="3B117EE8"/>
    <w:rsid w:val="3B143534"/>
    <w:rsid w:val="3B192DA3"/>
    <w:rsid w:val="3B2220F5"/>
    <w:rsid w:val="3B276881"/>
    <w:rsid w:val="3B2C4D22"/>
    <w:rsid w:val="3B351E28"/>
    <w:rsid w:val="3B451940"/>
    <w:rsid w:val="3B497682"/>
    <w:rsid w:val="3B5956AF"/>
    <w:rsid w:val="3B601E78"/>
    <w:rsid w:val="3B6B3A9C"/>
    <w:rsid w:val="3B79562C"/>
    <w:rsid w:val="3B7A5A8D"/>
    <w:rsid w:val="3B7B1805"/>
    <w:rsid w:val="3B7D557D"/>
    <w:rsid w:val="3B7D732B"/>
    <w:rsid w:val="3B800BCA"/>
    <w:rsid w:val="3B962597"/>
    <w:rsid w:val="3BA252EB"/>
    <w:rsid w:val="3BA7330B"/>
    <w:rsid w:val="3BA7366E"/>
    <w:rsid w:val="3BAC7C11"/>
    <w:rsid w:val="3BAE12A0"/>
    <w:rsid w:val="3BC636E6"/>
    <w:rsid w:val="3BCC2061"/>
    <w:rsid w:val="3BD66A3C"/>
    <w:rsid w:val="3BE86E9B"/>
    <w:rsid w:val="3BF346B2"/>
    <w:rsid w:val="3BF375EE"/>
    <w:rsid w:val="3BF84C04"/>
    <w:rsid w:val="3BFC0181"/>
    <w:rsid w:val="3C2052F0"/>
    <w:rsid w:val="3C215F09"/>
    <w:rsid w:val="3C236125"/>
    <w:rsid w:val="3C29300F"/>
    <w:rsid w:val="3C2E0626"/>
    <w:rsid w:val="3C3F0A85"/>
    <w:rsid w:val="3C487939"/>
    <w:rsid w:val="3C522566"/>
    <w:rsid w:val="3C5A58BF"/>
    <w:rsid w:val="3C6D114E"/>
    <w:rsid w:val="3C6E4EC6"/>
    <w:rsid w:val="3C7E335B"/>
    <w:rsid w:val="3C885F88"/>
    <w:rsid w:val="3C9708C1"/>
    <w:rsid w:val="3CAB1C76"/>
    <w:rsid w:val="3CAB7EC8"/>
    <w:rsid w:val="3CC01BC6"/>
    <w:rsid w:val="3CDB07AE"/>
    <w:rsid w:val="3CDB69FF"/>
    <w:rsid w:val="3CE661C1"/>
    <w:rsid w:val="3CEB6517"/>
    <w:rsid w:val="3D112421"/>
    <w:rsid w:val="3D127F47"/>
    <w:rsid w:val="3D1C4922"/>
    <w:rsid w:val="3D26155E"/>
    <w:rsid w:val="3D2C6688"/>
    <w:rsid w:val="3D3103CE"/>
    <w:rsid w:val="3D474095"/>
    <w:rsid w:val="3D491BBB"/>
    <w:rsid w:val="3D580528"/>
    <w:rsid w:val="3D632551"/>
    <w:rsid w:val="3D733273"/>
    <w:rsid w:val="3D7604D6"/>
    <w:rsid w:val="3D793B23"/>
    <w:rsid w:val="3D815ADB"/>
    <w:rsid w:val="3D873286"/>
    <w:rsid w:val="3D8D3F91"/>
    <w:rsid w:val="3DB57251"/>
    <w:rsid w:val="3DC10775"/>
    <w:rsid w:val="3DD84CED"/>
    <w:rsid w:val="3DE43692"/>
    <w:rsid w:val="3DFC4E7F"/>
    <w:rsid w:val="3DFC6C2D"/>
    <w:rsid w:val="3DFD29A6"/>
    <w:rsid w:val="3DFF671E"/>
    <w:rsid w:val="3E12651A"/>
    <w:rsid w:val="3E16433C"/>
    <w:rsid w:val="3E1D391D"/>
    <w:rsid w:val="3E1E2F9A"/>
    <w:rsid w:val="3E292EAF"/>
    <w:rsid w:val="3E2B4042"/>
    <w:rsid w:val="3E3A1504"/>
    <w:rsid w:val="3E481E73"/>
    <w:rsid w:val="3E4B3711"/>
    <w:rsid w:val="3E5720B6"/>
    <w:rsid w:val="3E5A007B"/>
    <w:rsid w:val="3E5E1696"/>
    <w:rsid w:val="3E636CAD"/>
    <w:rsid w:val="3E6A003B"/>
    <w:rsid w:val="3E6B3DB3"/>
    <w:rsid w:val="3E6D18D9"/>
    <w:rsid w:val="3E832EAB"/>
    <w:rsid w:val="3E854E75"/>
    <w:rsid w:val="3E9277BD"/>
    <w:rsid w:val="3E9450B8"/>
    <w:rsid w:val="3E974BA8"/>
    <w:rsid w:val="3E9B2DE5"/>
    <w:rsid w:val="3EA80B63"/>
    <w:rsid w:val="3EAA6689"/>
    <w:rsid w:val="3EB2553E"/>
    <w:rsid w:val="3EBE61FE"/>
    <w:rsid w:val="3ED92ACB"/>
    <w:rsid w:val="3EE37DED"/>
    <w:rsid w:val="3EE55913"/>
    <w:rsid w:val="3EE85404"/>
    <w:rsid w:val="3EF06066"/>
    <w:rsid w:val="3EF618CF"/>
    <w:rsid w:val="3F0355EF"/>
    <w:rsid w:val="3F0A3102"/>
    <w:rsid w:val="3F1104B7"/>
    <w:rsid w:val="3F116709"/>
    <w:rsid w:val="3F1C6E5B"/>
    <w:rsid w:val="3F225884"/>
    <w:rsid w:val="3F32667F"/>
    <w:rsid w:val="3F4A5777"/>
    <w:rsid w:val="3F4C5993"/>
    <w:rsid w:val="3F52287D"/>
    <w:rsid w:val="3F6251B6"/>
    <w:rsid w:val="3F836EDA"/>
    <w:rsid w:val="3F852C53"/>
    <w:rsid w:val="3F892743"/>
    <w:rsid w:val="3F8F3AD1"/>
    <w:rsid w:val="3F93536F"/>
    <w:rsid w:val="3FA27361"/>
    <w:rsid w:val="3FA72BC9"/>
    <w:rsid w:val="3FAC4683"/>
    <w:rsid w:val="3FAC6431"/>
    <w:rsid w:val="3FB84DD6"/>
    <w:rsid w:val="3FDB2873"/>
    <w:rsid w:val="3FEB336E"/>
    <w:rsid w:val="3FEC5D4E"/>
    <w:rsid w:val="3FED1320"/>
    <w:rsid w:val="400B613B"/>
    <w:rsid w:val="40185875"/>
    <w:rsid w:val="4021297B"/>
    <w:rsid w:val="402661E4"/>
    <w:rsid w:val="40316936"/>
    <w:rsid w:val="40580367"/>
    <w:rsid w:val="406505EA"/>
    <w:rsid w:val="40784565"/>
    <w:rsid w:val="407F3B46"/>
    <w:rsid w:val="408829FA"/>
    <w:rsid w:val="4090365D"/>
    <w:rsid w:val="40A11D0E"/>
    <w:rsid w:val="40A4535A"/>
    <w:rsid w:val="40A635A5"/>
    <w:rsid w:val="40B27A77"/>
    <w:rsid w:val="40B82BB4"/>
    <w:rsid w:val="40BD4A50"/>
    <w:rsid w:val="40CD48B1"/>
    <w:rsid w:val="40D479EE"/>
    <w:rsid w:val="40D774DE"/>
    <w:rsid w:val="40E045E4"/>
    <w:rsid w:val="40E90FBF"/>
    <w:rsid w:val="40EB11DB"/>
    <w:rsid w:val="40F92010"/>
    <w:rsid w:val="40FE4A6B"/>
    <w:rsid w:val="410302D3"/>
    <w:rsid w:val="41036525"/>
    <w:rsid w:val="41037F37"/>
    <w:rsid w:val="41055DF9"/>
    <w:rsid w:val="41075D6C"/>
    <w:rsid w:val="411617A1"/>
    <w:rsid w:val="41175B2C"/>
    <w:rsid w:val="412546ED"/>
    <w:rsid w:val="413C28E6"/>
    <w:rsid w:val="41526B64"/>
    <w:rsid w:val="415C3EC7"/>
    <w:rsid w:val="418238EE"/>
    <w:rsid w:val="418C02C8"/>
    <w:rsid w:val="418C2076"/>
    <w:rsid w:val="4194717D"/>
    <w:rsid w:val="41990C37"/>
    <w:rsid w:val="419B050B"/>
    <w:rsid w:val="419E1DAA"/>
    <w:rsid w:val="41A2189A"/>
    <w:rsid w:val="41B25855"/>
    <w:rsid w:val="41C45CB4"/>
    <w:rsid w:val="41CA7043"/>
    <w:rsid w:val="41D028AB"/>
    <w:rsid w:val="41D67795"/>
    <w:rsid w:val="41DA7286"/>
    <w:rsid w:val="41DD28D2"/>
    <w:rsid w:val="41E023C2"/>
    <w:rsid w:val="41E43F89"/>
    <w:rsid w:val="41EE2D31"/>
    <w:rsid w:val="41F1637D"/>
    <w:rsid w:val="41F45E6E"/>
    <w:rsid w:val="42097B6B"/>
    <w:rsid w:val="421F738E"/>
    <w:rsid w:val="422229DB"/>
    <w:rsid w:val="4226071D"/>
    <w:rsid w:val="422C55F7"/>
    <w:rsid w:val="4246491B"/>
    <w:rsid w:val="4250630F"/>
    <w:rsid w:val="425F59DD"/>
    <w:rsid w:val="4262727B"/>
    <w:rsid w:val="42660B19"/>
    <w:rsid w:val="426D634C"/>
    <w:rsid w:val="427A45C5"/>
    <w:rsid w:val="427E5C8F"/>
    <w:rsid w:val="427F1BDB"/>
    <w:rsid w:val="428A21ED"/>
    <w:rsid w:val="42A930FC"/>
    <w:rsid w:val="42BC698B"/>
    <w:rsid w:val="42C27D1A"/>
    <w:rsid w:val="42C341BE"/>
    <w:rsid w:val="42CB6BCE"/>
    <w:rsid w:val="42CF6144"/>
    <w:rsid w:val="42D66736"/>
    <w:rsid w:val="42E12896"/>
    <w:rsid w:val="42E14644"/>
    <w:rsid w:val="42E80B4B"/>
    <w:rsid w:val="42EC342D"/>
    <w:rsid w:val="42FA5706"/>
    <w:rsid w:val="430640AA"/>
    <w:rsid w:val="43197979"/>
    <w:rsid w:val="431C567C"/>
    <w:rsid w:val="43212C92"/>
    <w:rsid w:val="432664FB"/>
    <w:rsid w:val="432C652E"/>
    <w:rsid w:val="4339622E"/>
    <w:rsid w:val="43421586"/>
    <w:rsid w:val="43593652"/>
    <w:rsid w:val="435968D0"/>
    <w:rsid w:val="435E79C1"/>
    <w:rsid w:val="435E7A42"/>
    <w:rsid w:val="436037BB"/>
    <w:rsid w:val="43617533"/>
    <w:rsid w:val="436332AB"/>
    <w:rsid w:val="43642289"/>
    <w:rsid w:val="436C6603"/>
    <w:rsid w:val="43707776"/>
    <w:rsid w:val="43712488"/>
    <w:rsid w:val="43741014"/>
    <w:rsid w:val="43790FC1"/>
    <w:rsid w:val="438D13F1"/>
    <w:rsid w:val="4391606A"/>
    <w:rsid w:val="43917E18"/>
    <w:rsid w:val="439B2A45"/>
    <w:rsid w:val="43A63197"/>
    <w:rsid w:val="43AC2EA4"/>
    <w:rsid w:val="43AC6A78"/>
    <w:rsid w:val="43AD4526"/>
    <w:rsid w:val="43B41D58"/>
    <w:rsid w:val="43B6787E"/>
    <w:rsid w:val="43CD4BC8"/>
    <w:rsid w:val="43D441A9"/>
    <w:rsid w:val="43D63A7D"/>
    <w:rsid w:val="43D877F5"/>
    <w:rsid w:val="43E16EAE"/>
    <w:rsid w:val="43EF26C2"/>
    <w:rsid w:val="43EF3EB2"/>
    <w:rsid w:val="43F263DD"/>
    <w:rsid w:val="43FB34E3"/>
    <w:rsid w:val="43FC5D17"/>
    <w:rsid w:val="44021D5D"/>
    <w:rsid w:val="442411F9"/>
    <w:rsid w:val="442E1B0B"/>
    <w:rsid w:val="44565FEF"/>
    <w:rsid w:val="445C495B"/>
    <w:rsid w:val="446217B4"/>
    <w:rsid w:val="447B1F1F"/>
    <w:rsid w:val="44815F70"/>
    <w:rsid w:val="448160DE"/>
    <w:rsid w:val="448E6105"/>
    <w:rsid w:val="44B01FB0"/>
    <w:rsid w:val="44B55D88"/>
    <w:rsid w:val="44CE29A6"/>
    <w:rsid w:val="44EC107E"/>
    <w:rsid w:val="44FE772F"/>
    <w:rsid w:val="45012D7B"/>
    <w:rsid w:val="45091064"/>
    <w:rsid w:val="45113A3B"/>
    <w:rsid w:val="4517259F"/>
    <w:rsid w:val="4526497C"/>
    <w:rsid w:val="452D3B70"/>
    <w:rsid w:val="45366354"/>
    <w:rsid w:val="453F5652"/>
    <w:rsid w:val="45442347"/>
    <w:rsid w:val="454F1D39"/>
    <w:rsid w:val="4550336E"/>
    <w:rsid w:val="45566C48"/>
    <w:rsid w:val="45570BED"/>
    <w:rsid w:val="45683712"/>
    <w:rsid w:val="456F0941"/>
    <w:rsid w:val="45717F01"/>
    <w:rsid w:val="45833588"/>
    <w:rsid w:val="45A73923"/>
    <w:rsid w:val="45B778DE"/>
    <w:rsid w:val="45BE2A1A"/>
    <w:rsid w:val="45D264C6"/>
    <w:rsid w:val="45E32481"/>
    <w:rsid w:val="45E5269D"/>
    <w:rsid w:val="45E615FB"/>
    <w:rsid w:val="45F12DF0"/>
    <w:rsid w:val="46156884"/>
    <w:rsid w:val="46162856"/>
    <w:rsid w:val="461D4A97"/>
    <w:rsid w:val="46276812"/>
    <w:rsid w:val="463158E2"/>
    <w:rsid w:val="463F7FFF"/>
    <w:rsid w:val="46535859"/>
    <w:rsid w:val="466C06C8"/>
    <w:rsid w:val="467D7656"/>
    <w:rsid w:val="467F1BE3"/>
    <w:rsid w:val="46B06807"/>
    <w:rsid w:val="46BA7686"/>
    <w:rsid w:val="46C6638B"/>
    <w:rsid w:val="46CC5781"/>
    <w:rsid w:val="46D22C21"/>
    <w:rsid w:val="46DB13AA"/>
    <w:rsid w:val="46E91D19"/>
    <w:rsid w:val="46EA1400"/>
    <w:rsid w:val="47094169"/>
    <w:rsid w:val="470B7EE1"/>
    <w:rsid w:val="47150D60"/>
    <w:rsid w:val="4715635C"/>
    <w:rsid w:val="47217705"/>
    <w:rsid w:val="47282841"/>
    <w:rsid w:val="473C5A42"/>
    <w:rsid w:val="473F5DDD"/>
    <w:rsid w:val="4755115C"/>
    <w:rsid w:val="475E2707"/>
    <w:rsid w:val="475E44B5"/>
    <w:rsid w:val="475E5C3B"/>
    <w:rsid w:val="475F7049"/>
    <w:rsid w:val="476F66C2"/>
    <w:rsid w:val="477261B2"/>
    <w:rsid w:val="478832E0"/>
    <w:rsid w:val="47925F0D"/>
    <w:rsid w:val="479A027E"/>
    <w:rsid w:val="479A3013"/>
    <w:rsid w:val="47A669D8"/>
    <w:rsid w:val="47AF2F63"/>
    <w:rsid w:val="47D26C51"/>
    <w:rsid w:val="47EF15B1"/>
    <w:rsid w:val="47F15329"/>
    <w:rsid w:val="47F95F8C"/>
    <w:rsid w:val="480C2163"/>
    <w:rsid w:val="48117B3D"/>
    <w:rsid w:val="48284AC3"/>
    <w:rsid w:val="48384D06"/>
    <w:rsid w:val="484F2E13"/>
    <w:rsid w:val="48525901"/>
    <w:rsid w:val="4860425D"/>
    <w:rsid w:val="486A6E89"/>
    <w:rsid w:val="487321E2"/>
    <w:rsid w:val="487C27FB"/>
    <w:rsid w:val="487D096B"/>
    <w:rsid w:val="487F2935"/>
    <w:rsid w:val="48851F26"/>
    <w:rsid w:val="48855A71"/>
    <w:rsid w:val="48C12F4D"/>
    <w:rsid w:val="48C540C0"/>
    <w:rsid w:val="48E72288"/>
    <w:rsid w:val="48F14EB5"/>
    <w:rsid w:val="48F826E7"/>
    <w:rsid w:val="48FA1FBB"/>
    <w:rsid w:val="49044BE8"/>
    <w:rsid w:val="49125987"/>
    <w:rsid w:val="49184B37"/>
    <w:rsid w:val="4955379A"/>
    <w:rsid w:val="49555444"/>
    <w:rsid w:val="4957740E"/>
    <w:rsid w:val="495C2C76"/>
    <w:rsid w:val="49755AE6"/>
    <w:rsid w:val="497A30FC"/>
    <w:rsid w:val="497F6965"/>
    <w:rsid w:val="49834253"/>
    <w:rsid w:val="49A95790"/>
    <w:rsid w:val="49AA0B92"/>
    <w:rsid w:val="49B605D8"/>
    <w:rsid w:val="49BB5BEF"/>
    <w:rsid w:val="49BC3715"/>
    <w:rsid w:val="49C36851"/>
    <w:rsid w:val="49C64593"/>
    <w:rsid w:val="49D337A0"/>
    <w:rsid w:val="49D97612"/>
    <w:rsid w:val="49DB1DED"/>
    <w:rsid w:val="49DE198B"/>
    <w:rsid w:val="49E55BB5"/>
    <w:rsid w:val="49E862B8"/>
    <w:rsid w:val="49EB7B56"/>
    <w:rsid w:val="49F27137"/>
    <w:rsid w:val="4A024A0C"/>
    <w:rsid w:val="4A031344"/>
    <w:rsid w:val="4A100B71"/>
    <w:rsid w:val="4A187C57"/>
    <w:rsid w:val="4A301A0D"/>
    <w:rsid w:val="4A314103"/>
    <w:rsid w:val="4A361719"/>
    <w:rsid w:val="4A77763C"/>
    <w:rsid w:val="4A7B35D0"/>
    <w:rsid w:val="4A804742"/>
    <w:rsid w:val="4A820286"/>
    <w:rsid w:val="4A857FAB"/>
    <w:rsid w:val="4A8F0E29"/>
    <w:rsid w:val="4A935072"/>
    <w:rsid w:val="4A960A49"/>
    <w:rsid w:val="4AA5064D"/>
    <w:rsid w:val="4AA76173"/>
    <w:rsid w:val="4AB03279"/>
    <w:rsid w:val="4AB4263E"/>
    <w:rsid w:val="4AB973B1"/>
    <w:rsid w:val="4AC24D5B"/>
    <w:rsid w:val="4AC41483"/>
    <w:rsid w:val="4ACF1226"/>
    <w:rsid w:val="4AD056CA"/>
    <w:rsid w:val="4AF869CF"/>
    <w:rsid w:val="4AFD3FE5"/>
    <w:rsid w:val="4B123BE5"/>
    <w:rsid w:val="4B137364"/>
    <w:rsid w:val="4B29302C"/>
    <w:rsid w:val="4B310C69"/>
    <w:rsid w:val="4B331CD3"/>
    <w:rsid w:val="4B3726A8"/>
    <w:rsid w:val="4B3C4B0D"/>
    <w:rsid w:val="4B4211A5"/>
    <w:rsid w:val="4B514ED1"/>
    <w:rsid w:val="4B63653E"/>
    <w:rsid w:val="4B6F6C84"/>
    <w:rsid w:val="4B7047B7"/>
    <w:rsid w:val="4B7C7600"/>
    <w:rsid w:val="4B8464B4"/>
    <w:rsid w:val="4B880AC0"/>
    <w:rsid w:val="4B8B15F1"/>
    <w:rsid w:val="4B991F60"/>
    <w:rsid w:val="4B9F3A2E"/>
    <w:rsid w:val="4BA6642B"/>
    <w:rsid w:val="4BBC17AA"/>
    <w:rsid w:val="4BD44D46"/>
    <w:rsid w:val="4BDC1E4C"/>
    <w:rsid w:val="4BE34F89"/>
    <w:rsid w:val="4BF52F0E"/>
    <w:rsid w:val="4BFC429C"/>
    <w:rsid w:val="4C03562B"/>
    <w:rsid w:val="4C1C493F"/>
    <w:rsid w:val="4C312198"/>
    <w:rsid w:val="4C371778"/>
    <w:rsid w:val="4C441683"/>
    <w:rsid w:val="4C523EBC"/>
    <w:rsid w:val="4C5916EF"/>
    <w:rsid w:val="4C5E4F57"/>
    <w:rsid w:val="4C6C31D0"/>
    <w:rsid w:val="4C76404F"/>
    <w:rsid w:val="4C997D3D"/>
    <w:rsid w:val="4C9C0ED5"/>
    <w:rsid w:val="4CAA4185"/>
    <w:rsid w:val="4CAF70D7"/>
    <w:rsid w:val="4CCC0113"/>
    <w:rsid w:val="4CDD7C2A"/>
    <w:rsid w:val="4CE23492"/>
    <w:rsid w:val="4CFE5DF2"/>
    <w:rsid w:val="4D0478AD"/>
    <w:rsid w:val="4D115B26"/>
    <w:rsid w:val="4D144003"/>
    <w:rsid w:val="4D27359B"/>
    <w:rsid w:val="4D292E6F"/>
    <w:rsid w:val="4D333CEE"/>
    <w:rsid w:val="4D5048A0"/>
    <w:rsid w:val="4D6B3488"/>
    <w:rsid w:val="4D73233C"/>
    <w:rsid w:val="4D7D31BB"/>
    <w:rsid w:val="4D926C66"/>
    <w:rsid w:val="4D970721"/>
    <w:rsid w:val="4D9C1893"/>
    <w:rsid w:val="4D9F3131"/>
    <w:rsid w:val="4DAB5F7A"/>
    <w:rsid w:val="4DAB7D28"/>
    <w:rsid w:val="4DB017E2"/>
    <w:rsid w:val="4DBA7F6B"/>
    <w:rsid w:val="4DCC2631"/>
    <w:rsid w:val="4DCC3EE3"/>
    <w:rsid w:val="4DCC40A8"/>
    <w:rsid w:val="4DE84AD8"/>
    <w:rsid w:val="4DEB45C9"/>
    <w:rsid w:val="4DEF40B9"/>
    <w:rsid w:val="4E0F00FC"/>
    <w:rsid w:val="4E0F475B"/>
    <w:rsid w:val="4E102281"/>
    <w:rsid w:val="4E125FF9"/>
    <w:rsid w:val="4E141D71"/>
    <w:rsid w:val="4E241889"/>
    <w:rsid w:val="4E2A4816"/>
    <w:rsid w:val="4E355844"/>
    <w:rsid w:val="4E473EF5"/>
    <w:rsid w:val="4E4A12EF"/>
    <w:rsid w:val="4E4D5283"/>
    <w:rsid w:val="4E546612"/>
    <w:rsid w:val="4E5B34FC"/>
    <w:rsid w:val="4E636855"/>
    <w:rsid w:val="4E740A62"/>
    <w:rsid w:val="4E885984"/>
    <w:rsid w:val="4E922C96"/>
    <w:rsid w:val="4E943B74"/>
    <w:rsid w:val="4E992277"/>
    <w:rsid w:val="4EAB6971"/>
    <w:rsid w:val="4EAD7AD0"/>
    <w:rsid w:val="4EBB043F"/>
    <w:rsid w:val="4EBD5F65"/>
    <w:rsid w:val="4EC5306C"/>
    <w:rsid w:val="4ECA2430"/>
    <w:rsid w:val="4ED67027"/>
    <w:rsid w:val="4ED92673"/>
    <w:rsid w:val="4EF92D15"/>
    <w:rsid w:val="4F165675"/>
    <w:rsid w:val="4F1D4C56"/>
    <w:rsid w:val="4F231B40"/>
    <w:rsid w:val="4F244236"/>
    <w:rsid w:val="4F3F2E1E"/>
    <w:rsid w:val="4F4B17C3"/>
    <w:rsid w:val="4F622668"/>
    <w:rsid w:val="4F697E9B"/>
    <w:rsid w:val="4F6C34E7"/>
    <w:rsid w:val="4F6E37BE"/>
    <w:rsid w:val="4F7C5E20"/>
    <w:rsid w:val="4F820F5D"/>
    <w:rsid w:val="4F824AB9"/>
    <w:rsid w:val="4F8C6801"/>
    <w:rsid w:val="4FBB3BEA"/>
    <w:rsid w:val="4FBB7FCB"/>
    <w:rsid w:val="4FBF3F5F"/>
    <w:rsid w:val="4FC77A71"/>
    <w:rsid w:val="4FDC241B"/>
    <w:rsid w:val="4FDD6193"/>
    <w:rsid w:val="4FE319FB"/>
    <w:rsid w:val="4FF9121F"/>
    <w:rsid w:val="501C6CBB"/>
    <w:rsid w:val="50355FCF"/>
    <w:rsid w:val="50394C31"/>
    <w:rsid w:val="503B0757"/>
    <w:rsid w:val="503C55AF"/>
    <w:rsid w:val="50412BC6"/>
    <w:rsid w:val="50454464"/>
    <w:rsid w:val="504B2249"/>
    <w:rsid w:val="50593A6B"/>
    <w:rsid w:val="506643DA"/>
    <w:rsid w:val="50724B2D"/>
    <w:rsid w:val="50762BB4"/>
    <w:rsid w:val="50792360"/>
    <w:rsid w:val="507C2A18"/>
    <w:rsid w:val="50854860"/>
    <w:rsid w:val="50964CC0"/>
    <w:rsid w:val="50BC224C"/>
    <w:rsid w:val="50DC644B"/>
    <w:rsid w:val="50E84DEF"/>
    <w:rsid w:val="5100482F"/>
    <w:rsid w:val="510C31D4"/>
    <w:rsid w:val="511D2CEB"/>
    <w:rsid w:val="51295D71"/>
    <w:rsid w:val="51363DAD"/>
    <w:rsid w:val="51402E7D"/>
    <w:rsid w:val="514E7348"/>
    <w:rsid w:val="51516E38"/>
    <w:rsid w:val="5153670D"/>
    <w:rsid w:val="515D42A4"/>
    <w:rsid w:val="515D57DD"/>
    <w:rsid w:val="515E50B1"/>
    <w:rsid w:val="51786173"/>
    <w:rsid w:val="517B2107"/>
    <w:rsid w:val="517B3EB5"/>
    <w:rsid w:val="5180327A"/>
    <w:rsid w:val="518422A4"/>
    <w:rsid w:val="518F4E5F"/>
    <w:rsid w:val="51986815"/>
    <w:rsid w:val="51A258E6"/>
    <w:rsid w:val="51A72EFC"/>
    <w:rsid w:val="51AB479B"/>
    <w:rsid w:val="51BD627C"/>
    <w:rsid w:val="51BF0246"/>
    <w:rsid w:val="51C615D4"/>
    <w:rsid w:val="51CD19A5"/>
    <w:rsid w:val="51F6353C"/>
    <w:rsid w:val="51F85506"/>
    <w:rsid w:val="51FA51F0"/>
    <w:rsid w:val="5204289F"/>
    <w:rsid w:val="520619D1"/>
    <w:rsid w:val="520D2296"/>
    <w:rsid w:val="52181704"/>
    <w:rsid w:val="52195BA8"/>
    <w:rsid w:val="521F224C"/>
    <w:rsid w:val="52304CA0"/>
    <w:rsid w:val="523D5CC8"/>
    <w:rsid w:val="52505342"/>
    <w:rsid w:val="5253273C"/>
    <w:rsid w:val="5257222D"/>
    <w:rsid w:val="525F7333"/>
    <w:rsid w:val="526239CC"/>
    <w:rsid w:val="52642B9B"/>
    <w:rsid w:val="526B3F2A"/>
    <w:rsid w:val="526E78A3"/>
    <w:rsid w:val="528B0128"/>
    <w:rsid w:val="529E1C09"/>
    <w:rsid w:val="52B0193D"/>
    <w:rsid w:val="52B93795"/>
    <w:rsid w:val="52C03D1F"/>
    <w:rsid w:val="52CF6267"/>
    <w:rsid w:val="52DE6C30"/>
    <w:rsid w:val="52F427C5"/>
    <w:rsid w:val="52FC4B82"/>
    <w:rsid w:val="53043CB4"/>
    <w:rsid w:val="530A729F"/>
    <w:rsid w:val="530D1243"/>
    <w:rsid w:val="53113CD6"/>
    <w:rsid w:val="53193986"/>
    <w:rsid w:val="531978A0"/>
    <w:rsid w:val="532D7C58"/>
    <w:rsid w:val="532F41E8"/>
    <w:rsid w:val="53373E0C"/>
    <w:rsid w:val="53385F26"/>
    <w:rsid w:val="53394028"/>
    <w:rsid w:val="53456529"/>
    <w:rsid w:val="535B3F9E"/>
    <w:rsid w:val="535B7AFB"/>
    <w:rsid w:val="53607919"/>
    <w:rsid w:val="5362532D"/>
    <w:rsid w:val="5365209D"/>
    <w:rsid w:val="53654E1D"/>
    <w:rsid w:val="53715570"/>
    <w:rsid w:val="53852DC9"/>
    <w:rsid w:val="53890B0C"/>
    <w:rsid w:val="539A6875"/>
    <w:rsid w:val="539D45B7"/>
    <w:rsid w:val="539E4BBE"/>
    <w:rsid w:val="53A72D40"/>
    <w:rsid w:val="53AF7E46"/>
    <w:rsid w:val="53BD6A07"/>
    <w:rsid w:val="53C41B44"/>
    <w:rsid w:val="53DB6E8D"/>
    <w:rsid w:val="53ED4872"/>
    <w:rsid w:val="53EE6BC1"/>
    <w:rsid w:val="53F3339E"/>
    <w:rsid w:val="53FD5056"/>
    <w:rsid w:val="53FF4CA2"/>
    <w:rsid w:val="5402441A"/>
    <w:rsid w:val="54065CB8"/>
    <w:rsid w:val="541A6387"/>
    <w:rsid w:val="541E1FD2"/>
    <w:rsid w:val="541F6D7A"/>
    <w:rsid w:val="54224ABC"/>
    <w:rsid w:val="543C16DA"/>
    <w:rsid w:val="54414F42"/>
    <w:rsid w:val="5444374C"/>
    <w:rsid w:val="544B7B6F"/>
    <w:rsid w:val="54524F8B"/>
    <w:rsid w:val="54532EC8"/>
    <w:rsid w:val="545F7774"/>
    <w:rsid w:val="54714544"/>
    <w:rsid w:val="54745318"/>
    <w:rsid w:val="5483555B"/>
    <w:rsid w:val="54890697"/>
    <w:rsid w:val="54994D7E"/>
    <w:rsid w:val="54A13C33"/>
    <w:rsid w:val="54A6749B"/>
    <w:rsid w:val="54B90F7D"/>
    <w:rsid w:val="54C6369A"/>
    <w:rsid w:val="54C76A18"/>
    <w:rsid w:val="54C811C0"/>
    <w:rsid w:val="54D47B64"/>
    <w:rsid w:val="54DA7145"/>
    <w:rsid w:val="54DB6E17"/>
    <w:rsid w:val="54DC2EBD"/>
    <w:rsid w:val="54DC4C6B"/>
    <w:rsid w:val="54E9053C"/>
    <w:rsid w:val="54F05360"/>
    <w:rsid w:val="55102B67"/>
    <w:rsid w:val="551F080C"/>
    <w:rsid w:val="5523289A"/>
    <w:rsid w:val="55313209"/>
    <w:rsid w:val="55320D2F"/>
    <w:rsid w:val="555E1B24"/>
    <w:rsid w:val="55674E7D"/>
    <w:rsid w:val="55676C2B"/>
    <w:rsid w:val="556D1D67"/>
    <w:rsid w:val="55782BE6"/>
    <w:rsid w:val="5579070C"/>
    <w:rsid w:val="557E5D22"/>
    <w:rsid w:val="55872E29"/>
    <w:rsid w:val="5588094F"/>
    <w:rsid w:val="558C48E3"/>
    <w:rsid w:val="559D43FA"/>
    <w:rsid w:val="55B31E70"/>
    <w:rsid w:val="55CB540B"/>
    <w:rsid w:val="55E8347F"/>
    <w:rsid w:val="55EC7130"/>
    <w:rsid w:val="55F45FE4"/>
    <w:rsid w:val="560817B5"/>
    <w:rsid w:val="56101070"/>
    <w:rsid w:val="56187F25"/>
    <w:rsid w:val="56216691"/>
    <w:rsid w:val="56262642"/>
    <w:rsid w:val="562B5EAA"/>
    <w:rsid w:val="56356D29"/>
    <w:rsid w:val="56372F6E"/>
    <w:rsid w:val="564F6614"/>
    <w:rsid w:val="56530F5D"/>
    <w:rsid w:val="5661367A"/>
    <w:rsid w:val="56757125"/>
    <w:rsid w:val="56773FE7"/>
    <w:rsid w:val="567C4958"/>
    <w:rsid w:val="56837A94"/>
    <w:rsid w:val="56864A24"/>
    <w:rsid w:val="56876E58"/>
    <w:rsid w:val="56906820"/>
    <w:rsid w:val="56AD68BF"/>
    <w:rsid w:val="56AD768C"/>
    <w:rsid w:val="56BD449B"/>
    <w:rsid w:val="56E9366F"/>
    <w:rsid w:val="57087F99"/>
    <w:rsid w:val="571E156B"/>
    <w:rsid w:val="572272BC"/>
    <w:rsid w:val="572528F9"/>
    <w:rsid w:val="5728063B"/>
    <w:rsid w:val="572B3C88"/>
    <w:rsid w:val="57362D58"/>
    <w:rsid w:val="573C572B"/>
    <w:rsid w:val="57405985"/>
    <w:rsid w:val="574D00A2"/>
    <w:rsid w:val="577473DD"/>
    <w:rsid w:val="578F06BB"/>
    <w:rsid w:val="578F4217"/>
    <w:rsid w:val="57917F8F"/>
    <w:rsid w:val="57925AB5"/>
    <w:rsid w:val="57A203EE"/>
    <w:rsid w:val="57AF322A"/>
    <w:rsid w:val="57B65C47"/>
    <w:rsid w:val="57C1347D"/>
    <w:rsid w:val="57CB03CE"/>
    <w:rsid w:val="57D83E10"/>
    <w:rsid w:val="57E24C8E"/>
    <w:rsid w:val="57F10A2D"/>
    <w:rsid w:val="57F624E8"/>
    <w:rsid w:val="57F81DBC"/>
    <w:rsid w:val="58101A31"/>
    <w:rsid w:val="58105663"/>
    <w:rsid w:val="581B1F4E"/>
    <w:rsid w:val="582726A1"/>
    <w:rsid w:val="58297231"/>
    <w:rsid w:val="58333798"/>
    <w:rsid w:val="583B614D"/>
    <w:rsid w:val="583D0028"/>
    <w:rsid w:val="585F5501"/>
    <w:rsid w:val="58705DF6"/>
    <w:rsid w:val="587358E6"/>
    <w:rsid w:val="58767185"/>
    <w:rsid w:val="58916E72"/>
    <w:rsid w:val="58A9755A"/>
    <w:rsid w:val="58AD704A"/>
    <w:rsid w:val="58B32187"/>
    <w:rsid w:val="58BA3515"/>
    <w:rsid w:val="58BF28DA"/>
    <w:rsid w:val="58CD4FF7"/>
    <w:rsid w:val="58D97E3F"/>
    <w:rsid w:val="58E1685C"/>
    <w:rsid w:val="58E42282"/>
    <w:rsid w:val="58E862D4"/>
    <w:rsid w:val="58F44C79"/>
    <w:rsid w:val="58F76517"/>
    <w:rsid w:val="591C5F7E"/>
    <w:rsid w:val="59284923"/>
    <w:rsid w:val="593E7CA2"/>
    <w:rsid w:val="5941447A"/>
    <w:rsid w:val="594554D5"/>
    <w:rsid w:val="59522329"/>
    <w:rsid w:val="59547B16"/>
    <w:rsid w:val="59575208"/>
    <w:rsid w:val="595A2602"/>
    <w:rsid w:val="596040BD"/>
    <w:rsid w:val="59701E26"/>
    <w:rsid w:val="597638E0"/>
    <w:rsid w:val="5976568E"/>
    <w:rsid w:val="598F04FE"/>
    <w:rsid w:val="59A822AE"/>
    <w:rsid w:val="59AA5338"/>
    <w:rsid w:val="59BE7035"/>
    <w:rsid w:val="59CC3500"/>
    <w:rsid w:val="59D062E8"/>
    <w:rsid w:val="59DF76D7"/>
    <w:rsid w:val="59E31446"/>
    <w:rsid w:val="59EF3692"/>
    <w:rsid w:val="59F111B9"/>
    <w:rsid w:val="59F91E1B"/>
    <w:rsid w:val="59FB6D3E"/>
    <w:rsid w:val="5A114D2A"/>
    <w:rsid w:val="5A47527D"/>
    <w:rsid w:val="5A5A6D5E"/>
    <w:rsid w:val="5A647BDD"/>
    <w:rsid w:val="5A737E20"/>
    <w:rsid w:val="5A895896"/>
    <w:rsid w:val="5AA4622B"/>
    <w:rsid w:val="5AA71877"/>
    <w:rsid w:val="5AA92070"/>
    <w:rsid w:val="5AAB2953"/>
    <w:rsid w:val="5AB16C5B"/>
    <w:rsid w:val="5AB81CD6"/>
    <w:rsid w:val="5ABA5A4E"/>
    <w:rsid w:val="5AC93EE4"/>
    <w:rsid w:val="5AD22D98"/>
    <w:rsid w:val="5AE468D4"/>
    <w:rsid w:val="5AED615D"/>
    <w:rsid w:val="5B084A0C"/>
    <w:rsid w:val="5B1A473F"/>
    <w:rsid w:val="5B1F1D55"/>
    <w:rsid w:val="5B2F1F99"/>
    <w:rsid w:val="5B345801"/>
    <w:rsid w:val="5B353327"/>
    <w:rsid w:val="5B3F7D02"/>
    <w:rsid w:val="5B407AD6"/>
    <w:rsid w:val="5B484E08"/>
    <w:rsid w:val="5B57440D"/>
    <w:rsid w:val="5B5C08B4"/>
    <w:rsid w:val="5B61411C"/>
    <w:rsid w:val="5B6B6D49"/>
    <w:rsid w:val="5B6E19CE"/>
    <w:rsid w:val="5B7001F3"/>
    <w:rsid w:val="5B7200D7"/>
    <w:rsid w:val="5B7C4AB2"/>
    <w:rsid w:val="5B955B74"/>
    <w:rsid w:val="5B970B7C"/>
    <w:rsid w:val="5B9E2C7A"/>
    <w:rsid w:val="5BB10974"/>
    <w:rsid w:val="5BB73D3C"/>
    <w:rsid w:val="5BC36B85"/>
    <w:rsid w:val="5BD00F47"/>
    <w:rsid w:val="5BD13050"/>
    <w:rsid w:val="5BF84A80"/>
    <w:rsid w:val="5C001B87"/>
    <w:rsid w:val="5C0056E3"/>
    <w:rsid w:val="5C0F1DCA"/>
    <w:rsid w:val="5C1B251D"/>
    <w:rsid w:val="5C311D40"/>
    <w:rsid w:val="5C3D2493"/>
    <w:rsid w:val="5C4C6B7A"/>
    <w:rsid w:val="5C5617A7"/>
    <w:rsid w:val="5C56756F"/>
    <w:rsid w:val="5C6A5252"/>
    <w:rsid w:val="5C813653"/>
    <w:rsid w:val="5C841E70"/>
    <w:rsid w:val="5C844566"/>
    <w:rsid w:val="5C86208C"/>
    <w:rsid w:val="5C89392A"/>
    <w:rsid w:val="5C902F0B"/>
    <w:rsid w:val="5CA0005D"/>
    <w:rsid w:val="5CA12D58"/>
    <w:rsid w:val="5CAC13C7"/>
    <w:rsid w:val="5CC22998"/>
    <w:rsid w:val="5CCD5FF9"/>
    <w:rsid w:val="5CD56B70"/>
    <w:rsid w:val="5CD728E8"/>
    <w:rsid w:val="5CDC6150"/>
    <w:rsid w:val="5D105DFA"/>
    <w:rsid w:val="5D156F6C"/>
    <w:rsid w:val="5D2D69AC"/>
    <w:rsid w:val="5D323FC2"/>
    <w:rsid w:val="5D467A6D"/>
    <w:rsid w:val="5D5A0E23"/>
    <w:rsid w:val="5D5A4C7D"/>
    <w:rsid w:val="5D5B27A1"/>
    <w:rsid w:val="5D83481E"/>
    <w:rsid w:val="5D8A795A"/>
    <w:rsid w:val="5DAA7FFC"/>
    <w:rsid w:val="5DAF75FB"/>
    <w:rsid w:val="5DB91FED"/>
    <w:rsid w:val="5DC34C1A"/>
    <w:rsid w:val="5DD62B9F"/>
    <w:rsid w:val="5DDE7CA6"/>
    <w:rsid w:val="5DE30E18"/>
    <w:rsid w:val="5E08087F"/>
    <w:rsid w:val="5E1611EE"/>
    <w:rsid w:val="5E1F031A"/>
    <w:rsid w:val="5E203E1A"/>
    <w:rsid w:val="5E224037"/>
    <w:rsid w:val="5E2A6865"/>
    <w:rsid w:val="5E3653EC"/>
    <w:rsid w:val="5E3B2A02"/>
    <w:rsid w:val="5E3D2C1E"/>
    <w:rsid w:val="5E421FE3"/>
    <w:rsid w:val="5E4D05A3"/>
    <w:rsid w:val="5E4D2736"/>
    <w:rsid w:val="5E5341F0"/>
    <w:rsid w:val="5E534744"/>
    <w:rsid w:val="5E547F68"/>
    <w:rsid w:val="5E631F59"/>
    <w:rsid w:val="5E7303EE"/>
    <w:rsid w:val="5E761C8C"/>
    <w:rsid w:val="5E79177D"/>
    <w:rsid w:val="5E84084D"/>
    <w:rsid w:val="5E9B4F41"/>
    <w:rsid w:val="5EA06D09"/>
    <w:rsid w:val="5EAC56AE"/>
    <w:rsid w:val="5EAE1426"/>
    <w:rsid w:val="5EBE53E1"/>
    <w:rsid w:val="5ED57D0B"/>
    <w:rsid w:val="5ED846F5"/>
    <w:rsid w:val="5EE81B70"/>
    <w:rsid w:val="5EEB1EC9"/>
    <w:rsid w:val="5EF24DBD"/>
    <w:rsid w:val="5F13397F"/>
    <w:rsid w:val="5F1576F7"/>
    <w:rsid w:val="5F2416E8"/>
    <w:rsid w:val="5F322057"/>
    <w:rsid w:val="5F3F6522"/>
    <w:rsid w:val="5F491BD1"/>
    <w:rsid w:val="5F4E49B7"/>
    <w:rsid w:val="5F505015"/>
    <w:rsid w:val="5F5244A8"/>
    <w:rsid w:val="5F5F4E16"/>
    <w:rsid w:val="5F6D12E1"/>
    <w:rsid w:val="5F700DD2"/>
    <w:rsid w:val="5F7A57AC"/>
    <w:rsid w:val="5F7B6833"/>
    <w:rsid w:val="5F903EF4"/>
    <w:rsid w:val="5F93061C"/>
    <w:rsid w:val="5F9A0A72"/>
    <w:rsid w:val="5F9C04EB"/>
    <w:rsid w:val="5FA8056B"/>
    <w:rsid w:val="5FAD7930"/>
    <w:rsid w:val="5FC0765D"/>
    <w:rsid w:val="5FC65148"/>
    <w:rsid w:val="5FC66C44"/>
    <w:rsid w:val="5FCB425A"/>
    <w:rsid w:val="5FDF57A9"/>
    <w:rsid w:val="5FEC48FC"/>
    <w:rsid w:val="5FED41D0"/>
    <w:rsid w:val="60065292"/>
    <w:rsid w:val="600A4D82"/>
    <w:rsid w:val="60194FC5"/>
    <w:rsid w:val="601E5B02"/>
    <w:rsid w:val="602F2A3B"/>
    <w:rsid w:val="602F47E9"/>
    <w:rsid w:val="60386D0F"/>
    <w:rsid w:val="60397415"/>
    <w:rsid w:val="603C0CB4"/>
    <w:rsid w:val="60470833"/>
    <w:rsid w:val="60673F83"/>
    <w:rsid w:val="606F72DB"/>
    <w:rsid w:val="60763BA2"/>
    <w:rsid w:val="607641C6"/>
    <w:rsid w:val="60765F74"/>
    <w:rsid w:val="607F43DA"/>
    <w:rsid w:val="6082700E"/>
    <w:rsid w:val="608C1C3B"/>
    <w:rsid w:val="60A9459B"/>
    <w:rsid w:val="60AA0313"/>
    <w:rsid w:val="60C41A3C"/>
    <w:rsid w:val="60CA62C0"/>
    <w:rsid w:val="60CB5C16"/>
    <w:rsid w:val="60DA29A7"/>
    <w:rsid w:val="60EF54A6"/>
    <w:rsid w:val="610E43FE"/>
    <w:rsid w:val="61112140"/>
    <w:rsid w:val="611A7247"/>
    <w:rsid w:val="611F03B9"/>
    <w:rsid w:val="612B1454"/>
    <w:rsid w:val="613100ED"/>
    <w:rsid w:val="61314591"/>
    <w:rsid w:val="6142054C"/>
    <w:rsid w:val="614D6D63"/>
    <w:rsid w:val="61534507"/>
    <w:rsid w:val="61581B1D"/>
    <w:rsid w:val="61691F7C"/>
    <w:rsid w:val="61757D08"/>
    <w:rsid w:val="617F354E"/>
    <w:rsid w:val="618D7A19"/>
    <w:rsid w:val="61923A5B"/>
    <w:rsid w:val="61926DDD"/>
    <w:rsid w:val="61986663"/>
    <w:rsid w:val="61994610"/>
    <w:rsid w:val="61A11716"/>
    <w:rsid w:val="61B15C12"/>
    <w:rsid w:val="61C538CE"/>
    <w:rsid w:val="61C9554A"/>
    <w:rsid w:val="61D05B58"/>
    <w:rsid w:val="61D80414"/>
    <w:rsid w:val="61E909C7"/>
    <w:rsid w:val="61EF4230"/>
    <w:rsid w:val="61F53E49"/>
    <w:rsid w:val="61F93300"/>
    <w:rsid w:val="61F96E5C"/>
    <w:rsid w:val="620C4F24"/>
    <w:rsid w:val="62195750"/>
    <w:rsid w:val="621B3277"/>
    <w:rsid w:val="62306C2E"/>
    <w:rsid w:val="6232236E"/>
    <w:rsid w:val="62373E29"/>
    <w:rsid w:val="623936FD"/>
    <w:rsid w:val="624A3B5C"/>
    <w:rsid w:val="62500A46"/>
    <w:rsid w:val="62562501"/>
    <w:rsid w:val="626B762E"/>
    <w:rsid w:val="6271733B"/>
    <w:rsid w:val="627D7A8D"/>
    <w:rsid w:val="62886432"/>
    <w:rsid w:val="628D1AC8"/>
    <w:rsid w:val="62970423"/>
    <w:rsid w:val="62A36DC8"/>
    <w:rsid w:val="62B45479"/>
    <w:rsid w:val="62C27B96"/>
    <w:rsid w:val="62CE653B"/>
    <w:rsid w:val="62D17DD9"/>
    <w:rsid w:val="62D81168"/>
    <w:rsid w:val="62E775FD"/>
    <w:rsid w:val="62EF200D"/>
    <w:rsid w:val="62F31AFE"/>
    <w:rsid w:val="630C2BBF"/>
    <w:rsid w:val="630D039F"/>
    <w:rsid w:val="6311467A"/>
    <w:rsid w:val="631A1780"/>
    <w:rsid w:val="631B2E02"/>
    <w:rsid w:val="63317310"/>
    <w:rsid w:val="633839B4"/>
    <w:rsid w:val="63416D0D"/>
    <w:rsid w:val="63422A85"/>
    <w:rsid w:val="634B193A"/>
    <w:rsid w:val="636429FB"/>
    <w:rsid w:val="636B5105"/>
    <w:rsid w:val="636B5B38"/>
    <w:rsid w:val="63715118"/>
    <w:rsid w:val="637D3ABD"/>
    <w:rsid w:val="63901A42"/>
    <w:rsid w:val="639D46CF"/>
    <w:rsid w:val="63BC3221"/>
    <w:rsid w:val="63C21320"/>
    <w:rsid w:val="63CC515C"/>
    <w:rsid w:val="63D01E3F"/>
    <w:rsid w:val="63D74F7B"/>
    <w:rsid w:val="63E36016"/>
    <w:rsid w:val="63E678B4"/>
    <w:rsid w:val="63E8362C"/>
    <w:rsid w:val="63F3484F"/>
    <w:rsid w:val="6408782B"/>
    <w:rsid w:val="640A515B"/>
    <w:rsid w:val="640B731B"/>
    <w:rsid w:val="64267CB1"/>
    <w:rsid w:val="642B52C7"/>
    <w:rsid w:val="643423CE"/>
    <w:rsid w:val="64472202"/>
    <w:rsid w:val="644A1BF1"/>
    <w:rsid w:val="64526CF8"/>
    <w:rsid w:val="64552344"/>
    <w:rsid w:val="646F3406"/>
    <w:rsid w:val="64715B88"/>
    <w:rsid w:val="64803865"/>
    <w:rsid w:val="649015CE"/>
    <w:rsid w:val="64920073"/>
    <w:rsid w:val="64994927"/>
    <w:rsid w:val="64BB664B"/>
    <w:rsid w:val="64CF20F6"/>
    <w:rsid w:val="64DF4A2F"/>
    <w:rsid w:val="64E33DF4"/>
    <w:rsid w:val="64E57B6C"/>
    <w:rsid w:val="64E85052"/>
    <w:rsid w:val="64EA33D4"/>
    <w:rsid w:val="64EF09EB"/>
    <w:rsid w:val="64F61D79"/>
    <w:rsid w:val="64F953C5"/>
    <w:rsid w:val="650049A6"/>
    <w:rsid w:val="65075D34"/>
    <w:rsid w:val="650D04D5"/>
    <w:rsid w:val="650F6997"/>
    <w:rsid w:val="65177D95"/>
    <w:rsid w:val="6528588D"/>
    <w:rsid w:val="65295CAB"/>
    <w:rsid w:val="65405777"/>
    <w:rsid w:val="654725D5"/>
    <w:rsid w:val="654A0DC3"/>
    <w:rsid w:val="654A5C21"/>
    <w:rsid w:val="654E5711"/>
    <w:rsid w:val="655E098A"/>
    <w:rsid w:val="65644F35"/>
    <w:rsid w:val="65662C52"/>
    <w:rsid w:val="6598698C"/>
    <w:rsid w:val="659D2241"/>
    <w:rsid w:val="65AE4402"/>
    <w:rsid w:val="65B23EF2"/>
    <w:rsid w:val="65C356C8"/>
    <w:rsid w:val="65CE0600"/>
    <w:rsid w:val="65D025CA"/>
    <w:rsid w:val="65E120E1"/>
    <w:rsid w:val="65E41BD1"/>
    <w:rsid w:val="65E80A60"/>
    <w:rsid w:val="65EE2A50"/>
    <w:rsid w:val="65EE47FE"/>
    <w:rsid w:val="65FA31A3"/>
    <w:rsid w:val="6603474E"/>
    <w:rsid w:val="66042274"/>
    <w:rsid w:val="660F30F2"/>
    <w:rsid w:val="66171FA7"/>
    <w:rsid w:val="66212E26"/>
    <w:rsid w:val="662F5543"/>
    <w:rsid w:val="66396FF1"/>
    <w:rsid w:val="663D12E2"/>
    <w:rsid w:val="664A412A"/>
    <w:rsid w:val="664D59C9"/>
    <w:rsid w:val="665054B9"/>
    <w:rsid w:val="66576847"/>
    <w:rsid w:val="6663343E"/>
    <w:rsid w:val="66691B3D"/>
    <w:rsid w:val="6669763E"/>
    <w:rsid w:val="666A657B"/>
    <w:rsid w:val="666D1BC7"/>
    <w:rsid w:val="666D606B"/>
    <w:rsid w:val="666E4CE1"/>
    <w:rsid w:val="6672542F"/>
    <w:rsid w:val="667A43F4"/>
    <w:rsid w:val="66846F11"/>
    <w:rsid w:val="668A09CB"/>
    <w:rsid w:val="66976C44"/>
    <w:rsid w:val="66AA2E1B"/>
    <w:rsid w:val="66AC783F"/>
    <w:rsid w:val="66C0263F"/>
    <w:rsid w:val="66C06B20"/>
    <w:rsid w:val="66D050E5"/>
    <w:rsid w:val="66D32372"/>
    <w:rsid w:val="66D738B2"/>
    <w:rsid w:val="66D9725C"/>
    <w:rsid w:val="66E5313C"/>
    <w:rsid w:val="66EF69CD"/>
    <w:rsid w:val="66F422E8"/>
    <w:rsid w:val="67080599"/>
    <w:rsid w:val="670C5884"/>
    <w:rsid w:val="670F2C7E"/>
    <w:rsid w:val="670F7122"/>
    <w:rsid w:val="671B7875"/>
    <w:rsid w:val="67206C39"/>
    <w:rsid w:val="672D7A8A"/>
    <w:rsid w:val="672E75A8"/>
    <w:rsid w:val="67332E10"/>
    <w:rsid w:val="67362901"/>
    <w:rsid w:val="6736645D"/>
    <w:rsid w:val="674212A6"/>
    <w:rsid w:val="6744501E"/>
    <w:rsid w:val="67495785"/>
    <w:rsid w:val="675F6A3E"/>
    <w:rsid w:val="676C1E7F"/>
    <w:rsid w:val="67862C13"/>
    <w:rsid w:val="67880668"/>
    <w:rsid w:val="67980EC5"/>
    <w:rsid w:val="679C6C08"/>
    <w:rsid w:val="679D64DC"/>
    <w:rsid w:val="67A96C2F"/>
    <w:rsid w:val="67B6759E"/>
    <w:rsid w:val="67BB11C4"/>
    <w:rsid w:val="67C32F5B"/>
    <w:rsid w:val="67DF7076"/>
    <w:rsid w:val="67F72090"/>
    <w:rsid w:val="67FD341E"/>
    <w:rsid w:val="68182006"/>
    <w:rsid w:val="681F3395"/>
    <w:rsid w:val="68224C33"/>
    <w:rsid w:val="682409AB"/>
    <w:rsid w:val="682D3D04"/>
    <w:rsid w:val="682E038D"/>
    <w:rsid w:val="6833299C"/>
    <w:rsid w:val="6841155D"/>
    <w:rsid w:val="684E5A28"/>
    <w:rsid w:val="68564138"/>
    <w:rsid w:val="685718E3"/>
    <w:rsid w:val="6861575B"/>
    <w:rsid w:val="6862040E"/>
    <w:rsid w:val="68692862"/>
    <w:rsid w:val="687131F9"/>
    <w:rsid w:val="687A681D"/>
    <w:rsid w:val="6887361C"/>
    <w:rsid w:val="688F22C8"/>
    <w:rsid w:val="68917F75"/>
    <w:rsid w:val="689E69AF"/>
    <w:rsid w:val="68BB130F"/>
    <w:rsid w:val="68BB30BE"/>
    <w:rsid w:val="68C006D4"/>
    <w:rsid w:val="68CF0917"/>
    <w:rsid w:val="68DB3760"/>
    <w:rsid w:val="690600B1"/>
    <w:rsid w:val="6917406C"/>
    <w:rsid w:val="692C7B17"/>
    <w:rsid w:val="69456E2B"/>
    <w:rsid w:val="694974ED"/>
    <w:rsid w:val="696077C1"/>
    <w:rsid w:val="6967357B"/>
    <w:rsid w:val="69690D6B"/>
    <w:rsid w:val="69694C28"/>
    <w:rsid w:val="697B284D"/>
    <w:rsid w:val="699658D9"/>
    <w:rsid w:val="699B2EEF"/>
    <w:rsid w:val="69A73642"/>
    <w:rsid w:val="69A973BA"/>
    <w:rsid w:val="69C117D2"/>
    <w:rsid w:val="69D41F5D"/>
    <w:rsid w:val="69E95A08"/>
    <w:rsid w:val="69F0323B"/>
    <w:rsid w:val="69F30635"/>
    <w:rsid w:val="69FF6FDA"/>
    <w:rsid w:val="6A18455D"/>
    <w:rsid w:val="6A1A3E14"/>
    <w:rsid w:val="6A331379"/>
    <w:rsid w:val="6A3B3D8A"/>
    <w:rsid w:val="6A4964A7"/>
    <w:rsid w:val="6A527A52"/>
    <w:rsid w:val="6A597651"/>
    <w:rsid w:val="6A5F3F1C"/>
    <w:rsid w:val="6A6652AB"/>
    <w:rsid w:val="6A720342"/>
    <w:rsid w:val="6A773014"/>
    <w:rsid w:val="6A7F636D"/>
    <w:rsid w:val="6A911501"/>
    <w:rsid w:val="6A9A4F55"/>
    <w:rsid w:val="6AA45DD3"/>
    <w:rsid w:val="6AA77844"/>
    <w:rsid w:val="6AAB0F10"/>
    <w:rsid w:val="6AB51D8E"/>
    <w:rsid w:val="6ABF49BB"/>
    <w:rsid w:val="6AC63F9C"/>
    <w:rsid w:val="6AD06BC8"/>
    <w:rsid w:val="6AD5401D"/>
    <w:rsid w:val="6ADE12E5"/>
    <w:rsid w:val="6AF208ED"/>
    <w:rsid w:val="6B0D5727"/>
    <w:rsid w:val="6B106FC5"/>
    <w:rsid w:val="6B134F6A"/>
    <w:rsid w:val="6B1765A5"/>
    <w:rsid w:val="6B2111D2"/>
    <w:rsid w:val="6B403D4E"/>
    <w:rsid w:val="6B4B624F"/>
    <w:rsid w:val="6B4F5D3F"/>
    <w:rsid w:val="6B565A07"/>
    <w:rsid w:val="6B574BF4"/>
    <w:rsid w:val="6B717D7B"/>
    <w:rsid w:val="6B767770"/>
    <w:rsid w:val="6B837929"/>
    <w:rsid w:val="6B8C7FF7"/>
    <w:rsid w:val="6B945E48"/>
    <w:rsid w:val="6B9B2D32"/>
    <w:rsid w:val="6BA0061E"/>
    <w:rsid w:val="6BA22313"/>
    <w:rsid w:val="6BA52551"/>
    <w:rsid w:val="6BB85905"/>
    <w:rsid w:val="6BC73B27"/>
    <w:rsid w:val="6BD85D34"/>
    <w:rsid w:val="6BEE7AA2"/>
    <w:rsid w:val="6BFD1C3F"/>
    <w:rsid w:val="6C00528B"/>
    <w:rsid w:val="6C0A7EB8"/>
    <w:rsid w:val="6C0D64D1"/>
    <w:rsid w:val="6C0E5BFA"/>
    <w:rsid w:val="6C133210"/>
    <w:rsid w:val="6C152AE5"/>
    <w:rsid w:val="6C2544BB"/>
    <w:rsid w:val="6C264CF2"/>
    <w:rsid w:val="6C292A34"/>
    <w:rsid w:val="6C2B2308"/>
    <w:rsid w:val="6C2B555E"/>
    <w:rsid w:val="6C3A074D"/>
    <w:rsid w:val="6C450EF0"/>
    <w:rsid w:val="6C506213"/>
    <w:rsid w:val="6C5A5CA5"/>
    <w:rsid w:val="6C5F0204"/>
    <w:rsid w:val="6C627CF4"/>
    <w:rsid w:val="6C7D068A"/>
    <w:rsid w:val="6C87345A"/>
    <w:rsid w:val="6C8859AD"/>
    <w:rsid w:val="6C8D694C"/>
    <w:rsid w:val="6C920694"/>
    <w:rsid w:val="6C944351"/>
    <w:rsid w:val="6C9A56E0"/>
    <w:rsid w:val="6C9D0D2C"/>
    <w:rsid w:val="6C9E6F7E"/>
    <w:rsid w:val="6CA47B36"/>
    <w:rsid w:val="6CA6304E"/>
    <w:rsid w:val="6CA81BAB"/>
    <w:rsid w:val="6CCE425B"/>
    <w:rsid w:val="6CD02EC3"/>
    <w:rsid w:val="6CDA5ADC"/>
    <w:rsid w:val="6CDC3602"/>
    <w:rsid w:val="6CF03552"/>
    <w:rsid w:val="6D003795"/>
    <w:rsid w:val="6D0077A2"/>
    <w:rsid w:val="6D042B59"/>
    <w:rsid w:val="6D08333A"/>
    <w:rsid w:val="6D1158A0"/>
    <w:rsid w:val="6D140FEE"/>
    <w:rsid w:val="6D24244C"/>
    <w:rsid w:val="6D262AD0"/>
    <w:rsid w:val="6D2F7BD6"/>
    <w:rsid w:val="6D387FE3"/>
    <w:rsid w:val="6D3C6797"/>
    <w:rsid w:val="6D4D4500"/>
    <w:rsid w:val="6D5B6C1D"/>
    <w:rsid w:val="6D5C2995"/>
    <w:rsid w:val="6D725D15"/>
    <w:rsid w:val="6D7E46BA"/>
    <w:rsid w:val="6D885538"/>
    <w:rsid w:val="6D8E1A0C"/>
    <w:rsid w:val="6D965EA7"/>
    <w:rsid w:val="6DA00AD4"/>
    <w:rsid w:val="6DB12747"/>
    <w:rsid w:val="6DBD1686"/>
    <w:rsid w:val="6DBE53FE"/>
    <w:rsid w:val="6DC5678C"/>
    <w:rsid w:val="6DCE2AF0"/>
    <w:rsid w:val="6DCF3167"/>
    <w:rsid w:val="6DD15131"/>
    <w:rsid w:val="6DD662A4"/>
    <w:rsid w:val="6DEA7C26"/>
    <w:rsid w:val="6DEE183F"/>
    <w:rsid w:val="6DF130DE"/>
    <w:rsid w:val="6E1B45FE"/>
    <w:rsid w:val="6E25722B"/>
    <w:rsid w:val="6E3F209B"/>
    <w:rsid w:val="6E4753F3"/>
    <w:rsid w:val="6E4C453C"/>
    <w:rsid w:val="6E625D89"/>
    <w:rsid w:val="6E653859"/>
    <w:rsid w:val="6E6B2E90"/>
    <w:rsid w:val="6E8126B3"/>
    <w:rsid w:val="6E9C573F"/>
    <w:rsid w:val="6EAE5472"/>
    <w:rsid w:val="6EB365E5"/>
    <w:rsid w:val="6EB85889"/>
    <w:rsid w:val="6EC16F54"/>
    <w:rsid w:val="6EC95E08"/>
    <w:rsid w:val="6ECF78C3"/>
    <w:rsid w:val="6ED44ED9"/>
    <w:rsid w:val="6ED8429D"/>
    <w:rsid w:val="6ED924EF"/>
    <w:rsid w:val="6EED1AF7"/>
    <w:rsid w:val="6EED7D49"/>
    <w:rsid w:val="6EF235B1"/>
    <w:rsid w:val="6EF8049C"/>
    <w:rsid w:val="6EF97D0F"/>
    <w:rsid w:val="6F0652D5"/>
    <w:rsid w:val="6F132F0F"/>
    <w:rsid w:val="6F190B3E"/>
    <w:rsid w:val="6F241291"/>
    <w:rsid w:val="6F385809"/>
    <w:rsid w:val="6F3C3C33"/>
    <w:rsid w:val="6F4149D6"/>
    <w:rsid w:val="6F472370"/>
    <w:rsid w:val="6F484F7F"/>
    <w:rsid w:val="6F5E0C47"/>
    <w:rsid w:val="6F6B5112"/>
    <w:rsid w:val="6F6D0E8A"/>
    <w:rsid w:val="6F7246F2"/>
    <w:rsid w:val="6F767D3E"/>
    <w:rsid w:val="6F774AB3"/>
    <w:rsid w:val="6F7C56F5"/>
    <w:rsid w:val="6F80148E"/>
    <w:rsid w:val="6F914B78"/>
    <w:rsid w:val="6F96218E"/>
    <w:rsid w:val="6F991C7F"/>
    <w:rsid w:val="6F9C5A16"/>
    <w:rsid w:val="6FA7439C"/>
    <w:rsid w:val="6FA80A6B"/>
    <w:rsid w:val="6FB05219"/>
    <w:rsid w:val="6FB10853"/>
    <w:rsid w:val="6FB645DF"/>
    <w:rsid w:val="6FD66A2F"/>
    <w:rsid w:val="6FED73AE"/>
    <w:rsid w:val="6FF15617"/>
    <w:rsid w:val="6FF3138F"/>
    <w:rsid w:val="6FF62C2D"/>
    <w:rsid w:val="6FF922AC"/>
    <w:rsid w:val="700C41FF"/>
    <w:rsid w:val="701337DF"/>
    <w:rsid w:val="701557A9"/>
    <w:rsid w:val="701B76ED"/>
    <w:rsid w:val="70271038"/>
    <w:rsid w:val="7031452D"/>
    <w:rsid w:val="703A6FBE"/>
    <w:rsid w:val="703B0F88"/>
    <w:rsid w:val="704E75CB"/>
    <w:rsid w:val="70512255"/>
    <w:rsid w:val="70512559"/>
    <w:rsid w:val="705B0CE2"/>
    <w:rsid w:val="70673B2B"/>
    <w:rsid w:val="7080699B"/>
    <w:rsid w:val="70820965"/>
    <w:rsid w:val="70891CF3"/>
    <w:rsid w:val="70911EA7"/>
    <w:rsid w:val="70974410"/>
    <w:rsid w:val="70981F36"/>
    <w:rsid w:val="70A22DB5"/>
    <w:rsid w:val="70B328CC"/>
    <w:rsid w:val="70BC2A8C"/>
    <w:rsid w:val="70BD7BEF"/>
    <w:rsid w:val="70DD189A"/>
    <w:rsid w:val="70E4517B"/>
    <w:rsid w:val="70E76A1A"/>
    <w:rsid w:val="70EB24C2"/>
    <w:rsid w:val="70F74EAF"/>
    <w:rsid w:val="7104137A"/>
    <w:rsid w:val="710C022E"/>
    <w:rsid w:val="71333A0D"/>
    <w:rsid w:val="71341C5F"/>
    <w:rsid w:val="713559D7"/>
    <w:rsid w:val="7148570A"/>
    <w:rsid w:val="714A49EB"/>
    <w:rsid w:val="71573B9F"/>
    <w:rsid w:val="71600CA6"/>
    <w:rsid w:val="716D33C3"/>
    <w:rsid w:val="71810C1C"/>
    <w:rsid w:val="71881FAB"/>
    <w:rsid w:val="718A5D23"/>
    <w:rsid w:val="71924BD7"/>
    <w:rsid w:val="71995F66"/>
    <w:rsid w:val="719C5A56"/>
    <w:rsid w:val="71AA3CCF"/>
    <w:rsid w:val="71AB5C99"/>
    <w:rsid w:val="71B2527A"/>
    <w:rsid w:val="71B608C6"/>
    <w:rsid w:val="71BE3C1E"/>
    <w:rsid w:val="71CC7543"/>
    <w:rsid w:val="71E371E1"/>
    <w:rsid w:val="71F87130"/>
    <w:rsid w:val="71F907B3"/>
    <w:rsid w:val="71F92EA9"/>
    <w:rsid w:val="721B4BCD"/>
    <w:rsid w:val="721D0945"/>
    <w:rsid w:val="722C6DDA"/>
    <w:rsid w:val="722F68CA"/>
    <w:rsid w:val="72395053"/>
    <w:rsid w:val="7243441B"/>
    <w:rsid w:val="724539F8"/>
    <w:rsid w:val="724F0D1A"/>
    <w:rsid w:val="725105EF"/>
    <w:rsid w:val="72666630"/>
    <w:rsid w:val="727662A7"/>
    <w:rsid w:val="727B566C"/>
    <w:rsid w:val="727D63C7"/>
    <w:rsid w:val="72907369"/>
    <w:rsid w:val="72A20E4A"/>
    <w:rsid w:val="72AC0DAF"/>
    <w:rsid w:val="72B1108D"/>
    <w:rsid w:val="72DA6836"/>
    <w:rsid w:val="72E20B01"/>
    <w:rsid w:val="73034D9E"/>
    <w:rsid w:val="73076EFF"/>
    <w:rsid w:val="73223D39"/>
    <w:rsid w:val="73336A3F"/>
    <w:rsid w:val="73337CF4"/>
    <w:rsid w:val="734819F2"/>
    <w:rsid w:val="73504688"/>
    <w:rsid w:val="73571C35"/>
    <w:rsid w:val="735F0AE9"/>
    <w:rsid w:val="73614861"/>
    <w:rsid w:val="73673EAD"/>
    <w:rsid w:val="7367665C"/>
    <w:rsid w:val="736A2570"/>
    <w:rsid w:val="73852C46"/>
    <w:rsid w:val="738A025C"/>
    <w:rsid w:val="738B5D82"/>
    <w:rsid w:val="739A7D73"/>
    <w:rsid w:val="739C1D3D"/>
    <w:rsid w:val="73A330CC"/>
    <w:rsid w:val="73A41D18"/>
    <w:rsid w:val="73AA6208"/>
    <w:rsid w:val="73BB0416"/>
    <w:rsid w:val="73F456D6"/>
    <w:rsid w:val="74085625"/>
    <w:rsid w:val="740873D3"/>
    <w:rsid w:val="740A6CA7"/>
    <w:rsid w:val="741E2752"/>
    <w:rsid w:val="743261FE"/>
    <w:rsid w:val="743326A2"/>
    <w:rsid w:val="74454183"/>
    <w:rsid w:val="744779F8"/>
    <w:rsid w:val="74493C73"/>
    <w:rsid w:val="744C72C0"/>
    <w:rsid w:val="746A3BEA"/>
    <w:rsid w:val="746E36DA"/>
    <w:rsid w:val="747131CA"/>
    <w:rsid w:val="748434F5"/>
    <w:rsid w:val="748F1AFC"/>
    <w:rsid w:val="749F7D37"/>
    <w:rsid w:val="74A964C0"/>
    <w:rsid w:val="74C90910"/>
    <w:rsid w:val="74CE5F27"/>
    <w:rsid w:val="74D07EF1"/>
    <w:rsid w:val="74D15A17"/>
    <w:rsid w:val="74D6656A"/>
    <w:rsid w:val="74DF0134"/>
    <w:rsid w:val="74F579F0"/>
    <w:rsid w:val="74F930EE"/>
    <w:rsid w:val="74FD05BA"/>
    <w:rsid w:val="74FD4A5E"/>
    <w:rsid w:val="750A28CF"/>
    <w:rsid w:val="750A2B3F"/>
    <w:rsid w:val="75153B55"/>
    <w:rsid w:val="75175A14"/>
    <w:rsid w:val="751B6AA4"/>
    <w:rsid w:val="753757B3"/>
    <w:rsid w:val="75385A96"/>
    <w:rsid w:val="753A6D9B"/>
    <w:rsid w:val="753D4E5A"/>
    <w:rsid w:val="7544268D"/>
    <w:rsid w:val="7548217D"/>
    <w:rsid w:val="75530B22"/>
    <w:rsid w:val="755703BD"/>
    <w:rsid w:val="75581C94"/>
    <w:rsid w:val="75587EE6"/>
    <w:rsid w:val="756D573F"/>
    <w:rsid w:val="757840E4"/>
    <w:rsid w:val="75845FDA"/>
    <w:rsid w:val="75867F33"/>
    <w:rsid w:val="75877F73"/>
    <w:rsid w:val="758807CB"/>
    <w:rsid w:val="75882579"/>
    <w:rsid w:val="7589009F"/>
    <w:rsid w:val="75955A70"/>
    <w:rsid w:val="75994786"/>
    <w:rsid w:val="759A04FF"/>
    <w:rsid w:val="75A66E6C"/>
    <w:rsid w:val="75B4336E"/>
    <w:rsid w:val="75B46299"/>
    <w:rsid w:val="75C64E50"/>
    <w:rsid w:val="75CB4B5C"/>
    <w:rsid w:val="75D25EEA"/>
    <w:rsid w:val="75DA08FB"/>
    <w:rsid w:val="75DB59C8"/>
    <w:rsid w:val="75E1612D"/>
    <w:rsid w:val="75F23E97"/>
    <w:rsid w:val="75F53987"/>
    <w:rsid w:val="75FA2D4B"/>
    <w:rsid w:val="75FC4D15"/>
    <w:rsid w:val="75FC6AC3"/>
    <w:rsid w:val="76085468"/>
    <w:rsid w:val="760F2C9B"/>
    <w:rsid w:val="761262E7"/>
    <w:rsid w:val="76143E0D"/>
    <w:rsid w:val="761D53B8"/>
    <w:rsid w:val="762322A2"/>
    <w:rsid w:val="7630676D"/>
    <w:rsid w:val="764D07E2"/>
    <w:rsid w:val="764F3097"/>
    <w:rsid w:val="76796366"/>
    <w:rsid w:val="76880357"/>
    <w:rsid w:val="769245DD"/>
    <w:rsid w:val="76982C90"/>
    <w:rsid w:val="76B031E0"/>
    <w:rsid w:val="76B466CC"/>
    <w:rsid w:val="76D11CFE"/>
    <w:rsid w:val="76DF266D"/>
    <w:rsid w:val="76E36056"/>
    <w:rsid w:val="76E47C83"/>
    <w:rsid w:val="76EE43E6"/>
    <w:rsid w:val="76EE465E"/>
    <w:rsid w:val="7702635B"/>
    <w:rsid w:val="770420D4"/>
    <w:rsid w:val="77073972"/>
    <w:rsid w:val="77106CCA"/>
    <w:rsid w:val="77242776"/>
    <w:rsid w:val="7725204A"/>
    <w:rsid w:val="77336515"/>
    <w:rsid w:val="773724A9"/>
    <w:rsid w:val="77560455"/>
    <w:rsid w:val="77575D2B"/>
    <w:rsid w:val="776112D4"/>
    <w:rsid w:val="77686678"/>
    <w:rsid w:val="77754D7F"/>
    <w:rsid w:val="777803CC"/>
    <w:rsid w:val="777C2860"/>
    <w:rsid w:val="777F5BFE"/>
    <w:rsid w:val="778154D2"/>
    <w:rsid w:val="77894387"/>
    <w:rsid w:val="77AB69F3"/>
    <w:rsid w:val="77BF249E"/>
    <w:rsid w:val="77C11D73"/>
    <w:rsid w:val="77C33D3D"/>
    <w:rsid w:val="77C35AEB"/>
    <w:rsid w:val="77C74EAF"/>
    <w:rsid w:val="77C81353"/>
    <w:rsid w:val="77E85551"/>
    <w:rsid w:val="77F73860"/>
    <w:rsid w:val="77F8453C"/>
    <w:rsid w:val="77FE0282"/>
    <w:rsid w:val="780B49DC"/>
    <w:rsid w:val="781948B8"/>
    <w:rsid w:val="782B3690"/>
    <w:rsid w:val="78372035"/>
    <w:rsid w:val="784C3D32"/>
    <w:rsid w:val="785E3A65"/>
    <w:rsid w:val="7865494A"/>
    <w:rsid w:val="787212BF"/>
    <w:rsid w:val="78743289"/>
    <w:rsid w:val="788C13F2"/>
    <w:rsid w:val="789456D9"/>
    <w:rsid w:val="7894748F"/>
    <w:rsid w:val="78AA2807"/>
    <w:rsid w:val="78AA6CAB"/>
    <w:rsid w:val="78AD22F7"/>
    <w:rsid w:val="78B33DB1"/>
    <w:rsid w:val="78BB2C66"/>
    <w:rsid w:val="78E26492"/>
    <w:rsid w:val="78EF0B61"/>
    <w:rsid w:val="78FB3062"/>
    <w:rsid w:val="78FD25A9"/>
    <w:rsid w:val="79164340"/>
    <w:rsid w:val="791660EE"/>
    <w:rsid w:val="791F31F5"/>
    <w:rsid w:val="79224A93"/>
    <w:rsid w:val="79425135"/>
    <w:rsid w:val="79450781"/>
    <w:rsid w:val="79520AB6"/>
    <w:rsid w:val="79586707"/>
    <w:rsid w:val="795A422D"/>
    <w:rsid w:val="79667075"/>
    <w:rsid w:val="796A2E65"/>
    <w:rsid w:val="797A4893"/>
    <w:rsid w:val="79847540"/>
    <w:rsid w:val="7991154C"/>
    <w:rsid w:val="799A0ACD"/>
    <w:rsid w:val="799F7E92"/>
    <w:rsid w:val="79AA4DA2"/>
    <w:rsid w:val="79AB6836"/>
    <w:rsid w:val="79B17BC5"/>
    <w:rsid w:val="79B55907"/>
    <w:rsid w:val="79B672FA"/>
    <w:rsid w:val="79CE0777"/>
    <w:rsid w:val="79EC7E67"/>
    <w:rsid w:val="79F457A7"/>
    <w:rsid w:val="79FA5A10"/>
    <w:rsid w:val="7A0917AF"/>
    <w:rsid w:val="7A1E16FE"/>
    <w:rsid w:val="7A236D15"/>
    <w:rsid w:val="7A37456E"/>
    <w:rsid w:val="7A37631C"/>
    <w:rsid w:val="7A460C55"/>
    <w:rsid w:val="7A4A01C2"/>
    <w:rsid w:val="7A4D3D91"/>
    <w:rsid w:val="7A57526B"/>
    <w:rsid w:val="7A5955C8"/>
    <w:rsid w:val="7A613399"/>
    <w:rsid w:val="7A65388D"/>
    <w:rsid w:val="7A680BCB"/>
    <w:rsid w:val="7A935575"/>
    <w:rsid w:val="7A951295"/>
    <w:rsid w:val="7A98273D"/>
    <w:rsid w:val="7A9E5FB6"/>
    <w:rsid w:val="7AA15E8B"/>
    <w:rsid w:val="7AAE4290"/>
    <w:rsid w:val="7ABD0F17"/>
    <w:rsid w:val="7AC04563"/>
    <w:rsid w:val="7AC51B7A"/>
    <w:rsid w:val="7ACC2F08"/>
    <w:rsid w:val="7AD93877"/>
    <w:rsid w:val="7AE2097E"/>
    <w:rsid w:val="7AE5221C"/>
    <w:rsid w:val="7AE53FCA"/>
    <w:rsid w:val="7AE91D0C"/>
    <w:rsid w:val="7AFD57B8"/>
    <w:rsid w:val="7AFE6E3A"/>
    <w:rsid w:val="7B1623D5"/>
    <w:rsid w:val="7B163C52"/>
    <w:rsid w:val="7B1E128A"/>
    <w:rsid w:val="7B252618"/>
    <w:rsid w:val="7B292109"/>
    <w:rsid w:val="7B2C1BF9"/>
    <w:rsid w:val="7B3D087F"/>
    <w:rsid w:val="7B566C76"/>
    <w:rsid w:val="7B5A0161"/>
    <w:rsid w:val="7B5A21DB"/>
    <w:rsid w:val="7B615FE7"/>
    <w:rsid w:val="7B690AE6"/>
    <w:rsid w:val="7B71305D"/>
    <w:rsid w:val="7B7664D6"/>
    <w:rsid w:val="7B8F58D4"/>
    <w:rsid w:val="7BA307A7"/>
    <w:rsid w:val="7BA9149B"/>
    <w:rsid w:val="7BB06386"/>
    <w:rsid w:val="7BC2255D"/>
    <w:rsid w:val="7BC736D0"/>
    <w:rsid w:val="7BC97448"/>
    <w:rsid w:val="7BCC5D96"/>
    <w:rsid w:val="7BD55DED"/>
    <w:rsid w:val="7BD76009"/>
    <w:rsid w:val="7BE424D4"/>
    <w:rsid w:val="7BF3207D"/>
    <w:rsid w:val="7BFC5A6F"/>
    <w:rsid w:val="7C024B77"/>
    <w:rsid w:val="7C0B7A60"/>
    <w:rsid w:val="7C142DB9"/>
    <w:rsid w:val="7C1B67C5"/>
    <w:rsid w:val="7C1C7EBF"/>
    <w:rsid w:val="7C2F7BF3"/>
    <w:rsid w:val="7C321491"/>
    <w:rsid w:val="7C3A6597"/>
    <w:rsid w:val="7C3F770A"/>
    <w:rsid w:val="7C4D1E27"/>
    <w:rsid w:val="7C530858"/>
    <w:rsid w:val="7C63164A"/>
    <w:rsid w:val="7C7D1A93"/>
    <w:rsid w:val="7C8A307B"/>
    <w:rsid w:val="7C914409"/>
    <w:rsid w:val="7CA3413D"/>
    <w:rsid w:val="7CA37C99"/>
    <w:rsid w:val="7CAD4FBB"/>
    <w:rsid w:val="7CBB1486"/>
    <w:rsid w:val="7CBE4AD3"/>
    <w:rsid w:val="7CC3658D"/>
    <w:rsid w:val="7CD10CAA"/>
    <w:rsid w:val="7CD75B94"/>
    <w:rsid w:val="7CDE33C7"/>
    <w:rsid w:val="7CE34539"/>
    <w:rsid w:val="7CF91FAF"/>
    <w:rsid w:val="7D00333D"/>
    <w:rsid w:val="7D020E63"/>
    <w:rsid w:val="7D0544BF"/>
    <w:rsid w:val="7D060228"/>
    <w:rsid w:val="7D0B583E"/>
    <w:rsid w:val="7D1110A6"/>
    <w:rsid w:val="7D140B97"/>
    <w:rsid w:val="7D1961AD"/>
    <w:rsid w:val="7D197F5B"/>
    <w:rsid w:val="7D1E37C3"/>
    <w:rsid w:val="7D342FE7"/>
    <w:rsid w:val="7D384885"/>
    <w:rsid w:val="7D3B05D1"/>
    <w:rsid w:val="7D3B0833"/>
    <w:rsid w:val="7D3B5470"/>
    <w:rsid w:val="7D4274B2"/>
    <w:rsid w:val="7D450D50"/>
    <w:rsid w:val="7D4C0330"/>
    <w:rsid w:val="7D515947"/>
    <w:rsid w:val="7D575C62"/>
    <w:rsid w:val="7D5B4A17"/>
    <w:rsid w:val="7D5E0064"/>
    <w:rsid w:val="7D6A4C5A"/>
    <w:rsid w:val="7D6F401F"/>
    <w:rsid w:val="7D7004C3"/>
    <w:rsid w:val="7D741635"/>
    <w:rsid w:val="7D8A2C07"/>
    <w:rsid w:val="7D8E6B9B"/>
    <w:rsid w:val="7D9341B1"/>
    <w:rsid w:val="7DA4016C"/>
    <w:rsid w:val="7DAF3037"/>
    <w:rsid w:val="7DC600E3"/>
    <w:rsid w:val="7DC91981"/>
    <w:rsid w:val="7DD70390"/>
    <w:rsid w:val="7DEC6DBD"/>
    <w:rsid w:val="7DF369FE"/>
    <w:rsid w:val="7DFD01D1"/>
    <w:rsid w:val="7DFE2E40"/>
    <w:rsid w:val="7E066731"/>
    <w:rsid w:val="7E096221"/>
    <w:rsid w:val="7E0B1F99"/>
    <w:rsid w:val="7E10632D"/>
    <w:rsid w:val="7E21356B"/>
    <w:rsid w:val="7E2E7A36"/>
    <w:rsid w:val="7E3239CA"/>
    <w:rsid w:val="7E372D8F"/>
    <w:rsid w:val="7E3C60AD"/>
    <w:rsid w:val="7E3F60E7"/>
    <w:rsid w:val="7E486D4A"/>
    <w:rsid w:val="7E4D4AB6"/>
    <w:rsid w:val="7E5F0B51"/>
    <w:rsid w:val="7E682F48"/>
    <w:rsid w:val="7E6F077A"/>
    <w:rsid w:val="7E722019"/>
    <w:rsid w:val="7E7A604F"/>
    <w:rsid w:val="7E7A711F"/>
    <w:rsid w:val="7E857F9E"/>
    <w:rsid w:val="7E866C46"/>
    <w:rsid w:val="7E885398"/>
    <w:rsid w:val="7E8A7641"/>
    <w:rsid w:val="7EA128FE"/>
    <w:rsid w:val="7EA13C27"/>
    <w:rsid w:val="7EB443DF"/>
    <w:rsid w:val="7EBC7738"/>
    <w:rsid w:val="7EC127A7"/>
    <w:rsid w:val="7EEA1BAF"/>
    <w:rsid w:val="7EED7801"/>
    <w:rsid w:val="7EFB200E"/>
    <w:rsid w:val="7F034382"/>
    <w:rsid w:val="7F0E4AC5"/>
    <w:rsid w:val="7F121106"/>
    <w:rsid w:val="7F1C410C"/>
    <w:rsid w:val="7F1F3E9D"/>
    <w:rsid w:val="7F210F90"/>
    <w:rsid w:val="7F264BB1"/>
    <w:rsid w:val="7F2D5F40"/>
    <w:rsid w:val="7F34107C"/>
    <w:rsid w:val="7F39083A"/>
    <w:rsid w:val="7F3B68AE"/>
    <w:rsid w:val="7F4A4D43"/>
    <w:rsid w:val="7F5135DE"/>
    <w:rsid w:val="7F5B0CFF"/>
    <w:rsid w:val="7F5C05D3"/>
    <w:rsid w:val="7F5C42F5"/>
    <w:rsid w:val="7F665761"/>
    <w:rsid w:val="7F792F33"/>
    <w:rsid w:val="7F8A5140"/>
    <w:rsid w:val="7F8F09A8"/>
    <w:rsid w:val="7F8F3331"/>
    <w:rsid w:val="7F932247"/>
    <w:rsid w:val="7F945FBF"/>
    <w:rsid w:val="7F9E0BEB"/>
    <w:rsid w:val="7FC40652"/>
    <w:rsid w:val="7FC56178"/>
    <w:rsid w:val="7FCD15A9"/>
    <w:rsid w:val="7FCE327F"/>
    <w:rsid w:val="7FD64829"/>
    <w:rsid w:val="7FDE5D0A"/>
    <w:rsid w:val="7FE64A6C"/>
    <w:rsid w:val="7FE707E4"/>
    <w:rsid w:val="7FF52F01"/>
    <w:rsid w:val="7FF64583"/>
    <w:rsid w:val="7FF76C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left"/>
    </w:pPr>
    <w:rPr>
      <w:rFonts w:ascii="Times New Roman" w:hAnsi="Times New Roman" w:eastAsia="宋体" w:cs="Times New Roman"/>
      <w:kern w:val="2"/>
      <w:sz w:val="21"/>
      <w:szCs w:val="21"/>
      <w:lang w:val="en-US" w:eastAsia="zh-CN" w:bidi="ar-SA"/>
    </w:rPr>
  </w:style>
  <w:style w:type="paragraph" w:styleId="2">
    <w:name w:val="heading 1"/>
    <w:basedOn w:val="1"/>
    <w:next w:val="1"/>
    <w:autoRedefine/>
    <w:qFormat/>
    <w:uiPriority w:val="0"/>
    <w:pPr>
      <w:keepNext/>
      <w:keepLines/>
      <w:spacing w:before="40" w:after="40"/>
      <w:ind w:right="40" w:rightChars="19"/>
      <w:jc w:val="center"/>
      <w:outlineLvl w:val="0"/>
    </w:pPr>
    <w:rPr>
      <w:b/>
      <w:kern w:val="44"/>
      <w:sz w:val="44"/>
    </w:rPr>
  </w:style>
  <w:style w:type="paragraph" w:styleId="3">
    <w:name w:val="heading 2"/>
    <w:basedOn w:val="1"/>
    <w:next w:val="1"/>
    <w:autoRedefine/>
    <w:semiHidden/>
    <w:unhideWhenUsed/>
    <w:qFormat/>
    <w:uiPriority w:val="0"/>
    <w:pPr>
      <w:spacing w:beforeAutospacing="1" w:afterAutospacing="1"/>
      <w:jc w:val="left"/>
      <w:outlineLvl w:val="1"/>
    </w:pPr>
    <w:rPr>
      <w:rFonts w:hint="eastAsia" w:ascii="宋体" w:hAnsi="宋体"/>
      <w:b/>
      <w:bCs/>
      <w:kern w:val="0"/>
      <w:sz w:val="36"/>
      <w:szCs w:val="36"/>
    </w:rPr>
  </w:style>
  <w:style w:type="paragraph" w:styleId="4">
    <w:name w:val="heading 3"/>
    <w:basedOn w:val="1"/>
    <w:next w:val="1"/>
    <w:link w:val="23"/>
    <w:autoRedefine/>
    <w:unhideWhenUsed/>
    <w:qFormat/>
    <w:uiPriority w:val="0"/>
    <w:pPr>
      <w:keepNext/>
      <w:keepLines/>
      <w:spacing w:before="260" w:after="260" w:line="416" w:lineRule="auto"/>
      <w:outlineLvl w:val="2"/>
    </w:pPr>
    <w:rPr>
      <w:b/>
      <w:bCs/>
      <w:sz w:val="32"/>
      <w:szCs w:val="32"/>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pPr>
      <w:jc w:val="left"/>
    </w:pPr>
  </w:style>
  <w:style w:type="paragraph" w:styleId="6">
    <w:name w:val="Body Text"/>
    <w:basedOn w:val="1"/>
    <w:link w:val="24"/>
    <w:autoRedefine/>
    <w:qFormat/>
    <w:uiPriority w:val="1"/>
    <w:pPr>
      <w:overflowPunct w:val="0"/>
      <w:autoSpaceDE w:val="0"/>
      <w:autoSpaceDN w:val="0"/>
      <w:spacing w:line="264" w:lineRule="auto"/>
      <w:ind w:firstLine="200" w:firstLineChars="200"/>
    </w:pPr>
    <w:rPr>
      <w:rFonts w:ascii="Times New Roman" w:hAnsi="Times New Roman" w:cs="宋体"/>
      <w:kern w:val="0"/>
      <w:sz w:val="18"/>
      <w:szCs w:val="18"/>
      <w:lang w:val="zh-CN" w:bidi="zh-CN"/>
    </w:rPr>
  </w:style>
  <w:style w:type="paragraph" w:styleId="7">
    <w:name w:val="endnote text"/>
    <w:basedOn w:val="1"/>
    <w:link w:val="25"/>
    <w:autoRedefine/>
    <w:qFormat/>
    <w:uiPriority w:val="0"/>
    <w:pPr>
      <w:snapToGrid w:val="0"/>
      <w:jc w:val="left"/>
    </w:pPr>
  </w:style>
  <w:style w:type="paragraph" w:styleId="8">
    <w:name w:val="footer"/>
    <w:basedOn w:val="1"/>
    <w:autoRedefine/>
    <w:qFormat/>
    <w:uiPriority w:val="0"/>
    <w:pPr>
      <w:tabs>
        <w:tab w:val="center" w:pos="4153"/>
        <w:tab w:val="right" w:pos="8306"/>
      </w:tabs>
      <w:snapToGrid w:val="0"/>
      <w:jc w:val="left"/>
    </w:pPr>
    <w:rPr>
      <w:sz w:val="18"/>
      <w:szCs w:val="18"/>
    </w:rPr>
  </w:style>
  <w:style w:type="paragraph" w:styleId="9">
    <w:name w:val="header"/>
    <w:basedOn w:val="1"/>
    <w:link w:val="26"/>
    <w:autoRedefine/>
    <w:qFormat/>
    <w:uiPriority w:val="99"/>
    <w:pPr>
      <w:pBdr>
        <w:bottom w:val="single" w:color="auto" w:sz="6" w:space="1"/>
      </w:pBdr>
      <w:tabs>
        <w:tab w:val="center" w:pos="4153"/>
        <w:tab w:val="right" w:pos="8306"/>
      </w:tabs>
      <w:snapToGrid w:val="0"/>
      <w:jc w:val="center"/>
    </w:pPr>
    <w:rPr>
      <w:rFonts w:ascii="宋体" w:hAnsi="宋体"/>
      <w:sz w:val="24"/>
    </w:rPr>
  </w:style>
  <w:style w:type="paragraph" w:styleId="10">
    <w:name w:val="footnote text"/>
    <w:basedOn w:val="1"/>
    <w:link w:val="27"/>
    <w:autoRedefine/>
    <w:qFormat/>
    <w:uiPriority w:val="0"/>
    <w:pPr>
      <w:snapToGrid w:val="0"/>
      <w:jc w:val="left"/>
    </w:pPr>
    <w:rPr>
      <w:sz w:val="18"/>
      <w:szCs w:val="18"/>
    </w:rPr>
  </w:style>
  <w:style w:type="paragraph" w:styleId="11">
    <w:name w:val="HTML Preformatted"/>
    <w:basedOn w:val="1"/>
    <w:link w:val="28"/>
    <w:autoRedefine/>
    <w:qFormat/>
    <w:uiPriority w:val="0"/>
    <w:rPr>
      <w:rFonts w:ascii="Courier New" w:hAnsi="Courier New" w:cs="Courier New"/>
      <w:sz w:val="20"/>
      <w:szCs w:val="20"/>
    </w:rPr>
  </w:style>
  <w:style w:type="paragraph" w:styleId="12">
    <w:name w:val="Normal (Web)"/>
    <w:basedOn w:val="1"/>
    <w:autoRedefine/>
    <w:qFormat/>
    <w:uiPriority w:val="0"/>
    <w:rPr>
      <w:sz w:val="24"/>
    </w:rPr>
  </w:style>
  <w:style w:type="paragraph" w:styleId="13">
    <w:name w:val="Title"/>
    <w:basedOn w:val="1"/>
    <w:next w:val="1"/>
    <w:link w:val="29"/>
    <w:autoRedefine/>
    <w:qFormat/>
    <w:uiPriority w:val="0"/>
    <w:pPr>
      <w:spacing w:before="240" w:after="60"/>
      <w:jc w:val="center"/>
      <w:outlineLvl w:val="0"/>
    </w:pPr>
    <w:rPr>
      <w:rFonts w:ascii="Calibri Light" w:hAnsi="Calibri Light"/>
      <w:b/>
      <w:bCs/>
      <w:sz w:val="32"/>
      <w:szCs w:val="32"/>
    </w:rPr>
  </w:style>
  <w:style w:type="table" w:styleId="15">
    <w:name w:val="Table Grid"/>
    <w:basedOn w:val="1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endnote reference"/>
    <w:basedOn w:val="16"/>
    <w:autoRedefine/>
    <w:qFormat/>
    <w:uiPriority w:val="0"/>
    <w:rPr>
      <w:vertAlign w:val="superscript"/>
    </w:rPr>
  </w:style>
  <w:style w:type="character" w:styleId="19">
    <w:name w:val="page number"/>
    <w:basedOn w:val="16"/>
    <w:autoRedefine/>
    <w:qFormat/>
    <w:uiPriority w:val="0"/>
  </w:style>
  <w:style w:type="character" w:styleId="20">
    <w:name w:val="Hyperlink"/>
    <w:basedOn w:val="16"/>
    <w:autoRedefine/>
    <w:qFormat/>
    <w:uiPriority w:val="0"/>
    <w:rPr>
      <w:color w:val="0000FF"/>
      <w:u w:val="single"/>
    </w:rPr>
  </w:style>
  <w:style w:type="character" w:styleId="21">
    <w:name w:val="annotation reference"/>
    <w:basedOn w:val="16"/>
    <w:autoRedefine/>
    <w:qFormat/>
    <w:uiPriority w:val="0"/>
    <w:rPr>
      <w:sz w:val="21"/>
      <w:szCs w:val="21"/>
    </w:rPr>
  </w:style>
  <w:style w:type="character" w:styleId="22">
    <w:name w:val="footnote reference"/>
    <w:basedOn w:val="16"/>
    <w:autoRedefine/>
    <w:qFormat/>
    <w:uiPriority w:val="0"/>
    <w:rPr>
      <w:vertAlign w:val="superscript"/>
    </w:rPr>
  </w:style>
  <w:style w:type="character" w:customStyle="1" w:styleId="23">
    <w:name w:val="标题 3 字符"/>
    <w:basedOn w:val="16"/>
    <w:link w:val="4"/>
    <w:autoRedefine/>
    <w:semiHidden/>
    <w:qFormat/>
    <w:uiPriority w:val="0"/>
    <w:rPr>
      <w:rFonts w:ascii="Calibri" w:hAnsi="Calibri" w:eastAsia="宋体" w:cs="Times New Roman"/>
      <w:b/>
      <w:bCs/>
      <w:kern w:val="2"/>
      <w:sz w:val="32"/>
      <w:szCs w:val="32"/>
    </w:rPr>
  </w:style>
  <w:style w:type="character" w:customStyle="1" w:styleId="24">
    <w:name w:val="正文文本 字符"/>
    <w:basedOn w:val="16"/>
    <w:link w:val="6"/>
    <w:autoRedefine/>
    <w:qFormat/>
    <w:uiPriority w:val="1"/>
    <w:rPr>
      <w:rFonts w:cs="宋体"/>
      <w:sz w:val="18"/>
      <w:szCs w:val="18"/>
      <w:lang w:val="zh-CN" w:bidi="zh-CN"/>
    </w:rPr>
  </w:style>
  <w:style w:type="character" w:customStyle="1" w:styleId="25">
    <w:name w:val="尾注文本 字符"/>
    <w:basedOn w:val="16"/>
    <w:link w:val="7"/>
    <w:autoRedefine/>
    <w:qFormat/>
    <w:uiPriority w:val="0"/>
    <w:rPr>
      <w:rFonts w:ascii="Calibri" w:hAnsi="Calibri" w:eastAsia="宋体" w:cs="Times New Roman"/>
      <w:kern w:val="2"/>
      <w:sz w:val="21"/>
      <w:szCs w:val="24"/>
    </w:rPr>
  </w:style>
  <w:style w:type="character" w:customStyle="1" w:styleId="26">
    <w:name w:val="页眉 字符"/>
    <w:basedOn w:val="16"/>
    <w:link w:val="9"/>
    <w:autoRedefine/>
    <w:qFormat/>
    <w:uiPriority w:val="99"/>
    <w:rPr>
      <w:rFonts w:ascii="宋体" w:hAnsi="宋体" w:eastAsia="宋体" w:cs="Times New Roman"/>
      <w:kern w:val="2"/>
      <w:sz w:val="24"/>
      <w:szCs w:val="24"/>
    </w:rPr>
  </w:style>
  <w:style w:type="character" w:customStyle="1" w:styleId="27">
    <w:name w:val="脚注文本 字符"/>
    <w:basedOn w:val="16"/>
    <w:link w:val="10"/>
    <w:autoRedefine/>
    <w:qFormat/>
    <w:uiPriority w:val="0"/>
    <w:rPr>
      <w:rFonts w:ascii="Calibri" w:hAnsi="Calibri" w:eastAsia="宋体" w:cs="Times New Roman"/>
      <w:kern w:val="2"/>
      <w:sz w:val="18"/>
      <w:szCs w:val="18"/>
    </w:rPr>
  </w:style>
  <w:style w:type="character" w:customStyle="1" w:styleId="28">
    <w:name w:val="HTML 预设格式 字符"/>
    <w:basedOn w:val="16"/>
    <w:link w:val="11"/>
    <w:autoRedefine/>
    <w:qFormat/>
    <w:uiPriority w:val="0"/>
    <w:rPr>
      <w:rFonts w:ascii="Courier New" w:hAnsi="Courier New" w:eastAsia="宋体" w:cs="Courier New"/>
      <w:kern w:val="2"/>
    </w:rPr>
  </w:style>
  <w:style w:type="character" w:customStyle="1" w:styleId="29">
    <w:name w:val="标题 字符"/>
    <w:basedOn w:val="16"/>
    <w:link w:val="13"/>
    <w:autoRedefine/>
    <w:qFormat/>
    <w:uiPriority w:val="0"/>
    <w:rPr>
      <w:rFonts w:ascii="Calibri Light" w:hAnsi="Calibri Light" w:eastAsia="宋体" w:cs="Times New Roman"/>
      <w:b/>
      <w:bCs/>
      <w:kern w:val="2"/>
      <w:sz w:val="32"/>
      <w:szCs w:val="32"/>
    </w:rPr>
  </w:style>
  <w:style w:type="table" w:customStyle="1" w:styleId="30">
    <w:name w:val="三线"/>
    <w:basedOn w:val="14"/>
    <w:autoRedefine/>
    <w:qFormat/>
    <w:uiPriority w:val="99"/>
    <w:pPr>
      <w:spacing w:line="240" w:lineRule="exact"/>
      <w:jc w:val="center"/>
    </w:pPr>
    <w:rPr>
      <w:sz w:val="15"/>
    </w:r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character" w:styleId="31">
    <w:name w:val="Placeholder Text"/>
    <w:basedOn w:val="16"/>
    <w:autoRedefine/>
    <w:unhideWhenUsed/>
    <w:qFormat/>
    <w:uiPriority w:val="99"/>
    <w:rPr>
      <w:color w:val="666666"/>
    </w:rPr>
  </w:style>
  <w:style w:type="paragraph" w:styleId="32">
    <w:name w:val="List Paragraph"/>
    <w:basedOn w:val="1"/>
    <w:autoRedefine/>
    <w:unhideWhenUsed/>
    <w:qFormat/>
    <w:uiPriority w:val="99"/>
    <w:pPr>
      <w:numPr>
        <w:ilvl w:val="0"/>
        <w:numId w:val="1"/>
      </w:numPr>
    </w:pPr>
    <w:rPr>
      <w:rFonts w:ascii="宋体" w:hAnsi="宋体"/>
    </w:rPr>
  </w:style>
  <w:style w:type="paragraph" w:customStyle="1" w:styleId="33">
    <w:name w:val="修订1"/>
    <w:autoRedefine/>
    <w:unhideWhenUsed/>
    <w:qFormat/>
    <w:uiPriority w:val="99"/>
    <w:rPr>
      <w:rFonts w:ascii="Calibri" w:hAnsi="Calibri" w:eastAsia="宋体" w:cs="Times New Roman"/>
      <w:kern w:val="2"/>
      <w:sz w:val="21"/>
      <w:szCs w:val="24"/>
      <w:lang w:val="en-US" w:eastAsia="zh-CN" w:bidi="ar-SA"/>
    </w:rPr>
  </w:style>
  <w:style w:type="paragraph" w:customStyle="1" w:styleId="34">
    <w:name w:val="修订2"/>
    <w:autoRedefine/>
    <w:unhideWhenUsed/>
    <w:qFormat/>
    <w:uiPriority w:val="99"/>
    <w:rPr>
      <w:rFonts w:ascii="Calibri" w:hAnsi="Calibri" w:eastAsia="宋体" w:cs="Times New Roman"/>
      <w:kern w:val="2"/>
      <w:sz w:val="21"/>
      <w:szCs w:val="24"/>
      <w:lang w:val="en-US" w:eastAsia="zh-CN" w:bidi="ar-SA"/>
    </w:rPr>
  </w:style>
  <w:style w:type="paragraph" w:customStyle="1" w:styleId="35">
    <w:name w:val="修订3"/>
    <w:autoRedefine/>
    <w:unhideWhenUsed/>
    <w:qFormat/>
    <w:uiPriority w:val="99"/>
    <w:rPr>
      <w:rFonts w:ascii="Calibri" w:hAnsi="Calibri" w:eastAsia="宋体" w:cs="Times New Roman"/>
      <w:kern w:val="2"/>
      <w:sz w:val="21"/>
      <w:szCs w:val="24"/>
      <w:lang w:val="en-US" w:eastAsia="zh-CN" w:bidi="ar-SA"/>
    </w:rPr>
  </w:style>
  <w:style w:type="paragraph" w:customStyle="1" w:styleId="36">
    <w:name w:val="修订4"/>
    <w:autoRedefine/>
    <w:unhideWhenUsed/>
    <w:qFormat/>
    <w:uiPriority w:val="99"/>
    <w:rPr>
      <w:rFonts w:ascii="Calibri" w:hAnsi="Calibri" w:eastAsia="宋体" w:cs="Times New Roman"/>
      <w:kern w:val="2"/>
      <w:sz w:val="21"/>
      <w:szCs w:val="24"/>
      <w:lang w:val="en-US" w:eastAsia="zh-CN" w:bidi="ar-SA"/>
    </w:rPr>
  </w:style>
  <w:style w:type="paragraph" w:customStyle="1" w:styleId="37">
    <w:name w:val="修订5"/>
    <w:autoRedefine/>
    <w:unhideWhenUsed/>
    <w:qFormat/>
    <w:uiPriority w:val="99"/>
    <w:rPr>
      <w:rFonts w:ascii="Calibri" w:hAnsi="Calibri" w:eastAsia="宋体" w:cs="Times New Roman"/>
      <w:kern w:val="2"/>
      <w:sz w:val="21"/>
      <w:szCs w:val="24"/>
      <w:lang w:val="en-US" w:eastAsia="zh-CN" w:bidi="ar-SA"/>
    </w:rPr>
  </w:style>
  <w:style w:type="paragraph" w:customStyle="1" w:styleId="38">
    <w:name w:val="AAA正文"/>
    <w:basedOn w:val="1"/>
    <w:autoRedefine/>
    <w:qFormat/>
    <w:uiPriority w:val="0"/>
    <w:pPr>
      <w:ind w:firstLine="420" w:firstLineChars="200"/>
    </w:pPr>
    <w:rPr>
      <w:rFonts w:hint="eastAsia" w:ascii="宋体" w:hAnsi="宋体" w:cs="宋体"/>
      <w:szCs w:val="21"/>
    </w:rPr>
  </w:style>
  <w:style w:type="paragraph" w:customStyle="1" w:styleId="39">
    <w:name w:val="标题1111"/>
    <w:basedOn w:val="1"/>
    <w:autoRedefine/>
    <w:qFormat/>
    <w:uiPriority w:val="0"/>
    <w:rPr>
      <w:rFonts w:hint="eastAsia" w:ascii="宋体" w:hAnsi="宋体" w:eastAsia="黑体" w:cs="宋体"/>
      <w:sz w:val="22"/>
      <w:szCs w:val="21"/>
    </w:rPr>
  </w:style>
  <w:style w:type="paragraph" w:customStyle="1" w:styleId="40">
    <w:name w:val="Revision"/>
    <w:autoRedefine/>
    <w:hidden/>
    <w:unhideWhenUsed/>
    <w:qFormat/>
    <w:uiPriority w:val="99"/>
    <w:rPr>
      <w:rFonts w:ascii="Calibri" w:hAnsi="Calibri" w:eastAsia="宋体" w:cs="Times New Roman"/>
      <w:kern w:val="2"/>
      <w:sz w:val="21"/>
      <w:szCs w:val="24"/>
      <w:lang w:val="en-US" w:eastAsia="zh-CN" w:bidi="ar-SA"/>
    </w:rPr>
  </w:style>
  <w:style w:type="paragraph" w:customStyle="1" w:styleId="41">
    <w:name w:val="图题"/>
    <w:basedOn w:val="1"/>
    <w:autoRedefine/>
    <w:qFormat/>
    <w:uiPriority w:val="0"/>
    <w:pPr>
      <w:jc w:val="center"/>
    </w:pPr>
    <w:rPr>
      <w:rFonts w:hint="eastAsia" w:ascii="Times New Roman" w:hAnsi="Times New Roman" w:cs="Times New Roman"/>
      <w:kern w:val="0"/>
      <w:sz w:val="18"/>
      <w:szCs w:val="18"/>
    </w:rPr>
  </w:style>
  <w:style w:type="paragraph" w:customStyle="1" w:styleId="42">
    <w:name w:val="表题"/>
    <w:basedOn w:val="1"/>
    <w:autoRedefine/>
    <w:qFormat/>
    <w:uiPriority w:val="0"/>
    <w:pPr>
      <w:jc w:val="center"/>
    </w:pPr>
    <w:rPr>
      <w:rFonts w:hint="eastAsia" w:ascii="Times New Roman" w:hAnsi="Times New Roman" w:eastAsia="黑体" w:cs="Times New Roman"/>
      <w:b/>
      <w:bCs/>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0" Type="http://schemas.microsoft.com/office/2011/relationships/people" Target="people.xml"/><Relationship Id="rId4" Type="http://schemas.openxmlformats.org/officeDocument/2006/relationships/header" Target="header1.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jpe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3081</Words>
  <Characters>5293</Characters>
  <Lines>123</Lines>
  <Paragraphs>34</Paragraphs>
  <TotalTime>1</TotalTime>
  <ScaleCrop>false</ScaleCrop>
  <LinksUpToDate>false</LinksUpToDate>
  <CharactersWithSpaces>5690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2025-05-23T01:41:00Z</dcterms:created>
  <dc:creator>Habit</dc:creator>
  <dc:description>NE.Bib</dc:description>
  <cp:lastModifiedBy>lg</cp:lastModifiedBy>
  <cp:lastPrinted>2024-10-15T10:29:00Z</cp:lastPrinted>
  <dcterms:modified xsi:type="dcterms:W3CDTF">2026-01-16T04:07:46Z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EF016646293A4A878E0FDE5A29E02448_13</vt:lpwstr>
  </property>
  <property fmtid="{D5CDD505-2E9C-101B-9397-08002B2CF9AE}" pid="4" name="KSOTemplateDocerSaveRecord">
    <vt:lpwstr>eyJoZGlkIjoiNTQyODA4MzI2M2U5NmQ0ZWM0ODFlNGJmYjQ5YjNlZWUiLCJ1c2VySWQiOiIxMjQwMjc1NjY0In0=</vt:lpwstr>
  </property>
</Properties>
</file>